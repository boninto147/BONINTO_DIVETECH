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498AE" w14:textId="15E1FFA8" w:rsidR="008D2B13" w:rsidRPr="008D2B13" w:rsidRDefault="005F2377" w:rsidP="005F2377">
      <w:pPr>
        <w:spacing w:line="360" w:lineRule="auto"/>
        <w:jc w:val="center"/>
        <w:rPr>
          <w:rFonts w:ascii="Arial" w:eastAsia="Calibri" w:hAnsi="Arial" w:cs="Arial"/>
          <w:b/>
          <w:bCs/>
          <w:color w:val="000000"/>
          <w:kern w:val="0"/>
          <w:sz w:val="24"/>
          <w:szCs w:val="24"/>
          <w:lang w:val="en-ZA"/>
          <w14:ligatures w14:val="none"/>
        </w:rPr>
      </w:pPr>
      <w:r w:rsidRPr="00D053F3">
        <w:rPr>
          <w:rFonts w:ascii="Arial" w:hAnsi="Arial" w:cs="Arial"/>
          <w:noProof/>
          <w:lang w:val="en-GB" w:eastAsia="en-GB"/>
        </w:rPr>
        <w:drawing>
          <wp:inline distT="0" distB="0" distL="0" distR="0" wp14:anchorId="1A199B90" wp14:editId="2BA44547">
            <wp:extent cx="3663315" cy="1394308"/>
            <wp:effectExtent l="0" t="0" r="0" b="0"/>
            <wp:docPr id="1"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schoo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9260" cy="1415601"/>
                    </a:xfrm>
                    <a:prstGeom prst="rect">
                      <a:avLst/>
                    </a:prstGeom>
                  </pic:spPr>
                </pic:pic>
              </a:graphicData>
            </a:graphic>
          </wp:inline>
        </w:drawing>
      </w:r>
    </w:p>
    <w:p w14:paraId="2EA34720" w14:textId="7973FD2D" w:rsidR="004532A1" w:rsidRPr="00996485" w:rsidRDefault="004532A1" w:rsidP="005F2377">
      <w:pPr>
        <w:spacing w:before="100" w:beforeAutospacing="1" w:after="100" w:afterAutospacing="1" w:line="240" w:lineRule="auto"/>
        <w:jc w:val="both"/>
        <w:rPr>
          <w:rFonts w:ascii="Arial" w:eastAsia="Times New Roman" w:hAnsi="Arial" w:cs="Arial"/>
          <w:kern w:val="0"/>
          <w:sz w:val="24"/>
          <w:szCs w:val="24"/>
          <w14:ligatures w14:val="none"/>
        </w:rPr>
        <w:sectPr w:rsidR="004532A1" w:rsidRPr="00996485" w:rsidSect="004532A1">
          <w:footerReference w:type="default" r:id="rId8"/>
          <w:type w:val="continuous"/>
          <w:pgSz w:w="12240" w:h="15840"/>
          <w:pgMar w:top="1440" w:right="1440" w:bottom="1440" w:left="1440" w:header="720" w:footer="720" w:gutter="0"/>
          <w:pgNumType w:fmt="lowerRoman"/>
          <w:cols w:space="720"/>
          <w:docGrid w:linePitch="360"/>
        </w:sectPr>
      </w:pPr>
      <w:bookmarkStart w:id="0" w:name="_Hlk160793555"/>
    </w:p>
    <w:p w14:paraId="610397D6" w14:textId="3A77887C" w:rsidR="008D2B13" w:rsidRPr="009B1E2C" w:rsidRDefault="00C0078C" w:rsidP="008D2B13">
      <w:pPr>
        <w:spacing w:after="0" w:line="240" w:lineRule="auto"/>
        <w:jc w:val="center"/>
        <w:rPr>
          <w:rFonts w:ascii="Arial" w:eastAsia="Times New Roman" w:hAnsi="Arial" w:cs="Arial"/>
          <w:b/>
          <w:bCs/>
          <w:kern w:val="0"/>
          <w:sz w:val="32"/>
          <w:szCs w:val="32"/>
          <w14:ligatures w14:val="none"/>
        </w:rPr>
      </w:pPr>
      <w:r w:rsidRPr="009B1E2C">
        <w:rPr>
          <w:rFonts w:ascii="Arial" w:eastAsia="Times New Roman" w:hAnsi="Arial" w:cs="Arial"/>
          <w:b/>
          <w:bCs/>
          <w:kern w:val="0"/>
          <w:sz w:val="32"/>
          <w:szCs w:val="32"/>
          <w14:ligatures w14:val="none"/>
        </w:rPr>
        <w:t xml:space="preserve">EVALUATING PERCEPTIONS AND IMPLICATIONS OF TEENAGE PREGNANCIES IN A RURAL SCHOOL WITHIN UMKHANYAKUDE DISTRICT, </w:t>
      </w:r>
      <w:commentRangeStart w:id="1"/>
      <w:commentRangeStart w:id="2"/>
      <w:r w:rsidRPr="009B1E2C">
        <w:rPr>
          <w:rFonts w:ascii="Arial" w:eastAsia="Times New Roman" w:hAnsi="Arial" w:cs="Arial"/>
          <w:b/>
          <w:bCs/>
          <w:kern w:val="0"/>
          <w:sz w:val="32"/>
          <w:szCs w:val="32"/>
          <w14:ligatures w14:val="none"/>
        </w:rPr>
        <w:t>K</w:t>
      </w:r>
      <w:ins w:id="3" w:author="Zodwa Zwane" w:date="2024-06-25T18:44:00Z" w16du:dateUtc="2024-06-25T16:44:00Z">
        <w:r w:rsidR="005D765F">
          <w:rPr>
            <w:rFonts w:ascii="Arial" w:eastAsia="Times New Roman" w:hAnsi="Arial" w:cs="Arial"/>
            <w:b/>
            <w:bCs/>
            <w:kern w:val="0"/>
            <w:sz w:val="32"/>
            <w:szCs w:val="32"/>
            <w14:ligatures w14:val="none"/>
          </w:rPr>
          <w:t>WA</w:t>
        </w:r>
      </w:ins>
      <w:ins w:id="4" w:author="Zodwa Zwane" w:date="2024-06-25T18:42:00Z" w16du:dateUtc="2024-06-25T16:42:00Z">
        <w:r w:rsidR="002A7D3D">
          <w:rPr>
            <w:rFonts w:ascii="Arial" w:eastAsia="Times New Roman" w:hAnsi="Arial" w:cs="Arial"/>
            <w:b/>
            <w:bCs/>
            <w:kern w:val="0"/>
            <w:sz w:val="32"/>
            <w:szCs w:val="32"/>
            <w14:ligatures w14:val="none"/>
          </w:rPr>
          <w:t xml:space="preserve"> </w:t>
        </w:r>
      </w:ins>
      <w:r w:rsidRPr="009B1E2C">
        <w:rPr>
          <w:rFonts w:ascii="Arial" w:eastAsia="Times New Roman" w:hAnsi="Arial" w:cs="Arial"/>
          <w:b/>
          <w:bCs/>
          <w:kern w:val="0"/>
          <w:sz w:val="32"/>
          <w:szCs w:val="32"/>
          <w14:ligatures w14:val="none"/>
        </w:rPr>
        <w:t>Z</w:t>
      </w:r>
      <w:ins w:id="5" w:author="Zodwa Zwane" w:date="2024-06-25T18:44:00Z" w16du:dateUtc="2024-06-25T16:44:00Z">
        <w:r w:rsidR="005D765F">
          <w:rPr>
            <w:rFonts w:ascii="Arial" w:eastAsia="Times New Roman" w:hAnsi="Arial" w:cs="Arial"/>
            <w:b/>
            <w:bCs/>
            <w:kern w:val="0"/>
            <w:sz w:val="32"/>
            <w:szCs w:val="32"/>
            <w14:ligatures w14:val="none"/>
          </w:rPr>
          <w:t>ULU</w:t>
        </w:r>
      </w:ins>
      <w:ins w:id="6" w:author="Zodwa Zwane" w:date="2024-06-25T18:42:00Z" w16du:dateUtc="2024-06-25T16:42:00Z">
        <w:r w:rsidR="002A7D3D">
          <w:rPr>
            <w:rFonts w:ascii="Arial" w:eastAsia="Times New Roman" w:hAnsi="Arial" w:cs="Arial"/>
            <w:b/>
            <w:bCs/>
            <w:kern w:val="0"/>
            <w:sz w:val="32"/>
            <w:szCs w:val="32"/>
            <w14:ligatures w14:val="none"/>
          </w:rPr>
          <w:t xml:space="preserve"> </w:t>
        </w:r>
      </w:ins>
      <w:r w:rsidRPr="009B1E2C">
        <w:rPr>
          <w:rFonts w:ascii="Arial" w:eastAsia="Times New Roman" w:hAnsi="Arial" w:cs="Arial"/>
          <w:b/>
          <w:bCs/>
          <w:kern w:val="0"/>
          <w:sz w:val="32"/>
          <w:szCs w:val="32"/>
          <w14:ligatures w14:val="none"/>
        </w:rPr>
        <w:t>N</w:t>
      </w:r>
      <w:ins w:id="7" w:author="Zodwa Zwane" w:date="2024-06-25T18:44:00Z" w16du:dateUtc="2024-06-25T16:44:00Z">
        <w:r w:rsidR="005D765F">
          <w:rPr>
            <w:rFonts w:ascii="Arial" w:eastAsia="Times New Roman" w:hAnsi="Arial" w:cs="Arial"/>
            <w:b/>
            <w:bCs/>
            <w:kern w:val="0"/>
            <w:sz w:val="32"/>
            <w:szCs w:val="32"/>
            <w14:ligatures w14:val="none"/>
          </w:rPr>
          <w:t>ATAL</w:t>
        </w:r>
        <w:r w:rsidR="006F06BA">
          <w:rPr>
            <w:rFonts w:ascii="Arial" w:eastAsia="Times New Roman" w:hAnsi="Arial" w:cs="Arial"/>
            <w:b/>
            <w:bCs/>
            <w:kern w:val="0"/>
            <w:sz w:val="32"/>
            <w:szCs w:val="32"/>
            <w14:ligatures w14:val="none"/>
          </w:rPr>
          <w:t xml:space="preserve"> PROVINCE</w:t>
        </w:r>
      </w:ins>
      <w:ins w:id="8" w:author="Zodwa Zwane" w:date="2024-06-25T18:42:00Z" w16du:dateUtc="2024-06-25T16:42:00Z">
        <w:r w:rsidR="002A7D3D">
          <w:rPr>
            <w:rFonts w:ascii="Arial" w:eastAsia="Times New Roman" w:hAnsi="Arial" w:cs="Arial"/>
            <w:b/>
            <w:bCs/>
            <w:kern w:val="0"/>
            <w:sz w:val="32"/>
            <w:szCs w:val="32"/>
            <w14:ligatures w14:val="none"/>
          </w:rPr>
          <w:t xml:space="preserve"> </w:t>
        </w:r>
      </w:ins>
      <w:del w:id="9" w:author="Zodwa Zwane" w:date="2024-06-25T18:45:00Z" w16du:dateUtc="2024-06-25T16:45:00Z">
        <w:r w:rsidRPr="009B1E2C" w:rsidDel="00DA5C5D">
          <w:rPr>
            <w:rFonts w:ascii="Arial" w:eastAsia="Times New Roman" w:hAnsi="Arial" w:cs="Arial"/>
            <w:b/>
            <w:bCs/>
            <w:kern w:val="0"/>
            <w:sz w:val="32"/>
            <w:szCs w:val="32"/>
            <w14:ligatures w14:val="none"/>
          </w:rPr>
          <w:delText xml:space="preserve">, </w:delText>
        </w:r>
      </w:del>
      <w:r w:rsidRPr="009B1E2C">
        <w:rPr>
          <w:rFonts w:ascii="Arial" w:eastAsia="Times New Roman" w:hAnsi="Arial" w:cs="Arial"/>
          <w:b/>
          <w:bCs/>
          <w:kern w:val="0"/>
          <w:sz w:val="32"/>
          <w:szCs w:val="32"/>
          <w14:ligatures w14:val="none"/>
        </w:rPr>
        <w:t>S</w:t>
      </w:r>
      <w:ins w:id="10" w:author="Zodwa Zwane" w:date="2024-06-25T18:44:00Z" w16du:dateUtc="2024-06-25T16:44:00Z">
        <w:r w:rsidR="006F06BA">
          <w:rPr>
            <w:rFonts w:ascii="Arial" w:eastAsia="Times New Roman" w:hAnsi="Arial" w:cs="Arial"/>
            <w:b/>
            <w:bCs/>
            <w:kern w:val="0"/>
            <w:sz w:val="32"/>
            <w:szCs w:val="32"/>
            <w14:ligatures w14:val="none"/>
          </w:rPr>
          <w:t xml:space="preserve">OUTH </w:t>
        </w:r>
      </w:ins>
      <w:ins w:id="11" w:author="Zodwa Zwane" w:date="2024-06-25T18:42:00Z" w16du:dateUtc="2024-06-25T16:42:00Z">
        <w:r w:rsidR="00F1639D">
          <w:rPr>
            <w:rFonts w:ascii="Arial" w:eastAsia="Times New Roman" w:hAnsi="Arial" w:cs="Arial"/>
            <w:b/>
            <w:bCs/>
            <w:kern w:val="0"/>
            <w:sz w:val="32"/>
            <w:szCs w:val="32"/>
            <w14:ligatures w14:val="none"/>
          </w:rPr>
          <w:t xml:space="preserve"> </w:t>
        </w:r>
      </w:ins>
      <w:r w:rsidRPr="009B1E2C">
        <w:rPr>
          <w:rFonts w:ascii="Arial" w:eastAsia="Times New Roman" w:hAnsi="Arial" w:cs="Arial"/>
          <w:b/>
          <w:bCs/>
          <w:kern w:val="0"/>
          <w:sz w:val="32"/>
          <w:szCs w:val="32"/>
          <w14:ligatures w14:val="none"/>
        </w:rPr>
        <w:t>A</w:t>
      </w:r>
      <w:bookmarkEnd w:id="0"/>
      <w:commentRangeEnd w:id="1"/>
      <w:ins w:id="12" w:author="Zodwa Zwane" w:date="2024-06-25T18:44:00Z" w16du:dateUtc="2024-06-25T16:44:00Z">
        <w:r w:rsidR="006F06BA">
          <w:rPr>
            <w:rFonts w:ascii="Arial" w:eastAsia="Times New Roman" w:hAnsi="Arial" w:cs="Arial"/>
            <w:b/>
            <w:bCs/>
            <w:kern w:val="0"/>
            <w:sz w:val="32"/>
            <w:szCs w:val="32"/>
            <w14:ligatures w14:val="none"/>
          </w:rPr>
          <w:t xml:space="preserve">FRICA </w:t>
        </w:r>
      </w:ins>
      <w:r w:rsidR="00A05E7F">
        <w:rPr>
          <w:rStyle w:val="CommentReference"/>
        </w:rPr>
        <w:commentReference w:id="1"/>
      </w:r>
      <w:commentRangeEnd w:id="2"/>
      <w:r w:rsidR="00112B47">
        <w:rPr>
          <w:rStyle w:val="CommentReference"/>
        </w:rPr>
        <w:commentReference w:id="2"/>
      </w:r>
    </w:p>
    <w:p w14:paraId="0496C8AA" w14:textId="77777777" w:rsidR="00F82DDE" w:rsidRPr="009B1E2C" w:rsidRDefault="00F82DDE" w:rsidP="00F82DDE">
      <w:pPr>
        <w:spacing w:before="100" w:beforeAutospacing="1" w:after="100" w:afterAutospacing="1" w:line="360" w:lineRule="auto"/>
        <w:rPr>
          <w:rFonts w:ascii="Arial" w:eastAsia="Calibri" w:hAnsi="Arial" w:cs="Arial"/>
          <w:b/>
          <w:bCs/>
          <w:kern w:val="0"/>
          <w:sz w:val="32"/>
          <w:szCs w:val="32"/>
          <w14:ligatures w14:val="none"/>
        </w:rPr>
      </w:pPr>
    </w:p>
    <w:p w14:paraId="25885B6B" w14:textId="5FB00058" w:rsidR="008D2B13" w:rsidRDefault="005F2377" w:rsidP="008D2B13">
      <w:pPr>
        <w:spacing w:before="100" w:beforeAutospacing="1" w:after="100" w:afterAutospacing="1" w:line="360" w:lineRule="auto"/>
        <w:jc w:val="center"/>
        <w:rPr>
          <w:rFonts w:ascii="Arial" w:eastAsia="Calibri" w:hAnsi="Arial" w:cs="Arial"/>
          <w:kern w:val="0"/>
          <w:sz w:val="24"/>
          <w:szCs w:val="24"/>
          <w14:ligatures w14:val="none"/>
        </w:rPr>
      </w:pPr>
      <w:r>
        <w:rPr>
          <w:rFonts w:ascii="Arial" w:eastAsia="Calibri" w:hAnsi="Arial" w:cs="Arial"/>
          <w:kern w:val="0"/>
          <w:sz w:val="24"/>
          <w:szCs w:val="24"/>
          <w14:ligatures w14:val="none"/>
        </w:rPr>
        <w:t>by</w:t>
      </w:r>
    </w:p>
    <w:p w14:paraId="6343AC7C" w14:textId="77777777" w:rsidR="005F2377" w:rsidRPr="005F2377" w:rsidRDefault="005F2377" w:rsidP="008D2B13">
      <w:pPr>
        <w:spacing w:before="100" w:beforeAutospacing="1" w:after="100" w:afterAutospacing="1" w:line="360" w:lineRule="auto"/>
        <w:jc w:val="center"/>
        <w:rPr>
          <w:rFonts w:ascii="Arial" w:eastAsia="Calibri" w:hAnsi="Arial" w:cs="Arial"/>
          <w:kern w:val="0"/>
          <w:sz w:val="24"/>
          <w:szCs w:val="24"/>
          <w14:ligatures w14:val="none"/>
        </w:rPr>
      </w:pPr>
    </w:p>
    <w:p w14:paraId="7B27D130" w14:textId="0922CCBA" w:rsidR="008D2B13" w:rsidRPr="005F2377" w:rsidRDefault="008D2B13" w:rsidP="008D2B13">
      <w:pPr>
        <w:spacing w:before="100" w:beforeAutospacing="1" w:after="100" w:afterAutospacing="1" w:line="360" w:lineRule="auto"/>
        <w:jc w:val="center"/>
        <w:rPr>
          <w:rFonts w:ascii="Arial" w:eastAsia="Calibri" w:hAnsi="Arial" w:cs="Arial"/>
          <w:kern w:val="0"/>
          <w:sz w:val="24"/>
          <w:szCs w:val="24"/>
          <w14:ligatures w14:val="none"/>
        </w:rPr>
      </w:pPr>
      <w:r w:rsidRPr="005F2377">
        <w:rPr>
          <w:rFonts w:ascii="Arial" w:eastAsia="Calibri" w:hAnsi="Arial" w:cs="Arial"/>
          <w:kern w:val="0"/>
          <w:sz w:val="24"/>
          <w:szCs w:val="24"/>
          <w14:ligatures w14:val="none"/>
        </w:rPr>
        <w:t>H</w:t>
      </w:r>
      <w:r w:rsidR="005F2377">
        <w:rPr>
          <w:rFonts w:ascii="Arial" w:eastAsia="Calibri" w:hAnsi="Arial" w:cs="Arial"/>
          <w:kern w:val="0"/>
          <w:sz w:val="24"/>
          <w:szCs w:val="24"/>
          <w14:ligatures w14:val="none"/>
        </w:rPr>
        <w:t>appiness Thulubheke Zwane</w:t>
      </w:r>
    </w:p>
    <w:p w14:paraId="2C6DE56B" w14:textId="77777777" w:rsidR="00F82DDE" w:rsidRPr="005F2377" w:rsidRDefault="00F82DDE" w:rsidP="008D2B13">
      <w:pPr>
        <w:spacing w:before="100" w:beforeAutospacing="1" w:after="100" w:afterAutospacing="1" w:line="360" w:lineRule="auto"/>
        <w:jc w:val="center"/>
        <w:rPr>
          <w:rFonts w:ascii="Arial" w:eastAsia="Calibri" w:hAnsi="Arial" w:cs="Arial"/>
          <w:kern w:val="0"/>
          <w:sz w:val="24"/>
          <w:szCs w:val="24"/>
          <w14:ligatures w14:val="none"/>
        </w:rPr>
      </w:pPr>
    </w:p>
    <w:p w14:paraId="41911CEB" w14:textId="7C1B5CF9" w:rsidR="008D2B13" w:rsidRPr="005F2377" w:rsidRDefault="008D2B13" w:rsidP="00F82DDE">
      <w:pPr>
        <w:spacing w:before="100" w:beforeAutospacing="1" w:after="100" w:afterAutospacing="1" w:line="360" w:lineRule="auto"/>
        <w:jc w:val="center"/>
        <w:rPr>
          <w:rFonts w:ascii="Arial" w:eastAsia="Calibri" w:hAnsi="Arial" w:cs="Arial"/>
          <w:kern w:val="0"/>
          <w:sz w:val="24"/>
          <w:szCs w:val="24"/>
          <w14:ligatures w14:val="none"/>
        </w:rPr>
      </w:pPr>
      <w:r w:rsidRPr="005F2377">
        <w:rPr>
          <w:rFonts w:ascii="Arial" w:eastAsia="Calibri" w:hAnsi="Arial" w:cs="Arial"/>
          <w:kern w:val="0"/>
          <w:sz w:val="24"/>
          <w:szCs w:val="24"/>
          <w14:ligatures w14:val="none"/>
        </w:rPr>
        <w:t>S</w:t>
      </w:r>
      <w:r w:rsidR="005F2377">
        <w:rPr>
          <w:rFonts w:ascii="Arial" w:eastAsia="Calibri" w:hAnsi="Arial" w:cs="Arial"/>
          <w:kern w:val="0"/>
          <w:sz w:val="24"/>
          <w:szCs w:val="24"/>
          <w14:ligatures w14:val="none"/>
        </w:rPr>
        <w:t>tudent Number</w:t>
      </w:r>
      <w:r w:rsidRPr="005F2377">
        <w:rPr>
          <w:rFonts w:ascii="Arial" w:eastAsia="Calibri" w:hAnsi="Arial" w:cs="Arial"/>
          <w:kern w:val="0"/>
          <w:sz w:val="24"/>
          <w:szCs w:val="24"/>
          <w14:ligatures w14:val="none"/>
        </w:rPr>
        <w:t>: R</w:t>
      </w:r>
      <w:r w:rsidR="005F2377">
        <w:rPr>
          <w:rFonts w:ascii="Arial" w:eastAsia="Calibri" w:hAnsi="Arial" w:cs="Arial"/>
          <w:kern w:val="0"/>
          <w:sz w:val="24"/>
          <w:szCs w:val="24"/>
          <w14:ligatures w14:val="none"/>
        </w:rPr>
        <w:t>eg</w:t>
      </w:r>
      <w:r w:rsidRPr="005F2377">
        <w:rPr>
          <w:rFonts w:ascii="Arial" w:eastAsia="Calibri" w:hAnsi="Arial" w:cs="Arial"/>
          <w:kern w:val="0"/>
          <w:sz w:val="24"/>
          <w:szCs w:val="24"/>
          <w14:ligatures w14:val="none"/>
        </w:rPr>
        <w:t>1204343</w:t>
      </w:r>
    </w:p>
    <w:p w14:paraId="770F2E39" w14:textId="77777777" w:rsidR="008D2B13" w:rsidRPr="005F2377" w:rsidRDefault="008D2B13" w:rsidP="00852CE8">
      <w:pPr>
        <w:spacing w:before="100" w:beforeAutospacing="1" w:after="100" w:afterAutospacing="1" w:line="360" w:lineRule="auto"/>
        <w:jc w:val="center"/>
        <w:rPr>
          <w:rFonts w:ascii="Arial" w:eastAsia="Calibri" w:hAnsi="Arial" w:cs="Arial"/>
          <w:kern w:val="0"/>
          <w:sz w:val="24"/>
          <w:szCs w:val="24"/>
          <w14:ligatures w14:val="none"/>
        </w:rPr>
      </w:pPr>
    </w:p>
    <w:p w14:paraId="1C6D2C28" w14:textId="0B54201E" w:rsidR="008D2B13" w:rsidRPr="005F2377" w:rsidRDefault="008D2B13" w:rsidP="008D2B13">
      <w:pPr>
        <w:spacing w:line="360" w:lineRule="auto"/>
        <w:jc w:val="center"/>
        <w:rPr>
          <w:rFonts w:ascii="Arial" w:eastAsia="Calibri" w:hAnsi="Arial" w:cs="Arial"/>
          <w:color w:val="000000"/>
          <w:kern w:val="0"/>
          <w:sz w:val="24"/>
          <w:szCs w:val="24"/>
          <w:lang w:val="en-ZA"/>
          <w14:ligatures w14:val="none"/>
        </w:rPr>
      </w:pPr>
      <w:r w:rsidRPr="005F2377">
        <w:rPr>
          <w:rFonts w:ascii="Arial" w:eastAsia="Calibri" w:hAnsi="Arial" w:cs="Arial"/>
          <w:kern w:val="0"/>
          <w:sz w:val="24"/>
          <w:szCs w:val="24"/>
          <w14:ligatures w14:val="none"/>
        </w:rPr>
        <w:t>S</w:t>
      </w:r>
      <w:r w:rsidR="005F2377">
        <w:rPr>
          <w:rFonts w:ascii="Arial" w:eastAsia="Calibri" w:hAnsi="Arial" w:cs="Arial"/>
          <w:kern w:val="0"/>
          <w:sz w:val="24"/>
          <w:szCs w:val="24"/>
          <w14:ligatures w14:val="none"/>
        </w:rPr>
        <w:t>upervisor</w:t>
      </w:r>
      <w:r w:rsidRPr="005F2377">
        <w:rPr>
          <w:rFonts w:ascii="Arial" w:eastAsia="Calibri" w:hAnsi="Arial" w:cs="Arial"/>
          <w:kern w:val="0"/>
          <w:sz w:val="24"/>
          <w:szCs w:val="24"/>
          <w14:ligatures w14:val="none"/>
        </w:rPr>
        <w:t xml:space="preserve">: </w:t>
      </w:r>
      <w:r w:rsidR="005F2377">
        <w:rPr>
          <w:rFonts w:ascii="Arial" w:eastAsia="Calibri" w:hAnsi="Arial" w:cs="Arial"/>
          <w:kern w:val="0"/>
          <w:sz w:val="24"/>
          <w:szCs w:val="24"/>
          <w14:ligatures w14:val="none"/>
        </w:rPr>
        <w:t>Dr Sipho Ncongwane</w:t>
      </w:r>
      <w:r w:rsidRPr="005F2377">
        <w:rPr>
          <w:rFonts w:ascii="Arial" w:eastAsia="Calibri" w:hAnsi="Arial" w:cs="Arial"/>
          <w:color w:val="000000"/>
          <w:kern w:val="0"/>
          <w:sz w:val="24"/>
          <w:szCs w:val="24"/>
          <w:lang w:val="en-ZA"/>
          <w14:ligatures w14:val="none"/>
        </w:rPr>
        <w:t xml:space="preserve"> </w:t>
      </w:r>
    </w:p>
    <w:p w14:paraId="7934B4D7" w14:textId="77777777" w:rsidR="008D2B13" w:rsidRPr="005F2377" w:rsidRDefault="008D2B13" w:rsidP="00F82DDE">
      <w:pPr>
        <w:spacing w:before="100" w:beforeAutospacing="1" w:after="100" w:afterAutospacing="1" w:line="360" w:lineRule="auto"/>
        <w:rPr>
          <w:rFonts w:ascii="Arial" w:eastAsia="Calibri" w:hAnsi="Arial" w:cs="Arial"/>
          <w:kern w:val="0"/>
          <w:sz w:val="24"/>
          <w:szCs w:val="24"/>
          <w14:ligatures w14:val="none"/>
        </w:rPr>
      </w:pPr>
    </w:p>
    <w:p w14:paraId="760A93C3" w14:textId="758ED5D8" w:rsidR="008D2B13" w:rsidRPr="005F2377" w:rsidRDefault="005F2377" w:rsidP="008D2B13">
      <w:pPr>
        <w:spacing w:before="100" w:beforeAutospacing="1" w:after="100" w:afterAutospacing="1" w:line="360" w:lineRule="auto"/>
        <w:jc w:val="center"/>
        <w:rPr>
          <w:rFonts w:ascii="Arial" w:eastAsia="Calibri" w:hAnsi="Arial" w:cs="Arial"/>
          <w:kern w:val="0"/>
          <w:sz w:val="24"/>
          <w:szCs w:val="24"/>
          <w14:ligatures w14:val="none"/>
        </w:rPr>
      </w:pPr>
      <w:r>
        <w:rPr>
          <w:rFonts w:ascii="Arial" w:eastAsia="Calibri" w:hAnsi="Arial" w:cs="Arial"/>
          <w:kern w:val="0"/>
          <w:sz w:val="24"/>
          <w:szCs w:val="24"/>
          <w14:ligatures w14:val="none"/>
        </w:rPr>
        <w:t xml:space="preserve">June </w:t>
      </w:r>
      <w:r w:rsidR="008D2B13" w:rsidRPr="005F2377">
        <w:rPr>
          <w:rFonts w:ascii="Arial" w:eastAsia="Calibri" w:hAnsi="Arial" w:cs="Arial"/>
          <w:kern w:val="0"/>
          <w:sz w:val="24"/>
          <w:szCs w:val="24"/>
          <w14:ligatures w14:val="none"/>
        </w:rPr>
        <w:t>2024</w:t>
      </w:r>
    </w:p>
    <w:p w14:paraId="0ED3A331"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14:ligatures w14:val="none"/>
        </w:rPr>
      </w:pPr>
    </w:p>
    <w:p w14:paraId="32817A2D" w14:textId="77777777" w:rsidR="005F2377" w:rsidRDefault="005F2377" w:rsidP="004532A1">
      <w:pPr>
        <w:spacing w:before="100" w:beforeAutospacing="1" w:after="100" w:afterAutospacing="1" w:line="360" w:lineRule="auto"/>
        <w:rPr>
          <w:rFonts w:ascii="Arial" w:eastAsia="Calibri" w:hAnsi="Arial" w:cs="Arial"/>
          <w:kern w:val="0"/>
          <w:sz w:val="24"/>
          <w:szCs w:val="24"/>
          <w14:ligatures w14:val="none"/>
        </w:rPr>
      </w:pPr>
    </w:p>
    <w:p w14:paraId="6F96FA13" w14:textId="1D294980" w:rsidR="005F2377" w:rsidRPr="005F2377" w:rsidRDefault="005F2377" w:rsidP="005F2377">
      <w:pPr>
        <w:spacing w:before="100" w:beforeAutospacing="1" w:after="100" w:afterAutospacing="1" w:line="240" w:lineRule="auto"/>
        <w:rPr>
          <w:rFonts w:ascii="Arial" w:eastAsia="Calibri" w:hAnsi="Arial" w:cs="Arial"/>
          <w:kern w:val="0"/>
          <w:sz w:val="24"/>
          <w:szCs w:val="24"/>
          <w14:ligatures w14:val="none"/>
        </w:rPr>
        <w:sectPr w:rsidR="005F2377" w:rsidRPr="005F2377" w:rsidSect="004532A1">
          <w:type w:val="continuous"/>
          <w:pgSz w:w="12240" w:h="15840"/>
          <w:pgMar w:top="1440" w:right="1440" w:bottom="1440" w:left="1440" w:header="720" w:footer="720" w:gutter="0"/>
          <w:pgNumType w:fmt="lowerRoman"/>
          <w:cols w:space="720"/>
          <w:docGrid w:linePitch="360"/>
        </w:sectPr>
      </w:pPr>
      <w:r w:rsidRPr="005F2377">
        <w:rPr>
          <w:rFonts w:ascii="Arial" w:hAnsi="Arial" w:cs="Arial"/>
          <w:sz w:val="24"/>
          <w:szCs w:val="24"/>
        </w:rPr>
        <w:lastRenderedPageBreak/>
        <w:t>This mini-dissertation is submitted to Regenesys Business School in partial fulfillment of the requirement for the award of the degree of Master of Business Administration</w:t>
      </w:r>
      <w:r>
        <w:rPr>
          <w:rFonts w:ascii="Arial" w:hAnsi="Arial" w:cs="Arial"/>
          <w:sz w:val="24"/>
          <w:szCs w:val="24"/>
        </w:rPr>
        <w:t>.</w:t>
      </w:r>
    </w:p>
    <w:p w14:paraId="7AB3E47F" w14:textId="77777777" w:rsidR="008D2B13" w:rsidRPr="005F2377"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13" w:name="_Toc169025180"/>
      <w:r w:rsidRPr="005F2377">
        <w:rPr>
          <w:rFonts w:ascii="Arial" w:eastAsia="Calibri" w:hAnsi="Arial" w:cs="Arial"/>
          <w:b/>
          <w:bCs/>
          <w:color w:val="000000"/>
          <w:kern w:val="0"/>
          <w:sz w:val="32"/>
          <w:szCs w:val="32"/>
          <w:lang w:val="en-ZA"/>
          <w14:ligatures w14:val="none"/>
        </w:rPr>
        <w:t>Abstract</w:t>
      </w:r>
      <w:bookmarkEnd w:id="13"/>
    </w:p>
    <w:p w14:paraId="6251CC9A" w14:textId="3AAE03D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kern w:val="0"/>
          <w:sz w:val="24"/>
          <w:szCs w:val="24"/>
          <w:lang w:val="en-ZA"/>
          <w14:ligatures w14:val="none"/>
        </w:rPr>
        <w:t xml:space="preserve">The study </w:t>
      </w:r>
      <w:commentRangeStart w:id="14"/>
      <w:commentRangeStart w:id="15"/>
      <w:r w:rsidRPr="008D2B13">
        <w:rPr>
          <w:rFonts w:ascii="Arial" w:eastAsia="Calibri" w:hAnsi="Arial" w:cs="Arial"/>
          <w:kern w:val="0"/>
          <w:sz w:val="24"/>
          <w:szCs w:val="24"/>
          <w:lang w:val="en-ZA"/>
          <w14:ligatures w14:val="none"/>
        </w:rPr>
        <w:t xml:space="preserve">seeks to </w:t>
      </w:r>
      <w:del w:id="16" w:author="Zodwa Zwane" w:date="2024-06-25T18:48:00Z" w16du:dateUtc="2024-06-25T16:48:00Z">
        <w:r w:rsidRPr="008D2B13" w:rsidDel="00131691">
          <w:rPr>
            <w:rFonts w:ascii="Arial" w:eastAsia="Calibri" w:hAnsi="Arial" w:cs="Arial"/>
            <w:kern w:val="0"/>
            <w:sz w:val="24"/>
            <w:szCs w:val="24"/>
            <w:lang w:val="en-ZA"/>
            <w14:ligatures w14:val="none"/>
          </w:rPr>
          <w:delText>e</w:delText>
        </w:r>
        <w:r w:rsidRPr="008D2B13" w:rsidDel="00131691">
          <w:rPr>
            <w:rFonts w:ascii="Arial" w:eastAsia="Times New Roman" w:hAnsi="Arial" w:cs="Arial"/>
            <w:kern w:val="0"/>
            <w:sz w:val="24"/>
            <w:szCs w:val="24"/>
            <w14:ligatures w14:val="none"/>
          </w:rPr>
          <w:delText>valuating</w:delText>
        </w:r>
      </w:del>
      <w:ins w:id="17" w:author="Zodwa Zwane" w:date="2024-06-25T18:48:00Z" w16du:dateUtc="2024-06-25T16:48:00Z">
        <w:r w:rsidR="00131691">
          <w:rPr>
            <w:rFonts w:ascii="Arial" w:eastAsia="Times New Roman" w:hAnsi="Arial" w:cs="Arial"/>
            <w:kern w:val="0"/>
            <w:sz w:val="24"/>
            <w:szCs w:val="24"/>
            <w14:ligatures w14:val="none"/>
          </w:rPr>
          <w:t xml:space="preserve"> evaluate </w:t>
        </w:r>
      </w:ins>
      <w:r w:rsidRPr="008D2B13">
        <w:rPr>
          <w:rFonts w:ascii="Arial" w:eastAsia="Times New Roman" w:hAnsi="Arial" w:cs="Arial"/>
          <w:kern w:val="0"/>
          <w:sz w:val="24"/>
          <w:szCs w:val="24"/>
          <w14:ligatures w14:val="none"/>
        </w:rPr>
        <w:t xml:space="preserve"> </w:t>
      </w:r>
      <w:commentRangeEnd w:id="14"/>
      <w:r w:rsidR="007918A9">
        <w:rPr>
          <w:rStyle w:val="CommentReference"/>
        </w:rPr>
        <w:commentReference w:id="14"/>
      </w:r>
      <w:commentRangeEnd w:id="15"/>
      <w:r w:rsidR="008F3B31">
        <w:rPr>
          <w:rStyle w:val="CommentReference"/>
        </w:rPr>
        <w:commentReference w:id="15"/>
      </w:r>
      <w:r w:rsidRPr="008D2B13">
        <w:rPr>
          <w:rFonts w:ascii="Arial" w:eastAsia="Times New Roman" w:hAnsi="Arial" w:cs="Arial"/>
          <w:kern w:val="0"/>
          <w:sz w:val="24"/>
          <w:szCs w:val="24"/>
          <w14:ligatures w14:val="none"/>
        </w:rPr>
        <w:t xml:space="preserve">perceptions and implications of teenage pregnancies in a rural school within uMkhanyakude District, </w:t>
      </w:r>
      <w:del w:id="18" w:author="Zodwa Zwane" w:date="2024-06-25T18:48:00Z" w16du:dateUtc="2024-06-25T16:48:00Z">
        <w:r w:rsidRPr="00987894" w:rsidDel="00D97122">
          <w:rPr>
            <w:rFonts w:ascii="Arial" w:eastAsia="Times New Roman" w:hAnsi="Arial" w:cs="Arial"/>
            <w:kern w:val="0"/>
            <w:sz w:val="24"/>
            <w:szCs w:val="24"/>
            <w:highlight w:val="yellow"/>
            <w14:ligatures w14:val="none"/>
          </w:rPr>
          <w:delText>KZN, SA</w:delText>
        </w:r>
      </w:del>
      <w:r w:rsidRPr="00987894">
        <w:rPr>
          <w:rFonts w:ascii="Arial" w:eastAsia="Times New Roman" w:hAnsi="Arial" w:cs="Arial"/>
          <w:kern w:val="0"/>
          <w:sz w:val="24"/>
          <w:szCs w:val="24"/>
          <w:highlight w:val="yellow"/>
          <w14:ligatures w14:val="none"/>
        </w:rPr>
        <w:t>.</w:t>
      </w:r>
      <w:ins w:id="19" w:author="Zodwa Zwane" w:date="2024-06-25T18:48:00Z" w16du:dateUtc="2024-06-25T16:48:00Z">
        <w:r w:rsidR="00D97122">
          <w:rPr>
            <w:rFonts w:ascii="Arial" w:eastAsia="Times New Roman" w:hAnsi="Arial" w:cs="Arial"/>
            <w:kern w:val="0"/>
            <w:sz w:val="24"/>
            <w:szCs w:val="24"/>
            <w14:ligatures w14:val="none"/>
          </w:rPr>
          <w:t xml:space="preserve"> KwaZulu Natal</w:t>
        </w:r>
      </w:ins>
      <w:ins w:id="20" w:author="Zodwa Zwane" w:date="2024-06-25T18:49:00Z" w16du:dateUtc="2024-06-25T16:49:00Z">
        <w:r w:rsidR="005115AA">
          <w:rPr>
            <w:rFonts w:ascii="Arial" w:eastAsia="Times New Roman" w:hAnsi="Arial" w:cs="Arial"/>
            <w:kern w:val="0"/>
            <w:sz w:val="24"/>
            <w:szCs w:val="24"/>
            <w14:ligatures w14:val="none"/>
          </w:rPr>
          <w:t xml:space="preserve"> (KZN) South Africa (SA)</w:t>
        </w:r>
      </w:ins>
      <w:r w:rsidRPr="008D2B13">
        <w:rPr>
          <w:rFonts w:ascii="Arial" w:eastAsia="Times New Roman" w:hAnsi="Arial" w:cs="Arial"/>
          <w:kern w:val="0"/>
          <w:sz w:val="24"/>
          <w:szCs w:val="24"/>
          <w14:ligatures w14:val="none"/>
        </w:rPr>
        <w:t xml:space="preserve"> The study was conducted following the identification of challenges associated with teenage pregnancy in a rural school. An exploratory research study was conducted </w:t>
      </w:r>
      <w:commentRangeStart w:id="21"/>
      <w:r w:rsidRPr="008D2B13">
        <w:rPr>
          <w:rFonts w:ascii="Arial" w:eastAsia="Times New Roman" w:hAnsi="Arial" w:cs="Arial"/>
          <w:kern w:val="0"/>
          <w:sz w:val="24"/>
          <w:szCs w:val="24"/>
          <w14:ligatures w14:val="none"/>
        </w:rPr>
        <w:t>using face-to fa</w:t>
      </w:r>
      <w:del w:id="22" w:author="Zodwa Zwane" w:date="2024-06-25T18:50:00Z" w16du:dateUtc="2024-06-25T16:50:00Z">
        <w:r w:rsidRPr="008D2B13" w:rsidDel="00A5439A">
          <w:rPr>
            <w:rFonts w:ascii="Arial" w:eastAsia="Times New Roman" w:hAnsi="Arial" w:cs="Arial"/>
            <w:kern w:val="0"/>
            <w:sz w:val="24"/>
            <w:szCs w:val="24"/>
            <w14:ligatures w14:val="none"/>
          </w:rPr>
          <w:delText xml:space="preserve">ce interview </w:delText>
        </w:r>
        <w:commentRangeEnd w:id="21"/>
        <w:r w:rsidR="000C7530" w:rsidDel="00A5439A">
          <w:rPr>
            <w:rStyle w:val="CommentReference"/>
          </w:rPr>
          <w:commentReference w:id="21"/>
        </w:r>
        <w:r w:rsidRPr="008D2B13" w:rsidDel="00A5439A">
          <w:rPr>
            <w:rFonts w:ascii="Arial" w:eastAsia="Times New Roman" w:hAnsi="Arial" w:cs="Arial"/>
            <w:kern w:val="0"/>
            <w:sz w:val="24"/>
            <w:szCs w:val="24"/>
            <w14:ligatures w14:val="none"/>
          </w:rPr>
          <w:delText>t</w:delText>
        </w:r>
      </w:del>
      <w:r w:rsidRPr="008D2B13">
        <w:rPr>
          <w:rFonts w:ascii="Arial" w:eastAsia="Times New Roman" w:hAnsi="Arial" w:cs="Arial"/>
          <w:kern w:val="0"/>
          <w:sz w:val="24"/>
          <w:szCs w:val="24"/>
          <w14:ligatures w14:val="none"/>
        </w:rPr>
        <w:t>o ten purposely selected participants</w:t>
      </w:r>
      <w:ins w:id="23" w:author="External Examiner" w:date="2024-06-12T14:54:00Z">
        <w:r w:rsidR="000C7530">
          <w:rPr>
            <w:rFonts w:ascii="Arial" w:eastAsia="Times New Roman" w:hAnsi="Arial" w:cs="Arial"/>
            <w:kern w:val="0"/>
            <w:sz w:val="24"/>
            <w:szCs w:val="24"/>
            <w14:ligatures w14:val="none"/>
          </w:rPr>
          <w:t>full stop</w:t>
        </w:r>
      </w:ins>
      <w:commentRangeStart w:id="24"/>
      <w:r w:rsidRPr="008D2B13">
        <w:rPr>
          <w:rFonts w:ascii="Arial" w:eastAsia="Times New Roman" w:hAnsi="Arial" w:cs="Arial"/>
          <w:kern w:val="0"/>
          <w:sz w:val="24"/>
          <w:szCs w:val="24"/>
          <w14:ligatures w14:val="none"/>
        </w:rPr>
        <w:t xml:space="preserve"> A </w:t>
      </w:r>
      <w:r w:rsidRPr="008D2B13">
        <w:rPr>
          <w:rFonts w:ascii="Arial" w:eastAsia="Calibri" w:hAnsi="Arial" w:cs="Arial"/>
          <w:color w:val="000000"/>
          <w:kern w:val="0"/>
          <w:sz w:val="24"/>
          <w:szCs w:val="24"/>
          <w:lang w:val="en-ZA"/>
          <w14:ligatures w14:val="none"/>
        </w:rPr>
        <w:t xml:space="preserve">Semi-structured interviews </w:t>
      </w:r>
      <w:commentRangeEnd w:id="24"/>
      <w:r w:rsidR="000C7530">
        <w:rPr>
          <w:rStyle w:val="CommentReference"/>
        </w:rPr>
        <w:commentReference w:id="24"/>
      </w:r>
      <w:r w:rsidRPr="008D2B13">
        <w:rPr>
          <w:rFonts w:ascii="Arial" w:eastAsia="Calibri" w:hAnsi="Arial" w:cs="Arial"/>
          <w:color w:val="000000"/>
          <w:kern w:val="0"/>
          <w:sz w:val="24"/>
          <w:szCs w:val="24"/>
          <w:lang w:val="en-ZA"/>
          <w14:ligatures w14:val="none"/>
        </w:rPr>
        <w:t>with educators, healthcare professionals, community leaders, and adolescent parents were carefully gathered and processed for this study.</w:t>
      </w:r>
    </w:p>
    <w:p w14:paraId="77232282" w14:textId="1C9B4621"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purpose was to uncover the multifaceted perceptions and impacts of adolescent pregnancy on persons and society and to evaluate current assistance available for teenagers. The discussions aim to close policy and practice gaps and show how cultural, economic, and educational factors impact young</w:t>
      </w:r>
      <w:del w:id="25" w:author="Zodwa Zwane" w:date="2024-06-25T18:52:00Z" w16du:dateUtc="2024-06-25T16:52:00Z">
        <w:r w:rsidRPr="008D2B13" w:rsidDel="00BA7B76">
          <w:rPr>
            <w:rFonts w:ascii="Arial" w:eastAsia="Calibri" w:hAnsi="Arial" w:cs="Arial"/>
            <w:color w:val="000000"/>
            <w:kern w:val="0"/>
            <w:sz w:val="24"/>
            <w:szCs w:val="24"/>
            <w:lang w:val="en-ZA"/>
            <w14:ligatures w14:val="none"/>
          </w:rPr>
          <w:delText xml:space="preserve"> </w:delText>
        </w:r>
        <w:commentRangeStart w:id="26"/>
        <w:r w:rsidRPr="008D2B13" w:rsidDel="00BA7B76">
          <w:rPr>
            <w:rFonts w:ascii="Arial" w:eastAsia="Calibri" w:hAnsi="Arial" w:cs="Arial"/>
            <w:color w:val="000000"/>
            <w:kern w:val="0"/>
            <w:sz w:val="24"/>
            <w:szCs w:val="24"/>
            <w:lang w:val="en-ZA"/>
            <w14:ligatures w14:val="none"/>
          </w:rPr>
          <w:delText>mothers</w:delText>
        </w:r>
      </w:del>
      <w:r w:rsidRPr="008D2B13">
        <w:rPr>
          <w:rFonts w:ascii="Arial" w:eastAsia="Calibri" w:hAnsi="Arial" w:cs="Arial"/>
          <w:b/>
          <w:bCs/>
          <w:i/>
          <w:iCs/>
          <w:color w:val="000000"/>
          <w:kern w:val="0"/>
          <w:sz w:val="24"/>
          <w:szCs w:val="24"/>
          <w:lang w:val="en-ZA"/>
          <w14:ligatures w14:val="none"/>
        </w:rPr>
        <w:t xml:space="preserve">. </w:t>
      </w:r>
      <w:commentRangeEnd w:id="26"/>
      <w:ins w:id="27" w:author="Zodwa Zwane" w:date="2024-06-25T18:52:00Z" w16du:dateUtc="2024-06-25T16:52:00Z">
        <w:r w:rsidR="007069B6">
          <w:rPr>
            <w:rFonts w:ascii="Arial" w:eastAsia="Calibri" w:hAnsi="Arial" w:cs="Arial"/>
            <w:b/>
            <w:bCs/>
            <w:i/>
            <w:iCs/>
            <w:color w:val="000000"/>
            <w:kern w:val="0"/>
            <w:sz w:val="24"/>
            <w:szCs w:val="24"/>
            <w:lang w:val="en-ZA"/>
            <w14:ligatures w14:val="none"/>
          </w:rPr>
          <w:t xml:space="preserve"> </w:t>
        </w:r>
        <w:r w:rsidR="007069B6">
          <w:rPr>
            <w:rFonts w:ascii="Arial" w:eastAsia="Calibri" w:hAnsi="Arial" w:cs="Arial"/>
            <w:color w:val="000000"/>
            <w:kern w:val="0"/>
            <w:sz w:val="24"/>
            <w:szCs w:val="24"/>
            <w:lang w:val="en-ZA"/>
            <w14:ligatures w14:val="none"/>
          </w:rPr>
          <w:t xml:space="preserve">mother </w:t>
        </w:r>
      </w:ins>
      <w:r w:rsidR="000C7530">
        <w:rPr>
          <w:rStyle w:val="CommentReference"/>
        </w:rPr>
        <w:commentReference w:id="26"/>
      </w:r>
      <w:r w:rsidRPr="008D2B13">
        <w:rPr>
          <w:rFonts w:ascii="Arial" w:eastAsia="Calibri" w:hAnsi="Arial" w:cs="Arial"/>
          <w:color w:val="000000"/>
          <w:kern w:val="0"/>
          <w:sz w:val="24"/>
          <w:szCs w:val="24"/>
          <w:lang w:val="en-ZA"/>
          <w14:ligatures w14:val="none"/>
        </w:rPr>
        <w:t xml:space="preserve">The study is essential to understand rural teenage pregnancies' complex dynamics. </w:t>
      </w:r>
    </w:p>
    <w:p w14:paraId="19EFCB0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research findings confirmed that adolescent pregnancies trigger a chain of negative socioeconomic impacts, financial stress that affect family connections, contributing to poverty and social instability. The study also confirmed that teenage dropout rates interrupt young mothers’ educational pathways. The study found out that there is a significant discrepancy in provision of healthcare and counselling for young mothers in a rural area. The study found that cultural norms, economic situations, and social stigmas affect how adolescent mothers receive help. </w:t>
      </w:r>
    </w:p>
    <w:p w14:paraId="1F4C209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In addressing these issues, </w:t>
      </w:r>
      <w:commentRangeStart w:id="28"/>
      <w:r w:rsidRPr="008D2B13">
        <w:rPr>
          <w:rFonts w:ascii="Arial" w:eastAsia="Calibri" w:hAnsi="Arial" w:cs="Arial"/>
          <w:color w:val="000000"/>
          <w:kern w:val="0"/>
          <w:sz w:val="24"/>
          <w:szCs w:val="24"/>
          <w:lang w:val="en-ZA"/>
          <w14:ligatures w14:val="none"/>
        </w:rPr>
        <w:t xml:space="preserve">it requires </w:t>
      </w:r>
      <w:commentRangeEnd w:id="28"/>
      <w:r w:rsidR="000C7530">
        <w:rPr>
          <w:rStyle w:val="CommentReference"/>
        </w:rPr>
        <w:commentReference w:id="28"/>
      </w:r>
      <w:r w:rsidRPr="008D2B13">
        <w:rPr>
          <w:rFonts w:ascii="Arial" w:eastAsia="Calibri" w:hAnsi="Arial" w:cs="Arial"/>
          <w:color w:val="000000"/>
          <w:kern w:val="0"/>
          <w:sz w:val="24"/>
          <w:szCs w:val="24"/>
          <w:lang w:val="en-ZA"/>
          <w14:ligatures w14:val="none"/>
        </w:rPr>
        <w:t xml:space="preserve">a multifaceted approach where all sectors of the society work together to combat teenage pregnancy, all stakeholders across all domains work together to help adolescent mothers through education and community participation. This plan should involve legislative measures to strengthen school support systems including onsite nursery, flexible study schedules, and extensive counselling. </w:t>
      </w:r>
    </w:p>
    <w:p w14:paraId="468BD77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w:t>
      </w:r>
      <w:r w:rsidRPr="008D2B13">
        <w:rPr>
          <w:rFonts w:ascii="Arial" w:eastAsia="Calibri" w:hAnsi="Arial" w:cs="Arial"/>
          <w:b/>
          <w:bCs/>
          <w:color w:val="000000"/>
          <w:kern w:val="0"/>
          <w:sz w:val="24"/>
          <w:szCs w:val="24"/>
          <w:lang w:val="en-ZA"/>
          <w14:ligatures w14:val="none"/>
        </w:rPr>
        <w:t xml:space="preserve">Key words: </w:t>
      </w:r>
      <w:r w:rsidRPr="005F7C03">
        <w:rPr>
          <w:rFonts w:ascii="Arial" w:eastAsia="Calibri" w:hAnsi="Arial" w:cs="Arial"/>
          <w:color w:val="000000"/>
          <w:kern w:val="0"/>
          <w:sz w:val="24"/>
          <w:szCs w:val="24"/>
          <w:lang w:val="en-ZA"/>
          <w14:ligatures w14:val="none"/>
        </w:rPr>
        <w:t>Teenager pregnancy, adolescent, perceptions, implications, socioeconomic impact, and educational pathways</w:t>
      </w:r>
      <w:r w:rsidRPr="008D2B13">
        <w:rPr>
          <w:rFonts w:ascii="Arial" w:eastAsia="Calibri" w:hAnsi="Arial" w:cs="Arial"/>
          <w:b/>
          <w:bCs/>
          <w:color w:val="000000"/>
          <w:kern w:val="0"/>
          <w:sz w:val="24"/>
          <w:szCs w:val="24"/>
          <w:lang w:val="en-ZA"/>
          <w14:ligatures w14:val="none"/>
        </w:rPr>
        <w:t>.</w:t>
      </w:r>
    </w:p>
    <w:p w14:paraId="676BDF3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305EFFD9" w14:textId="77777777" w:rsidR="008D2B13" w:rsidRPr="00255A2E"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r w:rsidRPr="008D2B13">
        <w:rPr>
          <w:rFonts w:ascii="Arial" w:eastAsia="Calibri" w:hAnsi="Arial" w:cs="Arial"/>
          <w:b/>
          <w:bCs/>
          <w:color w:val="000000"/>
          <w:kern w:val="0"/>
          <w:sz w:val="24"/>
          <w:szCs w:val="24"/>
          <w:lang w:val="en-ZA"/>
          <w14:ligatures w14:val="none"/>
        </w:rPr>
        <w:t xml:space="preserve"> </w:t>
      </w:r>
      <w:commentRangeStart w:id="29"/>
      <w:r w:rsidRPr="00255A2E">
        <w:rPr>
          <w:rFonts w:ascii="Arial" w:eastAsia="Calibri" w:hAnsi="Arial" w:cs="Arial"/>
          <w:b/>
          <w:bCs/>
          <w:vanish/>
          <w:color w:val="000000"/>
          <w:kern w:val="0"/>
          <w:sz w:val="32"/>
          <w:szCs w:val="32"/>
          <w:lang w:val="en-ZA"/>
          <w14:ligatures w14:val="none"/>
        </w:rPr>
        <w:t>Top of Form</w:t>
      </w:r>
      <w:bookmarkStart w:id="30" w:name="_Toc169025181"/>
      <w:r w:rsidRPr="00255A2E">
        <w:rPr>
          <w:rFonts w:ascii="Arial" w:eastAsia="Calibri" w:hAnsi="Arial" w:cs="Arial"/>
          <w:b/>
          <w:bCs/>
          <w:color w:val="000000"/>
          <w:kern w:val="0"/>
          <w:sz w:val="32"/>
          <w:szCs w:val="32"/>
          <w:lang w:val="en-ZA"/>
          <w14:ligatures w14:val="none"/>
        </w:rPr>
        <w:t xml:space="preserve">Dedication </w:t>
      </w:r>
      <w:commentRangeEnd w:id="29"/>
      <w:r w:rsidR="00805C93">
        <w:rPr>
          <w:rStyle w:val="CommentReference"/>
        </w:rPr>
        <w:commentReference w:id="29"/>
      </w:r>
      <w:r w:rsidRPr="00255A2E">
        <w:rPr>
          <w:rFonts w:ascii="Arial" w:eastAsia="Calibri" w:hAnsi="Arial" w:cs="Arial"/>
          <w:b/>
          <w:bCs/>
          <w:color w:val="000000"/>
          <w:kern w:val="0"/>
          <w:sz w:val="32"/>
          <w:szCs w:val="32"/>
          <w:lang w:val="en-ZA"/>
          <w14:ligatures w14:val="none"/>
        </w:rPr>
        <w:t>of the original work</w:t>
      </w:r>
      <w:bookmarkEnd w:id="30"/>
      <w:r w:rsidRPr="00255A2E">
        <w:rPr>
          <w:rFonts w:ascii="Arial" w:eastAsia="Calibri" w:hAnsi="Arial" w:cs="Arial"/>
          <w:b/>
          <w:bCs/>
          <w:color w:val="000000"/>
          <w:kern w:val="0"/>
          <w:sz w:val="32"/>
          <w:szCs w:val="32"/>
          <w:lang w:val="en-ZA"/>
          <w14:ligatures w14:val="none"/>
        </w:rPr>
        <w:t xml:space="preserve"> </w:t>
      </w:r>
    </w:p>
    <w:p w14:paraId="4789EA85"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 xml:space="preserve">I Happiness Thulubheke Zwane declares that this mini dissertation report is my unique original work. It is submitted as the requirement for Master of Public Management degree at Regenesys School of Public Management, Sandton, South Africa. It has not been previously submitted before for an examination at any educational institution. </w:t>
      </w:r>
    </w:p>
    <w:p w14:paraId="10F6BD1F" w14:textId="77777777" w:rsidR="008D2B13" w:rsidRPr="008D2B13" w:rsidRDefault="008D2B13" w:rsidP="008D2B13">
      <w:pPr>
        <w:numPr>
          <w:ilvl w:val="0"/>
          <w:numId w:val="1"/>
        </w:numPr>
        <w:spacing w:before="100" w:beforeAutospacing="1" w:after="100" w:afterAutospacing="1" w:line="360" w:lineRule="auto"/>
        <w:contextualSpacing/>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This report is not based on other people’s writings, unless explicitly stated or specifically acknowledged as being sourced from other researchers. Where other sources have been quoted:</w:t>
      </w:r>
    </w:p>
    <w:p w14:paraId="64C208B4" w14:textId="77777777" w:rsidR="008D2B13" w:rsidRPr="008D2B13" w:rsidRDefault="008D2B13" w:rsidP="008D2B13">
      <w:pPr>
        <w:numPr>
          <w:ilvl w:val="1"/>
          <w:numId w:val="1"/>
        </w:numPr>
        <w:spacing w:before="100" w:beforeAutospacing="1" w:after="100" w:afterAutospacing="1" w:line="360" w:lineRule="auto"/>
        <w:contextualSpacing/>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 xml:space="preserve"> General information attributed to them has been referenced, while their precise words have been rewritten in quote marks and cited.</w:t>
      </w:r>
    </w:p>
    <w:p w14:paraId="02D4D54F" w14:textId="495A47F8" w:rsidR="008D2B13" w:rsidRPr="008D2B13" w:rsidRDefault="008D2B13" w:rsidP="008D2B13">
      <w:pPr>
        <w:numPr>
          <w:ilvl w:val="0"/>
          <w:numId w:val="1"/>
        </w:numPr>
        <w:spacing w:before="100" w:beforeAutospacing="1" w:after="100" w:afterAutospacing="1" w:line="360" w:lineRule="auto"/>
        <w:contextualSpacing/>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 xml:space="preserve">This report does not include any copied and </w:t>
      </w:r>
      <w:r w:rsidR="00B007E8" w:rsidRPr="00996485">
        <w:rPr>
          <w:rFonts w:ascii="Arial" w:eastAsia="Calibri" w:hAnsi="Arial" w:cs="Arial"/>
          <w:kern w:val="0"/>
          <w:sz w:val="24"/>
          <w:szCs w:val="24"/>
          <w:lang w:val="en-ZA"/>
          <w14:ligatures w14:val="none"/>
        </w:rPr>
        <w:t>pasted text</w:t>
      </w:r>
      <w:r w:rsidRPr="008D2B13">
        <w:rPr>
          <w:rFonts w:ascii="Arial" w:eastAsia="Calibri" w:hAnsi="Arial" w:cs="Arial"/>
          <w:kern w:val="0"/>
          <w:sz w:val="24"/>
          <w:szCs w:val="24"/>
          <w:lang w:val="en-ZA"/>
          <w14:ligatures w14:val="none"/>
        </w:rPr>
        <w:t xml:space="preserve"> or </w:t>
      </w:r>
      <w:r w:rsidR="00C0078C" w:rsidRPr="00996485">
        <w:rPr>
          <w:rFonts w:ascii="Arial" w:eastAsia="Calibri" w:hAnsi="Arial" w:cs="Arial"/>
          <w:kern w:val="0"/>
          <w:sz w:val="24"/>
          <w:szCs w:val="24"/>
          <w:lang w:val="en-ZA"/>
          <w14:ligatures w14:val="none"/>
        </w:rPr>
        <w:t>graphs from</w:t>
      </w:r>
      <w:r w:rsidRPr="008D2B13">
        <w:rPr>
          <w:rFonts w:ascii="Arial" w:eastAsia="Calibri" w:hAnsi="Arial" w:cs="Arial"/>
          <w:kern w:val="0"/>
          <w:sz w:val="24"/>
          <w:szCs w:val="24"/>
          <w:lang w:val="en-ZA"/>
          <w14:ligatures w14:val="none"/>
        </w:rPr>
        <w:t xml:space="preserve"> internet unless specifically acknowledged and the source being detailed in the dissertation and the reference.</w:t>
      </w:r>
    </w:p>
    <w:p w14:paraId="3A07EB1A"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Aptos" w:hAnsi="Arial" w:cs="Arial"/>
          <w:b/>
          <w:noProof/>
          <w:sz w:val="24"/>
          <w:szCs w:val="24"/>
          <w:lang w:val="en-GB" w:eastAsia="en-GB"/>
          <w14:ligatures w14:val="none"/>
        </w:rPr>
        <w:drawing>
          <wp:inline distT="0" distB="0" distL="0" distR="0" wp14:anchorId="135928D8" wp14:editId="0784E3DE">
            <wp:extent cx="1809750" cy="676275"/>
            <wp:effectExtent l="0" t="0" r="0"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0" cy="676275"/>
                    </a:xfrm>
                    <a:prstGeom prst="rect">
                      <a:avLst/>
                    </a:prstGeom>
                    <a:noFill/>
                    <a:ln>
                      <a:noFill/>
                    </a:ln>
                  </pic:spPr>
                </pic:pic>
              </a:graphicData>
            </a:graphic>
          </wp:inline>
        </w:drawing>
      </w:r>
    </w:p>
    <w:p w14:paraId="5CD30F26"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Miss H T Zwane</w:t>
      </w:r>
    </w:p>
    <w:p w14:paraId="27F91952" w14:textId="1B7F7C66"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Student Number: re</w:t>
      </w:r>
      <w:r w:rsidR="004532A1" w:rsidRPr="00996485">
        <w:rPr>
          <w:rFonts w:ascii="Arial" w:eastAsia="Calibri" w:hAnsi="Arial" w:cs="Arial"/>
          <w:kern w:val="0"/>
          <w:sz w:val="24"/>
          <w:szCs w:val="24"/>
          <w:lang w:val="en-ZA"/>
          <w14:ligatures w14:val="none"/>
        </w:rPr>
        <w:t>g</w:t>
      </w:r>
      <w:ins w:id="31" w:author="External Examiner" w:date="2024-06-12T14:58:00Z">
        <w:r w:rsidR="00A469E6">
          <w:rPr>
            <w:rFonts w:ascii="Arial" w:eastAsia="Calibri" w:hAnsi="Arial" w:cs="Arial"/>
            <w:kern w:val="0"/>
            <w:sz w:val="24"/>
            <w:szCs w:val="24"/>
            <w:lang w:val="en-ZA"/>
            <w14:ligatures w14:val="none"/>
          </w:rPr>
          <w:t>. no.</w:t>
        </w:r>
      </w:ins>
      <w:r w:rsidRPr="008D2B13">
        <w:rPr>
          <w:rFonts w:ascii="Arial" w:eastAsia="Calibri" w:hAnsi="Arial" w:cs="Arial"/>
          <w:kern w:val="0"/>
          <w:sz w:val="24"/>
          <w:szCs w:val="24"/>
          <w:lang w:val="en-ZA"/>
          <w14:ligatures w14:val="none"/>
        </w:rPr>
        <w:t xml:space="preserve"> 120 43 43</w:t>
      </w:r>
    </w:p>
    <w:p w14:paraId="1A4D2393"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14 June 2024</w:t>
      </w:r>
    </w:p>
    <w:p w14:paraId="1C5A8E81"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p>
    <w:p w14:paraId="5919A502"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p>
    <w:p w14:paraId="47DC15C4"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p>
    <w:p w14:paraId="613BEA73"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p>
    <w:p w14:paraId="529E2D58"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p>
    <w:p w14:paraId="0C0AB239" w14:textId="77777777" w:rsidR="008D2B13" w:rsidRPr="00255A2E"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32" w:name="_Toc169025182"/>
      <w:r w:rsidRPr="00255A2E">
        <w:rPr>
          <w:rFonts w:ascii="Arial" w:eastAsia="Calibri" w:hAnsi="Arial" w:cs="Arial"/>
          <w:b/>
          <w:bCs/>
          <w:color w:val="000000"/>
          <w:kern w:val="0"/>
          <w:sz w:val="32"/>
          <w:szCs w:val="32"/>
          <w:lang w:val="en-ZA"/>
          <w14:ligatures w14:val="none"/>
        </w:rPr>
        <w:t>Supervisor’s statement</w:t>
      </w:r>
      <w:bookmarkEnd w:id="32"/>
    </w:p>
    <w:p w14:paraId="1163FC7E"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 xml:space="preserve">This dissertation is submitted with my approval. </w:t>
      </w:r>
    </w:p>
    <w:p w14:paraId="43DA21B3"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noProof/>
          <w:color w:val="000000"/>
          <w:kern w:val="0"/>
          <w:sz w:val="24"/>
          <w:szCs w:val="24"/>
          <w:lang w:val="en-GB" w:eastAsia="en-GB"/>
          <w14:ligatures w14:val="none"/>
        </w:rPr>
        <w:drawing>
          <wp:inline distT="0" distB="0" distL="0" distR="0" wp14:anchorId="0500BD36" wp14:editId="086785A1">
            <wp:extent cx="2638425" cy="666750"/>
            <wp:effectExtent l="0" t="0" r="9525" b="0"/>
            <wp:docPr id="3" name="Picture 2" descr="A signature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ignature on a white surfac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8425" cy="666750"/>
                    </a:xfrm>
                    <a:prstGeom prst="rect">
                      <a:avLst/>
                    </a:prstGeom>
                    <a:noFill/>
                    <a:ln>
                      <a:noFill/>
                    </a:ln>
                  </pic:spPr>
                </pic:pic>
              </a:graphicData>
            </a:graphic>
          </wp:inline>
        </w:drawing>
      </w:r>
    </w:p>
    <w:p w14:paraId="224BA526" w14:textId="77777777" w:rsidR="008D2B13" w:rsidRPr="008D2B13" w:rsidRDefault="008D2B13" w:rsidP="008D2B13">
      <w:pPr>
        <w:spacing w:before="100" w:beforeAutospacing="1" w:after="100" w:afterAutospacing="1" w:line="360" w:lineRule="auto"/>
        <w:ind w:firstLine="720"/>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10 JUNE 2024</w:t>
      </w:r>
    </w:p>
    <w:p w14:paraId="4B0B6378" w14:textId="77777777" w:rsidR="008D2B13" w:rsidRPr="008D2B13" w:rsidRDefault="008D2B13" w:rsidP="008D2B13">
      <w:pPr>
        <w:tabs>
          <w:tab w:val="left" w:pos="3210"/>
        </w:tabs>
        <w:spacing w:before="100" w:beforeAutospacing="1" w:after="100" w:afterAutospacing="1" w:line="360" w:lineRule="auto"/>
        <w:jc w:val="both"/>
        <w:rPr>
          <w:rFonts w:ascii="Arial" w:eastAsia="Calibri" w:hAnsi="Arial" w:cs="Arial"/>
          <w:i/>
          <w:iCs/>
          <w:kern w:val="0"/>
          <w:sz w:val="24"/>
          <w:szCs w:val="24"/>
          <w:lang w:val="en-ZA"/>
          <w14:ligatures w14:val="none"/>
        </w:rPr>
      </w:pPr>
      <w:r w:rsidRPr="008D2B13">
        <w:rPr>
          <w:rFonts w:ascii="Arial" w:eastAsia="Calibri" w:hAnsi="Arial" w:cs="Arial"/>
          <w:i/>
          <w:iCs/>
          <w:kern w:val="0"/>
          <w:sz w:val="24"/>
          <w:szCs w:val="24"/>
          <w:lang w:val="en-ZA"/>
          <w14:ligatures w14:val="none"/>
        </w:rPr>
        <w:tab/>
      </w:r>
    </w:p>
    <w:p w14:paraId="0EF3C312"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388F402A"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6A9D4EB1"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2FE0C86C"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5D75B531"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7B51077"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48455BC7"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27DEC420"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2816C982"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D3D3774"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0850B9A"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B1AB7BD" w14:textId="77777777" w:rsidR="008D2B13" w:rsidRPr="008D2B13" w:rsidRDefault="008D2B13" w:rsidP="008D2B13">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F07501E" w14:textId="77777777" w:rsidR="008D2B13" w:rsidRPr="00255A2E"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33" w:name="_Toc169025183"/>
      <w:r w:rsidRPr="00255A2E">
        <w:rPr>
          <w:rFonts w:ascii="Arial" w:eastAsia="Calibri" w:hAnsi="Arial" w:cs="Arial"/>
          <w:b/>
          <w:bCs/>
          <w:color w:val="000000"/>
          <w:kern w:val="0"/>
          <w:sz w:val="32"/>
          <w:szCs w:val="32"/>
          <w:lang w:val="en-ZA"/>
          <w14:ligatures w14:val="none"/>
        </w:rPr>
        <w:t>Dedication</w:t>
      </w:r>
      <w:bookmarkEnd w:id="33"/>
      <w:r w:rsidRPr="00255A2E">
        <w:rPr>
          <w:rFonts w:ascii="Arial" w:eastAsia="Calibri" w:hAnsi="Arial" w:cs="Arial"/>
          <w:b/>
          <w:bCs/>
          <w:color w:val="000000"/>
          <w:kern w:val="0"/>
          <w:sz w:val="32"/>
          <w:szCs w:val="32"/>
          <w:lang w:val="en-ZA"/>
          <w14:ligatures w14:val="none"/>
        </w:rPr>
        <w:t xml:space="preserve"> </w:t>
      </w:r>
    </w:p>
    <w:p w14:paraId="26995AC4"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I wish to dedicate this work to my Child Bonisiwe Sithole (Mamgobhozi) and to my Grandson Siyabonga Mathenjwa (Mjuneni) for ensuring that I always have time to study and for the love care and support they always give me. Thank you, NGIYABONGA</w:t>
      </w:r>
    </w:p>
    <w:p w14:paraId="643BD473"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66522DA8"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79AE8183"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36AB659E"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68662EF2"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3323DDDF"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02037355"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596C23A6"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24A071BF"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3A388015"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24967B59"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3C06D761"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6D817A1B"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1B363DCB"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0AED6273" w14:textId="77777777" w:rsidR="008D2B13" w:rsidRPr="008D2B13" w:rsidRDefault="008D2B13" w:rsidP="008D2B13">
      <w:pPr>
        <w:spacing w:before="100" w:beforeAutospacing="1" w:after="100" w:afterAutospacing="1" w:line="360" w:lineRule="auto"/>
        <w:jc w:val="center"/>
        <w:rPr>
          <w:rFonts w:ascii="Arial" w:eastAsia="Calibri" w:hAnsi="Arial" w:cs="Arial"/>
          <w:kern w:val="0"/>
          <w:sz w:val="24"/>
          <w:szCs w:val="24"/>
          <w:lang w:val="en-ZA"/>
          <w14:ligatures w14:val="none"/>
        </w:rPr>
      </w:pPr>
    </w:p>
    <w:p w14:paraId="5C401C5C" w14:textId="77777777" w:rsidR="008D2B13" w:rsidRPr="00255A2E"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34" w:name="_Toc169025184"/>
      <w:commentRangeStart w:id="35"/>
      <w:r w:rsidRPr="00255A2E">
        <w:rPr>
          <w:rFonts w:ascii="Arial" w:eastAsia="Calibri" w:hAnsi="Arial" w:cs="Arial"/>
          <w:b/>
          <w:bCs/>
          <w:color w:val="000000"/>
          <w:kern w:val="0"/>
          <w:sz w:val="32"/>
          <w:szCs w:val="32"/>
          <w:lang w:val="en-ZA"/>
          <w14:ligatures w14:val="none"/>
        </w:rPr>
        <w:t>Acknowledgement</w:t>
      </w:r>
      <w:bookmarkEnd w:id="34"/>
      <w:r w:rsidRPr="00255A2E">
        <w:rPr>
          <w:rFonts w:ascii="Arial" w:eastAsia="Calibri" w:hAnsi="Arial" w:cs="Arial"/>
          <w:b/>
          <w:bCs/>
          <w:color w:val="000000"/>
          <w:kern w:val="0"/>
          <w:sz w:val="32"/>
          <w:szCs w:val="32"/>
          <w:lang w:val="en-ZA"/>
          <w14:ligatures w14:val="none"/>
        </w:rPr>
        <w:t xml:space="preserve"> </w:t>
      </w:r>
      <w:commentRangeEnd w:id="35"/>
      <w:r w:rsidR="00A469E6">
        <w:rPr>
          <w:rStyle w:val="CommentReference"/>
        </w:rPr>
        <w:commentReference w:id="35"/>
      </w:r>
    </w:p>
    <w:p w14:paraId="228CD3AF"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Throughout this dissertation journey I received support and assistance from various people.</w:t>
      </w:r>
    </w:p>
    <w:p w14:paraId="0FA1A762"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r w:rsidRPr="008D2B13">
        <w:rPr>
          <w:rFonts w:ascii="Arial" w:eastAsia="Calibri" w:hAnsi="Arial" w:cs="Arial"/>
          <w:kern w:val="0"/>
          <w:sz w:val="24"/>
          <w:szCs w:val="24"/>
          <w:lang w:val="en-ZA"/>
          <w14:ligatures w14:val="none"/>
        </w:rPr>
        <w:t>First and foremost, I thank God Almighty for ensuring that I completed this mini dissertation despite the hurdles that I met along the road.</w:t>
      </w:r>
    </w:p>
    <w:p w14:paraId="479F2707"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Calibri" w:hAnsi="Arial" w:cs="Arial"/>
          <w:kern w:val="0"/>
          <w:sz w:val="24"/>
          <w:szCs w:val="24"/>
          <w:lang w:val="en-ZA"/>
          <w14:ligatures w14:val="none"/>
        </w:rPr>
        <w:t>I want to thank my supervisor, Dr Sipho Ncongwana, for his unique skills in helping me   to progress academically. Dr S Ncongwane you have been an excellent teacher; your patience and enthusiasm took me through this dissertation</w:t>
      </w:r>
      <w:r w:rsidRPr="008D2B13">
        <w:rPr>
          <w:rFonts w:ascii="Arial" w:eastAsia="Times New Roman" w:hAnsi="Arial" w:cs="Arial"/>
          <w:kern w:val="0"/>
          <w:sz w:val="24"/>
          <w:szCs w:val="24"/>
          <w14:ligatures w14:val="none"/>
        </w:rPr>
        <w:t>. I am now counted amongst many who have completed their master’s degree. As the result of the assistance and encouragement you provided. I am grateful for Dr S Ngcongwanes ‘s professionalism as my supervisor.</w:t>
      </w:r>
    </w:p>
    <w:p w14:paraId="3FA91BDF"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559F1C2B"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Calibri" w:hAnsi="Arial" w:cs="Arial"/>
          <w:color w:val="000000"/>
          <w:kern w:val="0"/>
          <w:sz w:val="24"/>
          <w:szCs w:val="24"/>
          <w:lang w:val="en-ZA"/>
          <w14:ligatures w14:val="none"/>
        </w:rPr>
        <w:t xml:space="preserve">A special thanks to my Comrade Nomarashiya Caluza, the Provincial Secretary of South African Democratic Union: </w:t>
      </w:r>
      <w:commentRangeStart w:id="36"/>
      <w:r w:rsidRPr="008D2B13">
        <w:rPr>
          <w:rFonts w:ascii="Arial" w:eastAsia="Calibri" w:hAnsi="Arial" w:cs="Arial"/>
          <w:color w:val="000000"/>
          <w:kern w:val="0"/>
          <w:sz w:val="24"/>
          <w:szCs w:val="24"/>
          <w:lang w:val="en-ZA"/>
          <w14:ligatures w14:val="none"/>
        </w:rPr>
        <w:t xml:space="preserve">KZN </w:t>
      </w:r>
      <w:commentRangeEnd w:id="36"/>
      <w:r w:rsidR="00A469E6">
        <w:rPr>
          <w:rStyle w:val="CommentReference"/>
        </w:rPr>
        <w:commentReference w:id="36"/>
      </w:r>
      <w:r w:rsidRPr="008D2B13">
        <w:rPr>
          <w:rFonts w:ascii="Arial" w:eastAsia="Calibri" w:hAnsi="Arial" w:cs="Arial"/>
          <w:color w:val="000000"/>
          <w:kern w:val="0"/>
          <w:sz w:val="24"/>
          <w:szCs w:val="24"/>
          <w:lang w:val="en-ZA"/>
          <w14:ligatures w14:val="none"/>
        </w:rPr>
        <w:t>for her encouragement and positively influence me toward my upward academic growth.</w:t>
      </w:r>
    </w:p>
    <w:p w14:paraId="54087583" w14:textId="77777777" w:rsidR="008D2B13" w:rsidRPr="008D2B13" w:rsidRDefault="008D2B13" w:rsidP="008D2B13">
      <w:pPr>
        <w:spacing w:before="100" w:beforeAutospacing="1" w:after="100" w:afterAutospacing="1"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I wish to express my gratitude to My admin Clerk Miss Mpumi Khumalo for her   encouraging words throughout the journey of my study and daughter support she always gives me. </w:t>
      </w:r>
    </w:p>
    <w:p w14:paraId="6390FEE6" w14:textId="77777777" w:rsidR="008D2B13" w:rsidRPr="008D2B13" w:rsidRDefault="008D2B13" w:rsidP="008D2B13">
      <w:pPr>
        <w:spacing w:before="100" w:beforeAutospacing="1" w:after="100" w:afterAutospacing="1"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Lastly, a big thank you goes to my entire family, my ancestors, my comrades, and my colleagues from Nkombose High School for their support. May the love of God be with you all.</w:t>
      </w:r>
    </w:p>
    <w:p w14:paraId="4C8FB55D" w14:textId="77777777" w:rsidR="008D2B13" w:rsidRPr="008D2B13" w:rsidRDefault="008D2B13" w:rsidP="008D2B13">
      <w:pPr>
        <w:spacing w:before="100" w:beforeAutospacing="1" w:after="100" w:afterAutospacing="1" w:line="360" w:lineRule="auto"/>
        <w:jc w:val="both"/>
        <w:rPr>
          <w:rFonts w:ascii="Arial" w:eastAsia="Calibri" w:hAnsi="Arial" w:cs="Arial"/>
          <w:kern w:val="0"/>
          <w:sz w:val="24"/>
          <w:szCs w:val="24"/>
          <w:lang w:val="en-ZA"/>
          <w14:ligatures w14:val="none"/>
        </w:rPr>
      </w:pPr>
    </w:p>
    <w:p w14:paraId="59E90EC0" w14:textId="77777777" w:rsidR="008D2B13" w:rsidRPr="00996485" w:rsidRDefault="008D2B13" w:rsidP="00F82DDE">
      <w:pPr>
        <w:spacing w:before="100" w:beforeAutospacing="1" w:after="100" w:afterAutospacing="1" w:line="360" w:lineRule="auto"/>
        <w:rPr>
          <w:rFonts w:ascii="Arial" w:eastAsia="Calibri" w:hAnsi="Arial" w:cs="Arial"/>
          <w:kern w:val="0"/>
          <w:sz w:val="24"/>
          <w:szCs w:val="24"/>
          <w:lang w:val="en-ZA"/>
          <w14:ligatures w14:val="none"/>
        </w:rPr>
      </w:pPr>
    </w:p>
    <w:p w14:paraId="320F09B2" w14:textId="77777777" w:rsidR="00F82DDE" w:rsidRPr="008D2B13" w:rsidRDefault="00F82DDE" w:rsidP="00F82DDE">
      <w:pPr>
        <w:spacing w:before="100" w:beforeAutospacing="1" w:after="100" w:afterAutospacing="1" w:line="360" w:lineRule="auto"/>
        <w:rPr>
          <w:rFonts w:ascii="Arial" w:eastAsia="Calibri" w:hAnsi="Arial" w:cs="Arial"/>
          <w:kern w:val="0"/>
          <w:sz w:val="24"/>
          <w:szCs w:val="24"/>
          <w14:ligatures w14:val="none"/>
        </w:rPr>
      </w:pPr>
    </w:p>
    <w:sdt>
      <w:sdtPr>
        <w:rPr>
          <w:rFonts w:ascii="Arial" w:eastAsia="Calibri" w:hAnsi="Arial" w:cs="Arial"/>
          <w:color w:val="000000"/>
          <w:kern w:val="0"/>
          <w:sz w:val="24"/>
          <w:szCs w:val="24"/>
          <w:lang w:val="en-ZA"/>
          <w14:ligatures w14:val="none"/>
        </w:rPr>
        <w:id w:val="-1374532411"/>
        <w:docPartObj>
          <w:docPartGallery w:val="Table of Contents"/>
          <w:docPartUnique/>
        </w:docPartObj>
      </w:sdtPr>
      <w:sdtEndPr/>
      <w:sdtContent>
        <w:p w14:paraId="5CE7D415" w14:textId="77777777" w:rsidR="008D2B13" w:rsidRPr="00392ABB" w:rsidRDefault="008D2B13" w:rsidP="008D2B13">
          <w:pPr>
            <w:keepNext/>
            <w:keepLines/>
            <w:spacing w:before="240" w:after="0" w:line="256" w:lineRule="auto"/>
            <w:rPr>
              <w:rFonts w:ascii="Arial" w:eastAsia="Calibri" w:hAnsi="Arial" w:cs="Arial"/>
              <w:color w:val="000000"/>
              <w:kern w:val="0"/>
              <w:sz w:val="32"/>
              <w:szCs w:val="32"/>
              <w:lang w:val="en-ZA"/>
              <w14:ligatures w14:val="none"/>
            </w:rPr>
          </w:pPr>
        </w:p>
        <w:p w14:paraId="44C01EE4" w14:textId="60850E8A" w:rsidR="008D2B13" w:rsidRPr="00392ABB" w:rsidRDefault="008D2B13" w:rsidP="008D2B13">
          <w:pPr>
            <w:spacing w:line="360" w:lineRule="auto"/>
            <w:jc w:val="both"/>
            <w:rPr>
              <w:rFonts w:ascii="Arial" w:eastAsia="Calibri" w:hAnsi="Arial" w:cs="Arial"/>
              <w:b/>
              <w:bCs/>
              <w:color w:val="000000"/>
              <w:kern w:val="0"/>
              <w:sz w:val="32"/>
              <w:szCs w:val="32"/>
              <w:lang w:val="en-ZA"/>
              <w14:ligatures w14:val="none"/>
            </w:rPr>
          </w:pPr>
          <w:r w:rsidRPr="00392ABB">
            <w:rPr>
              <w:rFonts w:ascii="Arial" w:eastAsia="Calibri" w:hAnsi="Arial" w:cs="Arial"/>
              <w:b/>
              <w:bCs/>
              <w:color w:val="000000"/>
              <w:kern w:val="0"/>
              <w:sz w:val="32"/>
              <w:szCs w:val="32"/>
              <w:lang w:val="en-ZA"/>
              <w14:ligatures w14:val="none"/>
            </w:rPr>
            <w:t xml:space="preserve"> </w:t>
          </w:r>
          <w:r w:rsidR="00F82DDE" w:rsidRPr="00392ABB">
            <w:rPr>
              <w:rFonts w:ascii="Arial" w:eastAsia="Calibri" w:hAnsi="Arial" w:cs="Arial"/>
              <w:b/>
              <w:bCs/>
              <w:color w:val="000000"/>
              <w:kern w:val="0"/>
              <w:sz w:val="32"/>
              <w:szCs w:val="32"/>
              <w:lang w:val="en-ZA"/>
              <w14:ligatures w14:val="none"/>
            </w:rPr>
            <w:t xml:space="preserve">TABLE OF CONTENTS </w:t>
          </w:r>
        </w:p>
        <w:p w14:paraId="029EAE13" w14:textId="3D7E9F5E" w:rsidR="00F82DDE" w:rsidRPr="00270E2F" w:rsidRDefault="008D2B13">
          <w:pPr>
            <w:pStyle w:val="TOC1"/>
            <w:tabs>
              <w:tab w:val="right" w:leader="dot" w:pos="9350"/>
            </w:tabs>
            <w:rPr>
              <w:rFonts w:ascii="Arial" w:eastAsiaTheme="minorEastAsia" w:hAnsi="Arial" w:cs="Arial"/>
              <w:noProof/>
              <w:sz w:val="24"/>
              <w:szCs w:val="24"/>
            </w:rPr>
          </w:pPr>
          <w:r w:rsidRPr="008D2B13">
            <w:rPr>
              <w:rFonts w:ascii="Arial" w:eastAsia="Calibri" w:hAnsi="Arial" w:cs="Arial"/>
              <w:b/>
              <w:bCs/>
              <w:noProof/>
              <w:color w:val="000000"/>
              <w:kern w:val="0"/>
              <w:sz w:val="24"/>
              <w:szCs w:val="24"/>
              <w:lang w:val="en-ZA"/>
              <w14:ligatures w14:val="none"/>
            </w:rPr>
            <w:fldChar w:fldCharType="begin"/>
          </w:r>
          <w:r w:rsidRPr="008D2B13">
            <w:rPr>
              <w:rFonts w:ascii="Arial" w:eastAsia="Calibri" w:hAnsi="Arial" w:cs="Arial"/>
              <w:b/>
              <w:bCs/>
              <w:noProof/>
              <w:color w:val="000000"/>
              <w:kern w:val="0"/>
              <w:sz w:val="24"/>
              <w:szCs w:val="24"/>
              <w:lang w:val="en-ZA"/>
              <w14:ligatures w14:val="none"/>
            </w:rPr>
            <w:instrText xml:space="preserve"> TOC \o "1-3" \h \z \u </w:instrText>
          </w:r>
          <w:r w:rsidRPr="008D2B13">
            <w:rPr>
              <w:rFonts w:ascii="Arial" w:eastAsia="Calibri" w:hAnsi="Arial" w:cs="Arial"/>
              <w:b/>
              <w:bCs/>
              <w:noProof/>
              <w:color w:val="000000"/>
              <w:kern w:val="0"/>
              <w:sz w:val="24"/>
              <w:szCs w:val="24"/>
              <w:lang w:val="en-ZA"/>
              <w14:ligatures w14:val="none"/>
            </w:rPr>
            <w:fldChar w:fldCharType="separate"/>
          </w:r>
          <w:hyperlink w:anchor="_Toc169025180" w:history="1">
            <w:r w:rsidR="00F82DDE" w:rsidRPr="00270E2F">
              <w:rPr>
                <w:rStyle w:val="Hyperlink"/>
                <w:rFonts w:ascii="Arial" w:eastAsia="Calibri" w:hAnsi="Arial" w:cs="Arial"/>
                <w:noProof/>
                <w:kern w:val="0"/>
                <w:sz w:val="24"/>
                <w:szCs w:val="24"/>
                <w:lang w:val="en-ZA"/>
                <w14:ligatures w14:val="none"/>
              </w:rPr>
              <w:t>Abstract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_Toc169025180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i</w:t>
            </w:r>
            <w:r w:rsidR="00F82DDE" w:rsidRPr="00270E2F">
              <w:rPr>
                <w:rFonts w:ascii="Arial" w:hAnsi="Arial" w:cs="Arial"/>
                <w:noProof/>
                <w:webHidden/>
                <w:sz w:val="24"/>
                <w:szCs w:val="24"/>
              </w:rPr>
              <w:fldChar w:fldCharType="end"/>
            </w:r>
          </w:hyperlink>
        </w:p>
        <w:p w14:paraId="1C88B69E" w14:textId="5C3411C3" w:rsidR="00F82DDE" w:rsidRPr="00270E2F" w:rsidRDefault="004D11CF">
          <w:pPr>
            <w:pStyle w:val="TOC1"/>
            <w:tabs>
              <w:tab w:val="right" w:leader="dot" w:pos="9350"/>
            </w:tabs>
            <w:rPr>
              <w:rFonts w:ascii="Arial" w:eastAsiaTheme="minorEastAsia" w:hAnsi="Arial" w:cs="Arial"/>
              <w:noProof/>
              <w:sz w:val="24"/>
              <w:szCs w:val="24"/>
            </w:rPr>
          </w:pPr>
          <w:hyperlink w:anchor="_Toc169025181" w:history="1">
            <w:r w:rsidR="00F82DDE" w:rsidRPr="00270E2F">
              <w:rPr>
                <w:rStyle w:val="Hyperlink"/>
                <w:rFonts w:ascii="Arial" w:eastAsia="Calibri" w:hAnsi="Arial" w:cs="Arial"/>
                <w:noProof/>
                <w:kern w:val="0"/>
                <w:sz w:val="24"/>
                <w:szCs w:val="24"/>
                <w:lang w:val="en-ZA"/>
                <w14:ligatures w14:val="none"/>
              </w:rPr>
              <w:t>Dedication of the original work</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_Toc169025181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ii</w:t>
            </w:r>
            <w:r w:rsidR="00F82DDE" w:rsidRPr="00270E2F">
              <w:rPr>
                <w:rFonts w:ascii="Arial" w:hAnsi="Arial" w:cs="Arial"/>
                <w:noProof/>
                <w:webHidden/>
                <w:sz w:val="24"/>
                <w:szCs w:val="24"/>
              </w:rPr>
              <w:fldChar w:fldCharType="end"/>
            </w:r>
          </w:hyperlink>
        </w:p>
        <w:p w14:paraId="43D28937" w14:textId="4FBF75B1" w:rsidR="00F82DDE" w:rsidRPr="00270E2F" w:rsidRDefault="004D11CF">
          <w:pPr>
            <w:pStyle w:val="TOC1"/>
            <w:tabs>
              <w:tab w:val="right" w:leader="dot" w:pos="9350"/>
            </w:tabs>
            <w:rPr>
              <w:rFonts w:ascii="Arial" w:eastAsiaTheme="minorEastAsia" w:hAnsi="Arial" w:cs="Arial"/>
              <w:noProof/>
              <w:sz w:val="24"/>
              <w:szCs w:val="24"/>
            </w:rPr>
          </w:pPr>
          <w:hyperlink w:anchor="_Toc169025182" w:history="1">
            <w:r w:rsidR="00F82DDE" w:rsidRPr="00270E2F">
              <w:rPr>
                <w:rStyle w:val="Hyperlink"/>
                <w:rFonts w:ascii="Arial" w:eastAsia="Calibri" w:hAnsi="Arial" w:cs="Arial"/>
                <w:noProof/>
                <w:kern w:val="0"/>
                <w:sz w:val="24"/>
                <w:szCs w:val="24"/>
                <w:lang w:val="en-ZA"/>
                <w14:ligatures w14:val="none"/>
              </w:rPr>
              <w:t>Supervisor’s statement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_Toc169025182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iii</w:t>
            </w:r>
            <w:r w:rsidR="00F82DDE" w:rsidRPr="00270E2F">
              <w:rPr>
                <w:rFonts w:ascii="Arial" w:hAnsi="Arial" w:cs="Arial"/>
                <w:noProof/>
                <w:webHidden/>
                <w:sz w:val="24"/>
                <w:szCs w:val="24"/>
              </w:rPr>
              <w:fldChar w:fldCharType="end"/>
            </w:r>
          </w:hyperlink>
        </w:p>
        <w:p w14:paraId="7EE6EE33" w14:textId="50CBD11E" w:rsidR="00F82DDE" w:rsidRPr="00270E2F" w:rsidRDefault="004D11CF">
          <w:pPr>
            <w:pStyle w:val="TOC1"/>
            <w:tabs>
              <w:tab w:val="right" w:leader="dot" w:pos="9350"/>
            </w:tabs>
            <w:rPr>
              <w:rFonts w:ascii="Arial" w:eastAsiaTheme="minorEastAsia" w:hAnsi="Arial" w:cs="Arial"/>
              <w:noProof/>
              <w:sz w:val="24"/>
              <w:szCs w:val="24"/>
            </w:rPr>
          </w:pPr>
          <w:hyperlink w:anchor="_Toc169025183" w:history="1">
            <w:r w:rsidR="00F82DDE" w:rsidRPr="00270E2F">
              <w:rPr>
                <w:rStyle w:val="Hyperlink"/>
                <w:rFonts w:ascii="Arial" w:eastAsia="Calibri" w:hAnsi="Arial" w:cs="Arial"/>
                <w:noProof/>
                <w:kern w:val="0"/>
                <w:sz w:val="24"/>
                <w:szCs w:val="24"/>
                <w:lang w:val="en-ZA"/>
                <w14:ligatures w14:val="none"/>
              </w:rPr>
              <w:t>Dedication</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_Toc169025183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iv</w:t>
            </w:r>
            <w:r w:rsidR="00F82DDE" w:rsidRPr="00270E2F">
              <w:rPr>
                <w:rFonts w:ascii="Arial" w:hAnsi="Arial" w:cs="Arial"/>
                <w:noProof/>
                <w:webHidden/>
                <w:sz w:val="24"/>
                <w:szCs w:val="24"/>
              </w:rPr>
              <w:fldChar w:fldCharType="end"/>
            </w:r>
          </w:hyperlink>
        </w:p>
        <w:p w14:paraId="7C4D17F4" w14:textId="7247C113" w:rsidR="00F82DDE" w:rsidRPr="00270E2F" w:rsidRDefault="004D11CF">
          <w:pPr>
            <w:pStyle w:val="TOC1"/>
            <w:tabs>
              <w:tab w:val="right" w:leader="dot" w:pos="9350"/>
            </w:tabs>
            <w:rPr>
              <w:rFonts w:ascii="Arial" w:eastAsiaTheme="minorEastAsia" w:hAnsi="Arial" w:cs="Arial"/>
              <w:noProof/>
              <w:sz w:val="24"/>
              <w:szCs w:val="24"/>
            </w:rPr>
          </w:pPr>
          <w:hyperlink w:anchor="_Toc169025184" w:history="1">
            <w:r w:rsidR="00F82DDE" w:rsidRPr="00270E2F">
              <w:rPr>
                <w:rStyle w:val="Hyperlink"/>
                <w:rFonts w:ascii="Arial" w:eastAsia="Calibri" w:hAnsi="Arial" w:cs="Arial"/>
                <w:noProof/>
                <w:kern w:val="0"/>
                <w:sz w:val="24"/>
                <w:szCs w:val="24"/>
                <w:lang w:val="en-ZA"/>
                <w14:ligatures w14:val="none"/>
              </w:rPr>
              <w:t>Acknowledgement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v</w:t>
            </w:r>
            <w:r w:rsidR="00F82DDE" w:rsidRPr="00270E2F">
              <w:rPr>
                <w:rFonts w:ascii="Arial" w:hAnsi="Arial" w:cs="Arial"/>
                <w:noProof/>
                <w:webHidden/>
                <w:sz w:val="24"/>
                <w:szCs w:val="24"/>
              </w:rPr>
              <w:fldChar w:fldCharType="end"/>
            </w:r>
          </w:hyperlink>
        </w:p>
        <w:p w14:paraId="349CEE8B" w14:textId="25FEB2E2" w:rsidR="00F82DDE" w:rsidRPr="00270E2F" w:rsidRDefault="004D11CF">
          <w:pPr>
            <w:pStyle w:val="TOC1"/>
            <w:tabs>
              <w:tab w:val="right" w:leader="dot" w:pos="9350"/>
            </w:tabs>
            <w:rPr>
              <w:rFonts w:ascii="Arial" w:eastAsiaTheme="minorEastAsia" w:hAnsi="Arial" w:cs="Arial"/>
              <w:noProof/>
              <w:sz w:val="24"/>
              <w:szCs w:val="24"/>
            </w:rPr>
          </w:pPr>
          <w:hyperlink w:anchor="_Toc169025185" w:history="1">
            <w:r w:rsidR="00F82DDE" w:rsidRPr="00270E2F">
              <w:rPr>
                <w:rStyle w:val="Hyperlink"/>
                <w:rFonts w:ascii="Arial" w:eastAsia="Calibri" w:hAnsi="Arial" w:cs="Arial"/>
                <w:noProof/>
                <w:kern w:val="0"/>
                <w:sz w:val="24"/>
                <w:szCs w:val="24"/>
                <w:lang w:val="en-ZA"/>
                <w14:ligatures w14:val="none"/>
              </w:rPr>
              <w:t>List of Tables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x</w:t>
            </w:r>
            <w:r w:rsidR="00F82DDE" w:rsidRPr="00270E2F">
              <w:rPr>
                <w:rFonts w:ascii="Arial" w:hAnsi="Arial" w:cs="Arial"/>
                <w:noProof/>
                <w:webHidden/>
                <w:sz w:val="24"/>
                <w:szCs w:val="24"/>
              </w:rPr>
              <w:fldChar w:fldCharType="end"/>
            </w:r>
          </w:hyperlink>
        </w:p>
        <w:p w14:paraId="03780A90" w14:textId="696FE284" w:rsidR="00F82DDE" w:rsidRPr="00270E2F" w:rsidRDefault="004D11CF">
          <w:pPr>
            <w:pStyle w:val="TOC1"/>
            <w:tabs>
              <w:tab w:val="right" w:leader="dot" w:pos="9350"/>
            </w:tabs>
            <w:rPr>
              <w:rFonts w:ascii="Arial" w:eastAsiaTheme="minorEastAsia" w:hAnsi="Arial" w:cs="Arial"/>
              <w:noProof/>
              <w:sz w:val="24"/>
              <w:szCs w:val="24"/>
            </w:rPr>
          </w:pPr>
          <w:hyperlink w:anchor="_Toc169025186" w:history="1">
            <w:r w:rsidR="00F82DDE" w:rsidRPr="00270E2F">
              <w:rPr>
                <w:rStyle w:val="Hyperlink"/>
                <w:rFonts w:ascii="Arial" w:eastAsia="Calibri" w:hAnsi="Arial" w:cs="Arial"/>
                <w:noProof/>
                <w:kern w:val="0"/>
                <w:sz w:val="24"/>
                <w:szCs w:val="24"/>
                <w:lang w:val="en-ZA"/>
                <w14:ligatures w14:val="none"/>
              </w:rPr>
              <w:t>List of figures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_Toc169025186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xi</w:t>
            </w:r>
            <w:r w:rsidR="00F82DDE" w:rsidRPr="00270E2F">
              <w:rPr>
                <w:rFonts w:ascii="Arial" w:hAnsi="Arial" w:cs="Arial"/>
                <w:noProof/>
                <w:webHidden/>
                <w:sz w:val="24"/>
                <w:szCs w:val="24"/>
              </w:rPr>
              <w:fldChar w:fldCharType="end"/>
            </w:r>
          </w:hyperlink>
        </w:p>
        <w:p w14:paraId="2F39F567" w14:textId="7301356B" w:rsidR="00F82DDE" w:rsidRPr="00996485" w:rsidRDefault="004D11CF">
          <w:pPr>
            <w:pStyle w:val="TOC1"/>
            <w:tabs>
              <w:tab w:val="right" w:leader="dot" w:pos="9350"/>
            </w:tabs>
            <w:rPr>
              <w:rFonts w:ascii="Arial" w:eastAsiaTheme="minorEastAsia" w:hAnsi="Arial" w:cs="Arial"/>
              <w:noProof/>
              <w:sz w:val="24"/>
              <w:szCs w:val="24"/>
            </w:rPr>
          </w:pPr>
          <w:hyperlink w:anchor="_Toc169025187" w:history="1">
            <w:r w:rsidR="00F82DDE" w:rsidRPr="00996485">
              <w:rPr>
                <w:rStyle w:val="Hyperlink"/>
                <w:rFonts w:ascii="Arial" w:eastAsia="Calibri" w:hAnsi="Arial" w:cs="Arial"/>
                <w:b/>
                <w:bCs/>
                <w:noProof/>
                <w:kern w:val="0"/>
                <w:sz w:val="24"/>
                <w:szCs w:val="24"/>
                <w:lang w:val="en-ZA"/>
                <w14:ligatures w14:val="none"/>
              </w:rPr>
              <w:t>1. CHAPTER ONE</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_Toc169025187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w:t>
            </w:r>
            <w:r w:rsidR="00F82DDE" w:rsidRPr="00996485">
              <w:rPr>
                <w:rFonts w:ascii="Arial" w:hAnsi="Arial" w:cs="Arial"/>
                <w:noProof/>
                <w:webHidden/>
                <w:sz w:val="24"/>
                <w:szCs w:val="24"/>
              </w:rPr>
              <w:fldChar w:fldCharType="end"/>
            </w:r>
          </w:hyperlink>
        </w:p>
        <w:p w14:paraId="5D884802" w14:textId="13AC4B4F" w:rsidR="00F82DDE" w:rsidRPr="00270E2F" w:rsidRDefault="004D11CF" w:rsidP="00270E2F">
          <w:pPr>
            <w:pStyle w:val="TOC2"/>
            <w:rPr>
              <w:rFonts w:eastAsiaTheme="minorEastAsia"/>
            </w:rPr>
          </w:pPr>
          <w:hyperlink w:anchor="_Toc169025188" w:history="1">
            <w:r w:rsidR="00F82DDE" w:rsidRPr="00270E2F">
              <w:rPr>
                <w:rStyle w:val="Hyperlink"/>
              </w:rPr>
              <w:t>1.1 INTRODUCTION</w:t>
            </w:r>
            <w:r w:rsidR="00F82DDE" w:rsidRPr="00270E2F">
              <w:rPr>
                <w:webHidden/>
              </w:rPr>
              <w:tab/>
            </w:r>
            <w:r w:rsidR="00F82DDE" w:rsidRPr="00270E2F">
              <w:rPr>
                <w:webHidden/>
              </w:rPr>
              <w:fldChar w:fldCharType="begin"/>
            </w:r>
            <w:r w:rsidR="00F82DDE" w:rsidRPr="00270E2F">
              <w:rPr>
                <w:webHidden/>
              </w:rPr>
              <w:instrText xml:space="preserve"> PAGEREF _Toc169025188 \h </w:instrText>
            </w:r>
            <w:r w:rsidR="00F82DDE" w:rsidRPr="00270E2F">
              <w:rPr>
                <w:webHidden/>
              </w:rPr>
            </w:r>
            <w:r w:rsidR="00F82DDE" w:rsidRPr="00270E2F">
              <w:rPr>
                <w:webHidden/>
              </w:rPr>
              <w:fldChar w:fldCharType="separate"/>
            </w:r>
            <w:r w:rsidR="00F82DDE" w:rsidRPr="00270E2F">
              <w:rPr>
                <w:webHidden/>
              </w:rPr>
              <w:t>1</w:t>
            </w:r>
            <w:r w:rsidR="00F82DDE" w:rsidRPr="00270E2F">
              <w:rPr>
                <w:webHidden/>
              </w:rPr>
              <w:fldChar w:fldCharType="end"/>
            </w:r>
          </w:hyperlink>
        </w:p>
        <w:p w14:paraId="503F5B87" w14:textId="41D66674" w:rsidR="00F82DDE" w:rsidRPr="00270E2F" w:rsidRDefault="004D11CF" w:rsidP="00270E2F">
          <w:pPr>
            <w:pStyle w:val="TOC2"/>
            <w:rPr>
              <w:rFonts w:eastAsiaTheme="minorEastAsia"/>
            </w:rPr>
          </w:pPr>
          <w:hyperlink w:anchor="_Toc169025189" w:history="1">
            <w:r w:rsidR="00F82DDE" w:rsidRPr="00270E2F">
              <w:rPr>
                <w:rStyle w:val="Hyperlink"/>
              </w:rPr>
              <w:t>1.2 BACKGROUND</w:t>
            </w:r>
            <w:r w:rsidR="00F82DDE" w:rsidRPr="00270E2F">
              <w:rPr>
                <w:webHidden/>
              </w:rPr>
              <w:tab/>
            </w:r>
            <w:r w:rsidR="00F82DDE" w:rsidRPr="00270E2F">
              <w:rPr>
                <w:webHidden/>
              </w:rPr>
              <w:fldChar w:fldCharType="begin"/>
            </w:r>
            <w:r w:rsidR="00F82DDE" w:rsidRPr="00270E2F">
              <w:rPr>
                <w:webHidden/>
              </w:rPr>
              <w:instrText xml:space="preserve"> PAGEREF _Toc169025189 \h </w:instrText>
            </w:r>
            <w:r w:rsidR="00F82DDE" w:rsidRPr="00270E2F">
              <w:rPr>
                <w:webHidden/>
              </w:rPr>
            </w:r>
            <w:r w:rsidR="00F82DDE" w:rsidRPr="00270E2F">
              <w:rPr>
                <w:webHidden/>
              </w:rPr>
              <w:fldChar w:fldCharType="separate"/>
            </w:r>
            <w:r w:rsidR="00F82DDE" w:rsidRPr="00270E2F">
              <w:rPr>
                <w:webHidden/>
              </w:rPr>
              <w:t>1</w:t>
            </w:r>
            <w:r w:rsidR="00F82DDE" w:rsidRPr="00270E2F">
              <w:rPr>
                <w:webHidden/>
              </w:rPr>
              <w:fldChar w:fldCharType="end"/>
            </w:r>
          </w:hyperlink>
        </w:p>
        <w:p w14:paraId="29A72BFA" w14:textId="0328FA26" w:rsidR="00F82DDE" w:rsidRPr="00270E2F" w:rsidRDefault="004D11CF" w:rsidP="00270E2F">
          <w:pPr>
            <w:pStyle w:val="TOC2"/>
            <w:rPr>
              <w:rFonts w:eastAsiaTheme="minorEastAsia"/>
            </w:rPr>
          </w:pPr>
          <w:hyperlink w:anchor="_Toc169025190" w:history="1">
            <w:r w:rsidR="00F82DDE" w:rsidRPr="00270E2F">
              <w:rPr>
                <w:rStyle w:val="Hyperlink"/>
              </w:rPr>
              <w:t>1.3 PROBLEM STATEMENT</w:t>
            </w:r>
            <w:r w:rsidR="00F82DDE" w:rsidRPr="00270E2F">
              <w:rPr>
                <w:webHidden/>
              </w:rPr>
              <w:tab/>
            </w:r>
            <w:r w:rsidR="00F82DDE" w:rsidRPr="00270E2F">
              <w:rPr>
                <w:webHidden/>
              </w:rPr>
              <w:fldChar w:fldCharType="begin"/>
            </w:r>
            <w:r w:rsidR="00F82DDE" w:rsidRPr="00270E2F">
              <w:rPr>
                <w:webHidden/>
              </w:rPr>
              <w:instrText xml:space="preserve"> PAGEREF _Toc169025190 \h </w:instrText>
            </w:r>
            <w:r w:rsidR="00F82DDE" w:rsidRPr="00270E2F">
              <w:rPr>
                <w:webHidden/>
              </w:rPr>
            </w:r>
            <w:r w:rsidR="00F82DDE" w:rsidRPr="00270E2F">
              <w:rPr>
                <w:webHidden/>
              </w:rPr>
              <w:fldChar w:fldCharType="separate"/>
            </w:r>
            <w:r w:rsidR="00F82DDE" w:rsidRPr="00270E2F">
              <w:rPr>
                <w:webHidden/>
              </w:rPr>
              <w:t>3</w:t>
            </w:r>
            <w:r w:rsidR="00F82DDE" w:rsidRPr="00270E2F">
              <w:rPr>
                <w:webHidden/>
              </w:rPr>
              <w:fldChar w:fldCharType="end"/>
            </w:r>
          </w:hyperlink>
        </w:p>
        <w:p w14:paraId="0D4ED8CF" w14:textId="61B8CF5F" w:rsidR="00F82DDE" w:rsidRPr="00270E2F" w:rsidRDefault="004D11CF" w:rsidP="00270E2F">
          <w:pPr>
            <w:pStyle w:val="TOC2"/>
            <w:rPr>
              <w:rFonts w:eastAsiaTheme="minorEastAsia"/>
            </w:rPr>
          </w:pPr>
          <w:hyperlink w:anchor="_Toc169025191" w:history="1">
            <w:r w:rsidR="00F82DDE" w:rsidRPr="00270E2F">
              <w:rPr>
                <w:rStyle w:val="Hyperlink"/>
              </w:rPr>
              <w:t>1.4 RESEARCH OBJECTIVES</w:t>
            </w:r>
            <w:r w:rsidR="00F82DDE" w:rsidRPr="00270E2F">
              <w:rPr>
                <w:webHidden/>
              </w:rPr>
              <w:tab/>
            </w:r>
            <w:r w:rsidR="00F82DDE" w:rsidRPr="00270E2F">
              <w:rPr>
                <w:webHidden/>
              </w:rPr>
              <w:fldChar w:fldCharType="begin"/>
            </w:r>
            <w:r w:rsidR="00F82DDE" w:rsidRPr="00270E2F">
              <w:rPr>
                <w:webHidden/>
              </w:rPr>
              <w:instrText xml:space="preserve"> PAGEREF _Toc169025191 \h </w:instrText>
            </w:r>
            <w:r w:rsidR="00F82DDE" w:rsidRPr="00270E2F">
              <w:rPr>
                <w:webHidden/>
              </w:rPr>
            </w:r>
            <w:r w:rsidR="00F82DDE" w:rsidRPr="00270E2F">
              <w:rPr>
                <w:webHidden/>
              </w:rPr>
              <w:fldChar w:fldCharType="separate"/>
            </w:r>
            <w:r w:rsidR="00F82DDE" w:rsidRPr="00270E2F">
              <w:rPr>
                <w:webHidden/>
              </w:rPr>
              <w:t>4</w:t>
            </w:r>
            <w:r w:rsidR="00F82DDE" w:rsidRPr="00270E2F">
              <w:rPr>
                <w:webHidden/>
              </w:rPr>
              <w:fldChar w:fldCharType="end"/>
            </w:r>
          </w:hyperlink>
        </w:p>
        <w:p w14:paraId="24E03F83" w14:textId="1193DC5B" w:rsidR="00F82DDE" w:rsidRPr="00270E2F" w:rsidRDefault="004D11CF" w:rsidP="00270E2F">
          <w:pPr>
            <w:pStyle w:val="TOC2"/>
            <w:rPr>
              <w:rFonts w:eastAsiaTheme="minorEastAsia"/>
            </w:rPr>
          </w:pPr>
          <w:hyperlink w:anchor="_Toc169025192" w:history="1">
            <w:r w:rsidR="00F82DDE" w:rsidRPr="00270E2F">
              <w:rPr>
                <w:rStyle w:val="Hyperlink"/>
              </w:rPr>
              <w:t>1.5 RESEARCH QUESTIONS</w:t>
            </w:r>
            <w:r w:rsidR="00F82DDE" w:rsidRPr="00270E2F">
              <w:rPr>
                <w:webHidden/>
              </w:rPr>
              <w:tab/>
            </w:r>
            <w:r w:rsidR="00F82DDE" w:rsidRPr="00270E2F">
              <w:rPr>
                <w:webHidden/>
              </w:rPr>
              <w:fldChar w:fldCharType="begin"/>
            </w:r>
            <w:r w:rsidR="00F82DDE" w:rsidRPr="00270E2F">
              <w:rPr>
                <w:webHidden/>
              </w:rPr>
              <w:instrText xml:space="preserve"> PAGEREF _Toc169025192 \h </w:instrText>
            </w:r>
            <w:r w:rsidR="00F82DDE" w:rsidRPr="00270E2F">
              <w:rPr>
                <w:webHidden/>
              </w:rPr>
            </w:r>
            <w:r w:rsidR="00F82DDE" w:rsidRPr="00270E2F">
              <w:rPr>
                <w:webHidden/>
              </w:rPr>
              <w:fldChar w:fldCharType="separate"/>
            </w:r>
            <w:r w:rsidR="00F82DDE" w:rsidRPr="00270E2F">
              <w:rPr>
                <w:webHidden/>
              </w:rPr>
              <w:t>4</w:t>
            </w:r>
            <w:r w:rsidR="00F82DDE" w:rsidRPr="00270E2F">
              <w:rPr>
                <w:webHidden/>
              </w:rPr>
              <w:fldChar w:fldCharType="end"/>
            </w:r>
          </w:hyperlink>
        </w:p>
        <w:p w14:paraId="49F154EA" w14:textId="4B3F2F87" w:rsidR="00F82DDE" w:rsidRPr="00270E2F" w:rsidRDefault="004D11CF" w:rsidP="00270E2F">
          <w:pPr>
            <w:pStyle w:val="TOC2"/>
            <w:rPr>
              <w:rFonts w:eastAsiaTheme="minorEastAsia"/>
            </w:rPr>
          </w:pPr>
          <w:hyperlink w:anchor="_Toc169025193" w:history="1">
            <w:r w:rsidR="00F82DDE" w:rsidRPr="00270E2F">
              <w:rPr>
                <w:rStyle w:val="Hyperlink"/>
              </w:rPr>
              <w:t>1.6 RATIONALE FOR THE STUDY</w:t>
            </w:r>
            <w:r w:rsidR="00F82DDE" w:rsidRPr="00270E2F">
              <w:rPr>
                <w:webHidden/>
              </w:rPr>
              <w:tab/>
            </w:r>
            <w:r w:rsidR="00F82DDE" w:rsidRPr="00270E2F">
              <w:rPr>
                <w:webHidden/>
              </w:rPr>
              <w:fldChar w:fldCharType="begin"/>
            </w:r>
            <w:r w:rsidR="00F82DDE" w:rsidRPr="00270E2F">
              <w:rPr>
                <w:webHidden/>
              </w:rPr>
              <w:instrText xml:space="preserve"> PAGEREF _Toc169025193 \h </w:instrText>
            </w:r>
            <w:r w:rsidR="00F82DDE" w:rsidRPr="00270E2F">
              <w:rPr>
                <w:webHidden/>
              </w:rPr>
            </w:r>
            <w:r w:rsidR="00F82DDE" w:rsidRPr="00270E2F">
              <w:rPr>
                <w:webHidden/>
              </w:rPr>
              <w:fldChar w:fldCharType="separate"/>
            </w:r>
            <w:r w:rsidR="00F82DDE" w:rsidRPr="00270E2F">
              <w:rPr>
                <w:webHidden/>
              </w:rPr>
              <w:t>5</w:t>
            </w:r>
            <w:r w:rsidR="00F82DDE" w:rsidRPr="00270E2F">
              <w:rPr>
                <w:webHidden/>
              </w:rPr>
              <w:fldChar w:fldCharType="end"/>
            </w:r>
          </w:hyperlink>
        </w:p>
        <w:p w14:paraId="4A53640F" w14:textId="70338413" w:rsidR="00F82DDE" w:rsidRPr="00270E2F" w:rsidRDefault="004D11CF" w:rsidP="00270E2F">
          <w:pPr>
            <w:pStyle w:val="TOC2"/>
            <w:rPr>
              <w:rFonts w:eastAsiaTheme="minorEastAsia"/>
            </w:rPr>
          </w:pPr>
          <w:hyperlink w:anchor="_Toc169025194" w:history="1">
            <w:r w:rsidR="00F82DDE" w:rsidRPr="00270E2F">
              <w:rPr>
                <w:rStyle w:val="Hyperlink"/>
              </w:rPr>
              <w:t>1.7 SIGNIFICANCE OF THE STUDY</w:t>
            </w:r>
            <w:r w:rsidR="00F82DDE" w:rsidRPr="00270E2F">
              <w:rPr>
                <w:webHidden/>
              </w:rPr>
              <w:tab/>
            </w:r>
            <w:r w:rsidR="00F82DDE" w:rsidRPr="00270E2F">
              <w:rPr>
                <w:webHidden/>
              </w:rPr>
              <w:fldChar w:fldCharType="begin"/>
            </w:r>
            <w:r w:rsidR="00F82DDE" w:rsidRPr="00270E2F">
              <w:rPr>
                <w:webHidden/>
              </w:rPr>
              <w:instrText xml:space="preserve"> PAGEREF _Toc169025194 \h </w:instrText>
            </w:r>
            <w:r w:rsidR="00F82DDE" w:rsidRPr="00270E2F">
              <w:rPr>
                <w:webHidden/>
              </w:rPr>
            </w:r>
            <w:r w:rsidR="00F82DDE" w:rsidRPr="00270E2F">
              <w:rPr>
                <w:webHidden/>
              </w:rPr>
              <w:fldChar w:fldCharType="separate"/>
            </w:r>
            <w:r w:rsidR="00F82DDE" w:rsidRPr="00270E2F">
              <w:rPr>
                <w:webHidden/>
              </w:rPr>
              <w:t>6</w:t>
            </w:r>
            <w:r w:rsidR="00F82DDE" w:rsidRPr="00270E2F">
              <w:rPr>
                <w:webHidden/>
              </w:rPr>
              <w:fldChar w:fldCharType="end"/>
            </w:r>
          </w:hyperlink>
        </w:p>
        <w:p w14:paraId="7C325F20" w14:textId="3A97D8C4" w:rsidR="00F82DDE" w:rsidRPr="00270E2F" w:rsidRDefault="004D11CF" w:rsidP="00270E2F">
          <w:pPr>
            <w:pStyle w:val="TOC2"/>
            <w:rPr>
              <w:rFonts w:eastAsiaTheme="minorEastAsia"/>
            </w:rPr>
          </w:pPr>
          <w:hyperlink w:anchor="_Toc169025195" w:history="1">
            <w:r w:rsidR="00F82DDE" w:rsidRPr="00270E2F">
              <w:rPr>
                <w:rStyle w:val="Hyperlink"/>
              </w:rPr>
              <w:t>1.8 ASSUMPTIONS OF THE STUDY</w:t>
            </w:r>
            <w:r w:rsidR="00F82DDE" w:rsidRPr="00270E2F">
              <w:rPr>
                <w:webHidden/>
              </w:rPr>
              <w:tab/>
            </w:r>
            <w:r w:rsidR="00F82DDE" w:rsidRPr="00270E2F">
              <w:rPr>
                <w:webHidden/>
              </w:rPr>
              <w:fldChar w:fldCharType="begin"/>
            </w:r>
            <w:r w:rsidR="00F82DDE" w:rsidRPr="00270E2F">
              <w:rPr>
                <w:webHidden/>
              </w:rPr>
              <w:instrText xml:space="preserve"> PAGEREF _Toc169025195 \h </w:instrText>
            </w:r>
            <w:r w:rsidR="00F82DDE" w:rsidRPr="00270E2F">
              <w:rPr>
                <w:webHidden/>
              </w:rPr>
            </w:r>
            <w:r w:rsidR="00F82DDE" w:rsidRPr="00270E2F">
              <w:rPr>
                <w:webHidden/>
              </w:rPr>
              <w:fldChar w:fldCharType="separate"/>
            </w:r>
            <w:r w:rsidR="00F82DDE" w:rsidRPr="00270E2F">
              <w:rPr>
                <w:webHidden/>
              </w:rPr>
              <w:t>7</w:t>
            </w:r>
            <w:r w:rsidR="00F82DDE" w:rsidRPr="00270E2F">
              <w:rPr>
                <w:webHidden/>
              </w:rPr>
              <w:fldChar w:fldCharType="end"/>
            </w:r>
          </w:hyperlink>
        </w:p>
        <w:p w14:paraId="33783A00" w14:textId="4EA985F9" w:rsidR="00F82DDE" w:rsidRPr="00270E2F" w:rsidRDefault="004D11CF" w:rsidP="00270E2F">
          <w:pPr>
            <w:pStyle w:val="TOC2"/>
            <w:rPr>
              <w:rFonts w:eastAsiaTheme="minorEastAsia"/>
            </w:rPr>
          </w:pPr>
          <w:hyperlink w:anchor="_Toc169025196" w:history="1">
            <w:r w:rsidR="00F82DDE" w:rsidRPr="00270E2F">
              <w:rPr>
                <w:rStyle w:val="Hyperlink"/>
              </w:rPr>
              <w:t>1.9 DELIMITATIONS OF THE STUDY</w:t>
            </w:r>
            <w:r w:rsidR="00F82DDE" w:rsidRPr="00270E2F">
              <w:rPr>
                <w:webHidden/>
              </w:rPr>
              <w:tab/>
            </w:r>
            <w:r w:rsidR="00F82DDE" w:rsidRPr="00270E2F">
              <w:rPr>
                <w:webHidden/>
              </w:rPr>
              <w:fldChar w:fldCharType="begin"/>
            </w:r>
            <w:r w:rsidR="00F82DDE" w:rsidRPr="00270E2F">
              <w:rPr>
                <w:webHidden/>
              </w:rPr>
              <w:instrText xml:space="preserve"> PAGEREF _Toc169025196 \h </w:instrText>
            </w:r>
            <w:r w:rsidR="00F82DDE" w:rsidRPr="00270E2F">
              <w:rPr>
                <w:webHidden/>
              </w:rPr>
            </w:r>
            <w:r w:rsidR="00F82DDE" w:rsidRPr="00270E2F">
              <w:rPr>
                <w:webHidden/>
              </w:rPr>
              <w:fldChar w:fldCharType="separate"/>
            </w:r>
            <w:r w:rsidR="00F82DDE" w:rsidRPr="00270E2F">
              <w:rPr>
                <w:webHidden/>
              </w:rPr>
              <w:t>7</w:t>
            </w:r>
            <w:r w:rsidR="00F82DDE" w:rsidRPr="00270E2F">
              <w:rPr>
                <w:webHidden/>
              </w:rPr>
              <w:fldChar w:fldCharType="end"/>
            </w:r>
          </w:hyperlink>
        </w:p>
        <w:p w14:paraId="2655D0B8" w14:textId="2AC30C06" w:rsidR="00F82DDE" w:rsidRPr="00270E2F" w:rsidRDefault="004D11CF" w:rsidP="00270E2F">
          <w:pPr>
            <w:pStyle w:val="TOC2"/>
            <w:rPr>
              <w:rFonts w:eastAsiaTheme="minorEastAsia"/>
            </w:rPr>
          </w:pPr>
          <w:hyperlink w:anchor="_Toc169025197" w:history="1">
            <w:r w:rsidR="00F82DDE" w:rsidRPr="00270E2F">
              <w:rPr>
                <w:rStyle w:val="Hyperlink"/>
              </w:rPr>
              <w:t>1.10 THEORETICAL FRAMEWORK</w:t>
            </w:r>
            <w:r w:rsidR="00F82DDE" w:rsidRPr="00270E2F">
              <w:rPr>
                <w:webHidden/>
              </w:rPr>
              <w:tab/>
            </w:r>
            <w:r w:rsidR="00F82DDE" w:rsidRPr="00270E2F">
              <w:rPr>
                <w:webHidden/>
              </w:rPr>
              <w:fldChar w:fldCharType="begin"/>
            </w:r>
            <w:r w:rsidR="00F82DDE" w:rsidRPr="00270E2F">
              <w:rPr>
                <w:webHidden/>
              </w:rPr>
              <w:instrText xml:space="preserve"> PAGEREF _Toc169025197 \h </w:instrText>
            </w:r>
            <w:r w:rsidR="00F82DDE" w:rsidRPr="00270E2F">
              <w:rPr>
                <w:webHidden/>
              </w:rPr>
            </w:r>
            <w:r w:rsidR="00F82DDE" w:rsidRPr="00270E2F">
              <w:rPr>
                <w:webHidden/>
              </w:rPr>
              <w:fldChar w:fldCharType="separate"/>
            </w:r>
            <w:r w:rsidR="00F82DDE" w:rsidRPr="00270E2F">
              <w:rPr>
                <w:webHidden/>
              </w:rPr>
              <w:t>7</w:t>
            </w:r>
            <w:r w:rsidR="00F82DDE" w:rsidRPr="00270E2F">
              <w:rPr>
                <w:webHidden/>
              </w:rPr>
              <w:fldChar w:fldCharType="end"/>
            </w:r>
          </w:hyperlink>
        </w:p>
        <w:p w14:paraId="4534D798" w14:textId="7934963C" w:rsidR="00F82DDE" w:rsidRPr="00270E2F" w:rsidRDefault="004D11CF" w:rsidP="00270E2F">
          <w:pPr>
            <w:pStyle w:val="TOC2"/>
            <w:rPr>
              <w:rFonts w:eastAsiaTheme="minorEastAsia"/>
            </w:rPr>
          </w:pPr>
          <w:hyperlink w:anchor="_Toc169025198" w:history="1">
            <w:r w:rsidR="00F82DDE" w:rsidRPr="00270E2F">
              <w:rPr>
                <w:rStyle w:val="Hyperlink"/>
              </w:rPr>
              <w:t>1.11 PROPOSED CHAPTERS LAYOUT</w:t>
            </w:r>
            <w:r w:rsidR="00F82DDE" w:rsidRPr="00270E2F">
              <w:rPr>
                <w:webHidden/>
              </w:rPr>
              <w:tab/>
            </w:r>
            <w:r w:rsidR="00F82DDE" w:rsidRPr="00270E2F">
              <w:rPr>
                <w:webHidden/>
              </w:rPr>
              <w:fldChar w:fldCharType="begin"/>
            </w:r>
            <w:r w:rsidR="00F82DDE" w:rsidRPr="00270E2F">
              <w:rPr>
                <w:webHidden/>
              </w:rPr>
              <w:instrText xml:space="preserve"> PAGEREF _Toc169025198 \h </w:instrText>
            </w:r>
            <w:r w:rsidR="00F82DDE" w:rsidRPr="00270E2F">
              <w:rPr>
                <w:webHidden/>
              </w:rPr>
            </w:r>
            <w:r w:rsidR="00F82DDE" w:rsidRPr="00270E2F">
              <w:rPr>
                <w:webHidden/>
              </w:rPr>
              <w:fldChar w:fldCharType="separate"/>
            </w:r>
            <w:r w:rsidR="00F82DDE" w:rsidRPr="00270E2F">
              <w:rPr>
                <w:webHidden/>
              </w:rPr>
              <w:t>7</w:t>
            </w:r>
            <w:r w:rsidR="00F82DDE" w:rsidRPr="00270E2F">
              <w:rPr>
                <w:webHidden/>
              </w:rPr>
              <w:fldChar w:fldCharType="end"/>
            </w:r>
          </w:hyperlink>
        </w:p>
        <w:p w14:paraId="173FB744" w14:textId="0D6E322C" w:rsidR="00F82DDE" w:rsidRPr="00996485" w:rsidRDefault="004D11CF">
          <w:pPr>
            <w:pStyle w:val="TOC3"/>
            <w:tabs>
              <w:tab w:val="right" w:leader="dot" w:pos="9350"/>
            </w:tabs>
            <w:rPr>
              <w:rFonts w:ascii="Arial" w:eastAsiaTheme="minorEastAsia" w:hAnsi="Arial" w:cs="Arial"/>
              <w:noProof/>
              <w:sz w:val="24"/>
              <w:szCs w:val="24"/>
            </w:rPr>
          </w:pPr>
          <w:hyperlink w:anchor="_Toc169025199" w:history="1">
            <w:r w:rsidR="00F82DDE" w:rsidRPr="00996485">
              <w:rPr>
                <w:rStyle w:val="Hyperlink"/>
                <w:rFonts w:ascii="Arial" w:eastAsia="Calibri" w:hAnsi="Arial" w:cs="Arial"/>
                <w:bCs/>
                <w:noProof/>
                <w:kern w:val="0"/>
                <w:sz w:val="24"/>
                <w:szCs w:val="24"/>
                <w:lang w:val="en-ZA"/>
                <w14:ligatures w14:val="none"/>
              </w:rPr>
              <w:t>1.11.1 Chapter 1: Introduction</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_Toc169025199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8</w:t>
            </w:r>
            <w:r w:rsidR="00F82DDE" w:rsidRPr="00996485">
              <w:rPr>
                <w:rFonts w:ascii="Arial" w:hAnsi="Arial" w:cs="Arial"/>
                <w:noProof/>
                <w:webHidden/>
                <w:sz w:val="24"/>
                <w:szCs w:val="24"/>
              </w:rPr>
              <w:fldChar w:fldCharType="end"/>
            </w:r>
          </w:hyperlink>
        </w:p>
        <w:p w14:paraId="02666567" w14:textId="3B68E368" w:rsidR="00F82DDE" w:rsidRPr="00996485" w:rsidRDefault="004D11CF">
          <w:pPr>
            <w:pStyle w:val="TOC3"/>
            <w:tabs>
              <w:tab w:val="right" w:leader="dot" w:pos="9350"/>
            </w:tabs>
            <w:rPr>
              <w:rFonts w:ascii="Arial" w:eastAsiaTheme="minorEastAsia" w:hAnsi="Arial" w:cs="Arial"/>
              <w:noProof/>
              <w:sz w:val="24"/>
              <w:szCs w:val="24"/>
            </w:rPr>
          </w:pPr>
          <w:hyperlink w:anchor="_Toc169025200" w:history="1">
            <w:r w:rsidR="00F82DDE" w:rsidRPr="00996485">
              <w:rPr>
                <w:rStyle w:val="Hyperlink"/>
                <w:rFonts w:ascii="Arial" w:eastAsia="Calibri" w:hAnsi="Arial" w:cs="Arial"/>
                <w:bCs/>
                <w:noProof/>
                <w:kern w:val="0"/>
                <w:sz w:val="24"/>
                <w:szCs w:val="24"/>
                <w:lang w:val="en-ZA"/>
                <w14:ligatures w14:val="none"/>
              </w:rPr>
              <w:t>1.11.2 Chapter 2: Literature Review</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_Toc169025200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8</w:t>
            </w:r>
            <w:r w:rsidR="00F82DDE" w:rsidRPr="00996485">
              <w:rPr>
                <w:rFonts w:ascii="Arial" w:hAnsi="Arial" w:cs="Arial"/>
                <w:noProof/>
                <w:webHidden/>
                <w:sz w:val="24"/>
                <w:szCs w:val="24"/>
              </w:rPr>
              <w:fldChar w:fldCharType="end"/>
            </w:r>
          </w:hyperlink>
        </w:p>
        <w:p w14:paraId="2D4CCEA6" w14:textId="29A63C55" w:rsidR="00F82DDE" w:rsidRPr="00996485" w:rsidRDefault="004D11CF">
          <w:pPr>
            <w:pStyle w:val="TOC3"/>
            <w:tabs>
              <w:tab w:val="right" w:leader="dot" w:pos="9350"/>
            </w:tabs>
            <w:rPr>
              <w:rFonts w:ascii="Arial" w:eastAsiaTheme="minorEastAsia" w:hAnsi="Arial" w:cs="Arial"/>
              <w:noProof/>
              <w:sz w:val="24"/>
              <w:szCs w:val="24"/>
            </w:rPr>
          </w:pPr>
          <w:hyperlink w:anchor="_Toc169025201" w:history="1">
            <w:r w:rsidR="00F82DDE" w:rsidRPr="00996485">
              <w:rPr>
                <w:rStyle w:val="Hyperlink"/>
                <w:rFonts w:ascii="Arial" w:eastAsia="Calibri" w:hAnsi="Arial" w:cs="Arial"/>
                <w:bCs/>
                <w:noProof/>
                <w:kern w:val="0"/>
                <w:sz w:val="24"/>
                <w:szCs w:val="24"/>
                <w:lang w:val="en-ZA"/>
                <w14:ligatures w14:val="none"/>
              </w:rPr>
              <w:t>1.11.3 Chapter 3: Research Methodology</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_Toc169025201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8</w:t>
            </w:r>
            <w:r w:rsidR="00F82DDE" w:rsidRPr="00996485">
              <w:rPr>
                <w:rFonts w:ascii="Arial" w:hAnsi="Arial" w:cs="Arial"/>
                <w:noProof/>
                <w:webHidden/>
                <w:sz w:val="24"/>
                <w:szCs w:val="24"/>
              </w:rPr>
              <w:fldChar w:fldCharType="end"/>
            </w:r>
          </w:hyperlink>
        </w:p>
        <w:p w14:paraId="76A092EA" w14:textId="2E2E77B5" w:rsidR="00F82DDE" w:rsidRPr="00996485" w:rsidRDefault="004D11CF">
          <w:pPr>
            <w:pStyle w:val="TOC3"/>
            <w:tabs>
              <w:tab w:val="right" w:leader="dot" w:pos="9350"/>
            </w:tabs>
            <w:rPr>
              <w:rFonts w:ascii="Arial" w:eastAsiaTheme="minorEastAsia" w:hAnsi="Arial" w:cs="Arial"/>
              <w:noProof/>
              <w:sz w:val="24"/>
              <w:szCs w:val="24"/>
            </w:rPr>
          </w:pPr>
          <w:hyperlink w:anchor="_Toc169025202" w:history="1">
            <w:r w:rsidR="00F82DDE" w:rsidRPr="00996485">
              <w:rPr>
                <w:rStyle w:val="Hyperlink"/>
                <w:rFonts w:ascii="Arial" w:eastAsia="Calibri" w:hAnsi="Arial" w:cs="Arial"/>
                <w:bCs/>
                <w:noProof/>
                <w:kern w:val="0"/>
                <w:sz w:val="24"/>
                <w:szCs w:val="24"/>
                <w:lang w:val="en-ZA"/>
                <w14:ligatures w14:val="none"/>
              </w:rPr>
              <w:t>1.11.4 Chapter 4: Data Analysis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_Toc169025202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9</w:t>
            </w:r>
            <w:r w:rsidR="00F82DDE" w:rsidRPr="00996485">
              <w:rPr>
                <w:rFonts w:ascii="Arial" w:hAnsi="Arial" w:cs="Arial"/>
                <w:noProof/>
                <w:webHidden/>
                <w:sz w:val="24"/>
                <w:szCs w:val="24"/>
              </w:rPr>
              <w:fldChar w:fldCharType="end"/>
            </w:r>
          </w:hyperlink>
        </w:p>
        <w:p w14:paraId="09311F56" w14:textId="6DD086EE" w:rsidR="00F82DDE" w:rsidRPr="00996485" w:rsidRDefault="004D11CF">
          <w:pPr>
            <w:pStyle w:val="TOC3"/>
            <w:tabs>
              <w:tab w:val="right" w:leader="dot" w:pos="9350"/>
            </w:tabs>
            <w:rPr>
              <w:rFonts w:ascii="Arial" w:eastAsiaTheme="minorEastAsia" w:hAnsi="Arial" w:cs="Arial"/>
              <w:noProof/>
              <w:sz w:val="24"/>
              <w:szCs w:val="24"/>
            </w:rPr>
          </w:pPr>
          <w:hyperlink w:anchor="_Toc169025203" w:history="1">
            <w:r w:rsidR="00F82DDE" w:rsidRPr="00996485">
              <w:rPr>
                <w:rStyle w:val="Hyperlink"/>
                <w:rFonts w:ascii="Arial" w:eastAsia="Calibri" w:hAnsi="Arial" w:cs="Arial"/>
                <w:bCs/>
                <w:noProof/>
                <w:kern w:val="0"/>
                <w:sz w:val="24"/>
                <w:szCs w:val="24"/>
                <w:lang w:val="en-ZA"/>
                <w14:ligatures w14:val="none"/>
              </w:rPr>
              <w:t>1.11.5 Chapter 5: Discussions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_Toc169025203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9</w:t>
            </w:r>
            <w:r w:rsidR="00F82DDE" w:rsidRPr="00996485">
              <w:rPr>
                <w:rFonts w:ascii="Arial" w:hAnsi="Arial" w:cs="Arial"/>
                <w:noProof/>
                <w:webHidden/>
                <w:sz w:val="24"/>
                <w:szCs w:val="24"/>
              </w:rPr>
              <w:fldChar w:fldCharType="end"/>
            </w:r>
          </w:hyperlink>
        </w:p>
        <w:p w14:paraId="3C8BD154" w14:textId="791368B5" w:rsidR="00F82DDE" w:rsidRPr="00996485" w:rsidRDefault="004D11CF">
          <w:pPr>
            <w:pStyle w:val="TOC3"/>
            <w:tabs>
              <w:tab w:val="right" w:leader="dot" w:pos="9350"/>
            </w:tabs>
            <w:rPr>
              <w:rFonts w:ascii="Arial" w:eastAsiaTheme="minorEastAsia" w:hAnsi="Arial" w:cs="Arial"/>
              <w:noProof/>
              <w:sz w:val="24"/>
              <w:szCs w:val="24"/>
            </w:rPr>
          </w:pPr>
          <w:hyperlink w:anchor="_Toc169025204" w:history="1">
            <w:r w:rsidR="00F82DDE" w:rsidRPr="00996485">
              <w:rPr>
                <w:rStyle w:val="Hyperlink"/>
                <w:rFonts w:ascii="Arial" w:eastAsia="Calibri" w:hAnsi="Arial" w:cs="Arial"/>
                <w:bCs/>
                <w:noProof/>
                <w:kern w:val="0"/>
                <w:sz w:val="24"/>
                <w:szCs w:val="24"/>
                <w:lang w:val="en-ZA"/>
                <w14:ligatures w14:val="none"/>
              </w:rPr>
              <w:t>1.11.6 Chapter 6: Summary &amp; Recommendations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_Toc169025204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9</w:t>
            </w:r>
            <w:r w:rsidR="00F82DDE" w:rsidRPr="00996485">
              <w:rPr>
                <w:rFonts w:ascii="Arial" w:hAnsi="Arial" w:cs="Arial"/>
                <w:noProof/>
                <w:webHidden/>
                <w:sz w:val="24"/>
                <w:szCs w:val="24"/>
              </w:rPr>
              <w:fldChar w:fldCharType="end"/>
            </w:r>
          </w:hyperlink>
        </w:p>
        <w:p w14:paraId="5AEA4800" w14:textId="27FADE97" w:rsidR="00F82DDE" w:rsidRPr="00270E2F" w:rsidRDefault="004D11CF" w:rsidP="00270E2F">
          <w:pPr>
            <w:pStyle w:val="TOC2"/>
            <w:rPr>
              <w:rFonts w:eastAsiaTheme="minorEastAsia"/>
            </w:rPr>
          </w:pPr>
          <w:hyperlink w:anchor="_Toc169025205" w:history="1">
            <w:r w:rsidR="00F82DDE" w:rsidRPr="00270E2F">
              <w:rPr>
                <w:rStyle w:val="Hyperlink"/>
                <w:b/>
                <w:bCs/>
              </w:rPr>
              <w:t>1.12 CONCLUSION</w:t>
            </w:r>
            <w:r w:rsidR="00F82DDE" w:rsidRPr="00270E2F">
              <w:rPr>
                <w:webHidden/>
              </w:rPr>
              <w:tab/>
            </w:r>
            <w:r w:rsidR="00F82DDE" w:rsidRPr="00270E2F">
              <w:rPr>
                <w:webHidden/>
              </w:rPr>
              <w:fldChar w:fldCharType="begin"/>
            </w:r>
            <w:r w:rsidR="00F82DDE" w:rsidRPr="00270E2F">
              <w:rPr>
                <w:webHidden/>
              </w:rPr>
              <w:instrText xml:space="preserve"> PAGEREF _Toc169025205 \h </w:instrText>
            </w:r>
            <w:r w:rsidR="00F82DDE" w:rsidRPr="00270E2F">
              <w:rPr>
                <w:webHidden/>
              </w:rPr>
            </w:r>
            <w:r w:rsidR="00F82DDE" w:rsidRPr="00270E2F">
              <w:rPr>
                <w:webHidden/>
              </w:rPr>
              <w:fldChar w:fldCharType="separate"/>
            </w:r>
            <w:r w:rsidR="00F82DDE" w:rsidRPr="00270E2F">
              <w:rPr>
                <w:webHidden/>
              </w:rPr>
              <w:t>9</w:t>
            </w:r>
            <w:r w:rsidR="00F82DDE" w:rsidRPr="00270E2F">
              <w:rPr>
                <w:webHidden/>
              </w:rPr>
              <w:fldChar w:fldCharType="end"/>
            </w:r>
          </w:hyperlink>
        </w:p>
        <w:p w14:paraId="68D90296" w14:textId="2C9FAD2C" w:rsidR="00F82DDE" w:rsidRPr="00996485" w:rsidRDefault="004D11CF">
          <w:pPr>
            <w:pStyle w:val="TOC1"/>
            <w:tabs>
              <w:tab w:val="right" w:leader="dot" w:pos="9350"/>
            </w:tabs>
            <w:rPr>
              <w:rFonts w:ascii="Arial" w:eastAsiaTheme="minorEastAsia" w:hAnsi="Arial" w:cs="Arial"/>
              <w:noProof/>
              <w:sz w:val="24"/>
              <w:szCs w:val="24"/>
            </w:rPr>
          </w:pPr>
          <w:hyperlink w:anchor="_Toc169025206" w:history="1">
            <w:r w:rsidR="00F82DDE" w:rsidRPr="00996485">
              <w:rPr>
                <w:rStyle w:val="Hyperlink"/>
                <w:rFonts w:ascii="Arial" w:eastAsia="Calibri" w:hAnsi="Arial" w:cs="Arial"/>
                <w:b/>
                <w:bCs/>
                <w:noProof/>
                <w:kern w:val="0"/>
                <w:sz w:val="24"/>
                <w:szCs w:val="24"/>
                <w:lang w:val="en-ZA"/>
                <w14:ligatures w14:val="none"/>
              </w:rPr>
              <w:t>CHAPTER 2: LITERATURE REVIEW</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_Toc169025206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10</w:t>
            </w:r>
            <w:r w:rsidR="00F82DDE" w:rsidRPr="00996485">
              <w:rPr>
                <w:rFonts w:ascii="Arial" w:hAnsi="Arial" w:cs="Arial"/>
                <w:noProof/>
                <w:webHidden/>
                <w:sz w:val="24"/>
                <w:szCs w:val="24"/>
              </w:rPr>
              <w:fldChar w:fldCharType="end"/>
            </w:r>
          </w:hyperlink>
        </w:p>
        <w:p w14:paraId="6845257B" w14:textId="63E8BB36" w:rsidR="00F82DDE" w:rsidRPr="00270E2F" w:rsidRDefault="004D11CF" w:rsidP="00270E2F">
          <w:pPr>
            <w:pStyle w:val="TOC2"/>
            <w:rPr>
              <w:rFonts w:eastAsiaTheme="minorEastAsia"/>
            </w:rPr>
          </w:pPr>
          <w:hyperlink w:anchor="_Toc169025207" w:history="1">
            <w:r w:rsidR="00F82DDE" w:rsidRPr="00270E2F">
              <w:rPr>
                <w:rStyle w:val="Hyperlink"/>
              </w:rPr>
              <w:t>2.1 INTRODUCTION</w:t>
            </w:r>
            <w:r w:rsidR="00F82DDE" w:rsidRPr="00270E2F">
              <w:rPr>
                <w:webHidden/>
              </w:rPr>
              <w:tab/>
            </w:r>
            <w:r w:rsidR="00F82DDE" w:rsidRPr="00270E2F">
              <w:rPr>
                <w:webHidden/>
              </w:rPr>
              <w:fldChar w:fldCharType="begin"/>
            </w:r>
            <w:r w:rsidR="00F82DDE" w:rsidRPr="00270E2F">
              <w:rPr>
                <w:webHidden/>
              </w:rPr>
              <w:instrText xml:space="preserve"> PAGEREF _Toc169025207 \h </w:instrText>
            </w:r>
            <w:r w:rsidR="00F82DDE" w:rsidRPr="00270E2F">
              <w:rPr>
                <w:webHidden/>
              </w:rPr>
            </w:r>
            <w:r w:rsidR="00F82DDE" w:rsidRPr="00270E2F">
              <w:rPr>
                <w:webHidden/>
              </w:rPr>
              <w:fldChar w:fldCharType="separate"/>
            </w:r>
            <w:r w:rsidR="00F82DDE" w:rsidRPr="00270E2F">
              <w:rPr>
                <w:webHidden/>
              </w:rPr>
              <w:t>10</w:t>
            </w:r>
            <w:r w:rsidR="00F82DDE" w:rsidRPr="00270E2F">
              <w:rPr>
                <w:webHidden/>
              </w:rPr>
              <w:fldChar w:fldCharType="end"/>
            </w:r>
          </w:hyperlink>
        </w:p>
        <w:p w14:paraId="3FBBDC97" w14:textId="515B3B36" w:rsidR="00F82DDE" w:rsidRPr="00270E2F" w:rsidRDefault="004D11CF" w:rsidP="00270E2F">
          <w:pPr>
            <w:pStyle w:val="TOC2"/>
            <w:rPr>
              <w:rFonts w:eastAsiaTheme="minorEastAsia"/>
            </w:rPr>
          </w:pPr>
          <w:hyperlink w:anchor="_Toc169025208" w:history="1">
            <w:r w:rsidR="00F82DDE" w:rsidRPr="00270E2F">
              <w:rPr>
                <w:rStyle w:val="Hyperlink"/>
              </w:rPr>
              <w:t>2.2 GLOBAL CONTEXT OF TEENAGE PREGNANCY</w:t>
            </w:r>
            <w:r w:rsidR="00F82DDE" w:rsidRPr="00270E2F">
              <w:rPr>
                <w:webHidden/>
              </w:rPr>
              <w:tab/>
            </w:r>
            <w:r w:rsidR="00F82DDE" w:rsidRPr="00270E2F">
              <w:rPr>
                <w:webHidden/>
              </w:rPr>
              <w:fldChar w:fldCharType="begin"/>
            </w:r>
            <w:r w:rsidR="00F82DDE" w:rsidRPr="00270E2F">
              <w:rPr>
                <w:webHidden/>
              </w:rPr>
              <w:instrText xml:space="preserve"> PAGEREF _Toc169025208 \h </w:instrText>
            </w:r>
            <w:r w:rsidR="00F82DDE" w:rsidRPr="00270E2F">
              <w:rPr>
                <w:webHidden/>
              </w:rPr>
            </w:r>
            <w:r w:rsidR="00F82DDE" w:rsidRPr="00270E2F">
              <w:rPr>
                <w:webHidden/>
              </w:rPr>
              <w:fldChar w:fldCharType="separate"/>
            </w:r>
            <w:r w:rsidR="00F82DDE" w:rsidRPr="00270E2F">
              <w:rPr>
                <w:webHidden/>
              </w:rPr>
              <w:t>11</w:t>
            </w:r>
            <w:r w:rsidR="00F82DDE" w:rsidRPr="00270E2F">
              <w:rPr>
                <w:webHidden/>
              </w:rPr>
              <w:fldChar w:fldCharType="end"/>
            </w:r>
          </w:hyperlink>
        </w:p>
        <w:p w14:paraId="250A5ED4" w14:textId="496ECB79" w:rsidR="00F82DDE" w:rsidRPr="00996485" w:rsidRDefault="004D11CF" w:rsidP="00270E2F">
          <w:pPr>
            <w:pStyle w:val="TOC2"/>
            <w:rPr>
              <w:rFonts w:eastAsiaTheme="minorEastAsia"/>
            </w:rPr>
          </w:pPr>
          <w:hyperlink w:anchor="_Toc169025209" w:history="1">
            <w:r w:rsidR="00F82DDE" w:rsidRPr="00996485">
              <w:rPr>
                <w:rStyle w:val="Hyperlink"/>
              </w:rPr>
              <w:t>2.2.1 Prevalence and Trends in Teenage Pregnancy Worldwide</w:t>
            </w:r>
            <w:r w:rsidR="00F82DDE" w:rsidRPr="00996485">
              <w:rPr>
                <w:webHidden/>
              </w:rPr>
              <w:tab/>
            </w:r>
            <w:r w:rsidR="00F82DDE" w:rsidRPr="00996485">
              <w:rPr>
                <w:webHidden/>
              </w:rPr>
              <w:fldChar w:fldCharType="begin"/>
            </w:r>
            <w:r w:rsidR="00F82DDE" w:rsidRPr="00996485">
              <w:rPr>
                <w:webHidden/>
              </w:rPr>
              <w:instrText xml:space="preserve"> PAGEREF _Toc169025209 \h </w:instrText>
            </w:r>
            <w:r w:rsidR="00F82DDE" w:rsidRPr="00996485">
              <w:rPr>
                <w:webHidden/>
              </w:rPr>
            </w:r>
            <w:r w:rsidR="00F82DDE" w:rsidRPr="00996485">
              <w:rPr>
                <w:webHidden/>
              </w:rPr>
              <w:fldChar w:fldCharType="separate"/>
            </w:r>
            <w:r w:rsidR="00F82DDE" w:rsidRPr="00996485">
              <w:rPr>
                <w:webHidden/>
              </w:rPr>
              <w:t>11</w:t>
            </w:r>
            <w:r w:rsidR="00F82DDE" w:rsidRPr="00996485">
              <w:rPr>
                <w:webHidden/>
              </w:rPr>
              <w:fldChar w:fldCharType="end"/>
            </w:r>
          </w:hyperlink>
        </w:p>
        <w:p w14:paraId="19E4B9EB" w14:textId="64045EAC" w:rsidR="00F82DDE" w:rsidRPr="00996485" w:rsidRDefault="004D11CF">
          <w:pPr>
            <w:pStyle w:val="TOC3"/>
            <w:tabs>
              <w:tab w:val="right" w:leader="dot" w:pos="9350"/>
            </w:tabs>
            <w:rPr>
              <w:rFonts w:ascii="Arial" w:eastAsiaTheme="minorEastAsia" w:hAnsi="Arial" w:cs="Arial"/>
              <w:noProof/>
              <w:sz w:val="24"/>
              <w:szCs w:val="24"/>
            </w:rPr>
          </w:pPr>
          <w:hyperlink w:anchor="_Toc169025210" w:history="1">
            <w:r w:rsidR="00F82DDE" w:rsidRPr="00996485">
              <w:rPr>
                <w:rStyle w:val="Hyperlink"/>
                <w:rFonts w:ascii="Arial" w:eastAsia="Calibri" w:hAnsi="Arial" w:cs="Arial"/>
                <w:bCs/>
                <w:noProof/>
                <w:kern w:val="0"/>
                <w:sz w:val="24"/>
                <w:szCs w:val="24"/>
                <w:lang w:val="en-ZA"/>
                <w14:ligatures w14:val="none"/>
              </w:rPr>
              <w:t>2.2.2 Sociocultural, Economic, and Health Implications of Teenage Pregnancy</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_Toc169025210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12</w:t>
            </w:r>
            <w:r w:rsidR="00F82DDE" w:rsidRPr="00996485">
              <w:rPr>
                <w:rFonts w:ascii="Arial" w:hAnsi="Arial" w:cs="Arial"/>
                <w:noProof/>
                <w:webHidden/>
                <w:sz w:val="24"/>
                <w:szCs w:val="24"/>
              </w:rPr>
              <w:fldChar w:fldCharType="end"/>
            </w:r>
          </w:hyperlink>
        </w:p>
        <w:p w14:paraId="76BD2A1C" w14:textId="109F9204" w:rsidR="00F82DDE" w:rsidRPr="00996485" w:rsidRDefault="004D11CF">
          <w:pPr>
            <w:pStyle w:val="TOC3"/>
            <w:tabs>
              <w:tab w:val="right" w:leader="dot" w:pos="9350"/>
            </w:tabs>
            <w:rPr>
              <w:rFonts w:ascii="Arial" w:eastAsiaTheme="minorEastAsia" w:hAnsi="Arial" w:cs="Arial"/>
              <w:noProof/>
              <w:sz w:val="24"/>
              <w:szCs w:val="24"/>
            </w:rPr>
          </w:pPr>
          <w:hyperlink w:anchor="_Toc169025211" w:history="1">
            <w:r w:rsidR="00F82DDE" w:rsidRPr="00996485">
              <w:rPr>
                <w:rStyle w:val="Hyperlink"/>
                <w:rFonts w:ascii="Arial" w:eastAsia="Calibri" w:hAnsi="Arial" w:cs="Arial"/>
                <w:bCs/>
                <w:noProof/>
                <w:kern w:val="0"/>
                <w:sz w:val="24"/>
                <w:szCs w:val="24"/>
                <w:lang w:val="en-ZA"/>
                <w14:ligatures w14:val="none"/>
              </w:rPr>
              <w:t>Teen pregnancy affects society and business beyond health. Adolescent women, their children, families, communities, and society are impacted.</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_Toc169025211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12</w:t>
            </w:r>
            <w:r w:rsidR="00F82DDE" w:rsidRPr="00996485">
              <w:rPr>
                <w:rFonts w:ascii="Arial" w:hAnsi="Arial" w:cs="Arial"/>
                <w:noProof/>
                <w:webHidden/>
                <w:sz w:val="24"/>
                <w:szCs w:val="24"/>
              </w:rPr>
              <w:fldChar w:fldCharType="end"/>
            </w:r>
          </w:hyperlink>
        </w:p>
        <w:p w14:paraId="520567C9" w14:textId="1272898B" w:rsidR="00F82DDE" w:rsidRPr="00996485" w:rsidRDefault="004D11CF">
          <w:pPr>
            <w:pStyle w:val="TOC3"/>
            <w:tabs>
              <w:tab w:val="right" w:leader="dot" w:pos="9350"/>
            </w:tabs>
            <w:rPr>
              <w:rFonts w:ascii="Arial" w:eastAsiaTheme="minorEastAsia" w:hAnsi="Arial" w:cs="Arial"/>
              <w:noProof/>
              <w:sz w:val="24"/>
              <w:szCs w:val="24"/>
            </w:rPr>
          </w:pPr>
          <w:hyperlink w:anchor="_Toc169025212" w:history="1">
            <w:r w:rsidR="00F82DDE" w:rsidRPr="00996485">
              <w:rPr>
                <w:rStyle w:val="Hyperlink"/>
                <w:rFonts w:ascii="Arial" w:eastAsia="Calibri" w:hAnsi="Arial" w:cs="Arial"/>
                <w:bCs/>
                <w:noProof/>
                <w:kern w:val="0"/>
                <w:sz w:val="24"/>
                <w:szCs w:val="24"/>
                <w:lang w:val="en-ZA"/>
                <w14:ligatures w14:val="none"/>
              </w:rPr>
              <w:t>2.2.3 Comparative Analysis of Teenage Pregnancy in Developed vs. Developing Countries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_Toc169025212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13</w:t>
            </w:r>
            <w:r w:rsidR="00F82DDE" w:rsidRPr="00996485">
              <w:rPr>
                <w:rFonts w:ascii="Arial" w:hAnsi="Arial" w:cs="Arial"/>
                <w:noProof/>
                <w:webHidden/>
                <w:sz w:val="24"/>
                <w:szCs w:val="24"/>
              </w:rPr>
              <w:fldChar w:fldCharType="end"/>
            </w:r>
          </w:hyperlink>
        </w:p>
        <w:p w14:paraId="346B6E59" w14:textId="3B19D153" w:rsidR="00F82DDE" w:rsidRPr="00270E2F" w:rsidRDefault="004D11CF" w:rsidP="00270E2F">
          <w:pPr>
            <w:pStyle w:val="TOC2"/>
            <w:rPr>
              <w:rFonts w:eastAsiaTheme="minorEastAsia"/>
            </w:rPr>
          </w:pPr>
          <w:hyperlink w:anchor="_Toc169025213" w:history="1">
            <w:r w:rsidR="00F82DDE" w:rsidRPr="00270E2F">
              <w:rPr>
                <w:rStyle w:val="Hyperlink"/>
              </w:rPr>
              <w:t>2.3 TEENAGE PREGNANCY IN AFRICA</w:t>
            </w:r>
            <w:r w:rsidR="00F82DDE" w:rsidRPr="00270E2F">
              <w:rPr>
                <w:webHidden/>
              </w:rPr>
              <w:tab/>
            </w:r>
            <w:r w:rsidR="00F82DDE" w:rsidRPr="00270E2F">
              <w:rPr>
                <w:webHidden/>
              </w:rPr>
              <w:fldChar w:fldCharType="begin"/>
            </w:r>
            <w:r w:rsidR="00F82DDE" w:rsidRPr="00270E2F">
              <w:rPr>
                <w:webHidden/>
              </w:rPr>
              <w:instrText xml:space="preserve"> PAGEREF _Toc169025213 \h </w:instrText>
            </w:r>
            <w:r w:rsidR="00F82DDE" w:rsidRPr="00270E2F">
              <w:rPr>
                <w:webHidden/>
              </w:rPr>
            </w:r>
            <w:r w:rsidR="00F82DDE" w:rsidRPr="00270E2F">
              <w:rPr>
                <w:webHidden/>
              </w:rPr>
              <w:fldChar w:fldCharType="separate"/>
            </w:r>
            <w:r w:rsidR="00F82DDE" w:rsidRPr="00270E2F">
              <w:rPr>
                <w:webHidden/>
              </w:rPr>
              <w:t>14</w:t>
            </w:r>
            <w:r w:rsidR="00F82DDE" w:rsidRPr="00270E2F">
              <w:rPr>
                <w:webHidden/>
              </w:rPr>
              <w:fldChar w:fldCharType="end"/>
            </w:r>
          </w:hyperlink>
        </w:p>
        <w:p w14:paraId="18752E7E" w14:textId="00E092F2" w:rsidR="00F82DDE" w:rsidRPr="00270E2F" w:rsidRDefault="004D11CF">
          <w:pPr>
            <w:pStyle w:val="TOC3"/>
            <w:tabs>
              <w:tab w:val="right" w:leader="dot" w:pos="9350"/>
            </w:tabs>
            <w:rPr>
              <w:rFonts w:ascii="Arial" w:eastAsiaTheme="minorEastAsia" w:hAnsi="Arial" w:cs="Arial"/>
              <w:noProof/>
              <w:sz w:val="24"/>
              <w:szCs w:val="24"/>
            </w:rPr>
          </w:pPr>
          <w:hyperlink w:anchor="_Toc169025214" w:history="1">
            <w:r w:rsidR="00F82DDE" w:rsidRPr="00270E2F">
              <w:rPr>
                <w:rStyle w:val="Hyperlink"/>
                <w:rFonts w:ascii="Arial" w:eastAsia="Calibri" w:hAnsi="Arial" w:cs="Arial"/>
                <w:noProof/>
                <w:kern w:val="0"/>
                <w:sz w:val="24"/>
                <w:szCs w:val="24"/>
                <w:lang w:val="en-ZA"/>
                <w14:ligatures w14:val="none"/>
              </w:rPr>
              <w:t>2.3.1 Overview of Teenage Pregnancy Rates Across the African Continent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_Toc169025214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14</w:t>
            </w:r>
            <w:r w:rsidR="00F82DDE" w:rsidRPr="00270E2F">
              <w:rPr>
                <w:rFonts w:ascii="Arial" w:hAnsi="Arial" w:cs="Arial"/>
                <w:noProof/>
                <w:webHidden/>
                <w:sz w:val="24"/>
                <w:szCs w:val="24"/>
              </w:rPr>
              <w:fldChar w:fldCharType="end"/>
            </w:r>
          </w:hyperlink>
        </w:p>
        <w:p w14:paraId="6285494D" w14:textId="4B86CC02" w:rsidR="00F82DDE" w:rsidRPr="00270E2F" w:rsidRDefault="004D11CF">
          <w:pPr>
            <w:pStyle w:val="TOC3"/>
            <w:tabs>
              <w:tab w:val="right" w:leader="dot" w:pos="9350"/>
            </w:tabs>
            <w:rPr>
              <w:rFonts w:ascii="Arial" w:eastAsiaTheme="minorEastAsia" w:hAnsi="Arial" w:cs="Arial"/>
              <w:noProof/>
              <w:sz w:val="24"/>
              <w:szCs w:val="24"/>
            </w:rPr>
          </w:pPr>
          <w:hyperlink w:anchor="_Toc169025215" w:history="1">
            <w:r w:rsidR="00F82DDE" w:rsidRPr="00270E2F">
              <w:rPr>
                <w:rStyle w:val="Hyperlink"/>
                <w:rFonts w:ascii="Arial" w:eastAsia="Calibri" w:hAnsi="Arial" w:cs="Arial"/>
                <w:noProof/>
                <w:kern w:val="0"/>
                <w:sz w:val="24"/>
                <w:szCs w:val="24"/>
                <w:lang w:val="en-ZA"/>
                <w14:ligatures w14:val="none"/>
              </w:rPr>
              <w:t>2.3.2 Factors Contributing to Teenage Pregnancy in African Contexts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_Toc169025215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15</w:t>
            </w:r>
            <w:r w:rsidR="00F82DDE" w:rsidRPr="00270E2F">
              <w:rPr>
                <w:rFonts w:ascii="Arial" w:hAnsi="Arial" w:cs="Arial"/>
                <w:noProof/>
                <w:webHidden/>
                <w:sz w:val="24"/>
                <w:szCs w:val="24"/>
              </w:rPr>
              <w:fldChar w:fldCharType="end"/>
            </w:r>
          </w:hyperlink>
        </w:p>
        <w:p w14:paraId="2E59EB49" w14:textId="2952AF2A" w:rsidR="00F82DDE" w:rsidRPr="00270E2F" w:rsidRDefault="004D11CF">
          <w:pPr>
            <w:pStyle w:val="TOC3"/>
            <w:tabs>
              <w:tab w:val="right" w:leader="dot" w:pos="9350"/>
            </w:tabs>
            <w:rPr>
              <w:rFonts w:ascii="Arial" w:eastAsiaTheme="minorEastAsia" w:hAnsi="Arial" w:cs="Arial"/>
              <w:noProof/>
              <w:sz w:val="24"/>
              <w:szCs w:val="24"/>
            </w:rPr>
          </w:pPr>
          <w:hyperlink w:anchor="_Toc169025216" w:history="1">
            <w:r w:rsidR="00F82DDE" w:rsidRPr="00270E2F">
              <w:rPr>
                <w:rStyle w:val="Hyperlink"/>
                <w:rFonts w:ascii="Arial" w:eastAsia="Calibri" w:hAnsi="Arial" w:cs="Arial"/>
                <w:noProof/>
                <w:kern w:val="0"/>
                <w:sz w:val="24"/>
                <w:szCs w:val="24"/>
                <w:lang w:val="en-ZA"/>
                <w14:ligatures w14:val="none"/>
              </w:rPr>
              <w:t>2.3.3 Consequences of Teenage Pregnancy in African Societies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_Toc169025216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18</w:t>
            </w:r>
            <w:r w:rsidR="00F82DDE" w:rsidRPr="00270E2F">
              <w:rPr>
                <w:rFonts w:ascii="Arial" w:hAnsi="Arial" w:cs="Arial"/>
                <w:noProof/>
                <w:webHidden/>
                <w:sz w:val="24"/>
                <w:szCs w:val="24"/>
              </w:rPr>
              <w:fldChar w:fldCharType="end"/>
            </w:r>
          </w:hyperlink>
        </w:p>
        <w:p w14:paraId="4AA420F7" w14:textId="724ABFA0" w:rsidR="00F82DDE" w:rsidRPr="00270E2F" w:rsidRDefault="004D11CF" w:rsidP="00270E2F">
          <w:pPr>
            <w:pStyle w:val="TOC2"/>
            <w:rPr>
              <w:rFonts w:eastAsiaTheme="minorEastAsia"/>
            </w:rPr>
          </w:pPr>
          <w:hyperlink w:anchor="_Toc169025217" w:history="1">
            <w:r w:rsidR="00F82DDE" w:rsidRPr="00270E2F">
              <w:rPr>
                <w:rStyle w:val="Hyperlink"/>
              </w:rPr>
              <w:t>2.4 TEENAGE PREGNANCY IN SOUTH AFRICA: A NATIONAL OVERVIEW</w:t>
            </w:r>
            <w:r w:rsidR="00F82DDE" w:rsidRPr="00270E2F">
              <w:rPr>
                <w:webHidden/>
              </w:rPr>
              <w:tab/>
            </w:r>
            <w:r w:rsidR="00F82DDE" w:rsidRPr="00270E2F">
              <w:rPr>
                <w:webHidden/>
              </w:rPr>
              <w:fldChar w:fldCharType="begin"/>
            </w:r>
            <w:r w:rsidR="00F82DDE" w:rsidRPr="00270E2F">
              <w:rPr>
                <w:webHidden/>
              </w:rPr>
              <w:instrText xml:space="preserve"> PAGEREF _Toc169025217 \h </w:instrText>
            </w:r>
            <w:r w:rsidR="00F82DDE" w:rsidRPr="00270E2F">
              <w:rPr>
                <w:webHidden/>
              </w:rPr>
            </w:r>
            <w:r w:rsidR="00F82DDE" w:rsidRPr="00270E2F">
              <w:rPr>
                <w:webHidden/>
              </w:rPr>
              <w:fldChar w:fldCharType="separate"/>
            </w:r>
            <w:r w:rsidR="00F82DDE" w:rsidRPr="00270E2F">
              <w:rPr>
                <w:webHidden/>
              </w:rPr>
              <w:t>19</w:t>
            </w:r>
            <w:r w:rsidR="00F82DDE" w:rsidRPr="00270E2F">
              <w:rPr>
                <w:webHidden/>
              </w:rPr>
              <w:fldChar w:fldCharType="end"/>
            </w:r>
          </w:hyperlink>
        </w:p>
        <w:p w14:paraId="15918E95" w14:textId="64FDB55B" w:rsidR="00F82DDE" w:rsidRPr="00270E2F" w:rsidRDefault="004D11CF">
          <w:pPr>
            <w:pStyle w:val="TOC3"/>
            <w:tabs>
              <w:tab w:val="right" w:leader="dot" w:pos="9350"/>
            </w:tabs>
            <w:rPr>
              <w:rFonts w:ascii="Arial" w:eastAsiaTheme="minorEastAsia" w:hAnsi="Arial" w:cs="Arial"/>
              <w:noProof/>
              <w:sz w:val="24"/>
              <w:szCs w:val="24"/>
            </w:rPr>
          </w:pPr>
          <w:hyperlink w:anchor="_Toc169025218" w:history="1">
            <w:r w:rsidR="00F82DDE" w:rsidRPr="00270E2F">
              <w:rPr>
                <w:rStyle w:val="Hyperlink"/>
                <w:rFonts w:ascii="Arial" w:eastAsia="Calibri" w:hAnsi="Arial" w:cs="Arial"/>
                <w:noProof/>
                <w:kern w:val="0"/>
                <w:sz w:val="24"/>
                <w:szCs w:val="24"/>
                <w:lang w:val="en-ZA"/>
                <w14:ligatures w14:val="none"/>
              </w:rPr>
              <w:t>2.4.1 Statistical Trends in Teenage Pregnancy in South Africa</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_Toc169025218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19</w:t>
            </w:r>
            <w:r w:rsidR="00F82DDE" w:rsidRPr="00270E2F">
              <w:rPr>
                <w:rFonts w:ascii="Arial" w:hAnsi="Arial" w:cs="Arial"/>
                <w:noProof/>
                <w:webHidden/>
                <w:sz w:val="24"/>
                <w:szCs w:val="24"/>
              </w:rPr>
              <w:fldChar w:fldCharType="end"/>
            </w:r>
          </w:hyperlink>
        </w:p>
        <w:p w14:paraId="0C179E5C" w14:textId="2CCE0BDD" w:rsidR="00F82DDE" w:rsidRPr="00270E2F" w:rsidRDefault="004D11CF">
          <w:pPr>
            <w:pStyle w:val="TOC3"/>
            <w:tabs>
              <w:tab w:val="right" w:leader="dot" w:pos="9350"/>
            </w:tabs>
            <w:rPr>
              <w:rFonts w:ascii="Arial" w:eastAsiaTheme="minorEastAsia" w:hAnsi="Arial" w:cs="Arial"/>
              <w:noProof/>
              <w:sz w:val="24"/>
              <w:szCs w:val="24"/>
            </w:rPr>
          </w:pPr>
          <w:hyperlink w:anchor="_Toc169025219" w:history="1">
            <w:r w:rsidR="00F82DDE" w:rsidRPr="00270E2F">
              <w:rPr>
                <w:rStyle w:val="Hyperlink"/>
                <w:rFonts w:ascii="Arial" w:eastAsia="Calibri" w:hAnsi="Arial" w:cs="Arial"/>
                <w:noProof/>
                <w:kern w:val="0"/>
                <w:sz w:val="24"/>
                <w:szCs w:val="24"/>
                <w:lang w:val="en-ZA"/>
                <w14:ligatures w14:val="none"/>
              </w:rPr>
              <w:t>2.4.2 Policy and Legal Framework Addressing Teenage Pregnancy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_Toc169025219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20</w:t>
            </w:r>
            <w:r w:rsidR="00F82DDE" w:rsidRPr="00270E2F">
              <w:rPr>
                <w:rFonts w:ascii="Arial" w:hAnsi="Arial" w:cs="Arial"/>
                <w:noProof/>
                <w:webHidden/>
                <w:sz w:val="24"/>
                <w:szCs w:val="24"/>
              </w:rPr>
              <w:fldChar w:fldCharType="end"/>
            </w:r>
          </w:hyperlink>
        </w:p>
        <w:p w14:paraId="0122D3B1" w14:textId="6252B3EE" w:rsidR="00F82DDE" w:rsidRPr="00270E2F" w:rsidRDefault="004D11CF">
          <w:pPr>
            <w:pStyle w:val="TOC3"/>
            <w:tabs>
              <w:tab w:val="right" w:leader="dot" w:pos="9350"/>
            </w:tabs>
            <w:rPr>
              <w:rFonts w:ascii="Arial" w:eastAsiaTheme="minorEastAsia" w:hAnsi="Arial" w:cs="Arial"/>
              <w:noProof/>
              <w:sz w:val="24"/>
              <w:szCs w:val="24"/>
            </w:rPr>
          </w:pPr>
          <w:hyperlink w:anchor="_Toc169025220" w:history="1">
            <w:r w:rsidR="00F82DDE" w:rsidRPr="00270E2F">
              <w:rPr>
                <w:rStyle w:val="Hyperlink"/>
                <w:rFonts w:ascii="Arial" w:eastAsia="Calibri" w:hAnsi="Arial" w:cs="Arial"/>
                <w:noProof/>
                <w:kern w:val="0"/>
                <w:sz w:val="24"/>
                <w:szCs w:val="24"/>
                <w:lang w:val="en-ZA"/>
                <w14:ligatures w14:val="none"/>
              </w:rPr>
              <w:t>2.4.3 Programs and Interventions Aimed at Reducing Teenage Pregnancy Rates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_Toc169025220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21</w:t>
            </w:r>
            <w:r w:rsidR="00F82DDE" w:rsidRPr="00270E2F">
              <w:rPr>
                <w:rFonts w:ascii="Arial" w:hAnsi="Arial" w:cs="Arial"/>
                <w:noProof/>
                <w:webHidden/>
                <w:sz w:val="24"/>
                <w:szCs w:val="24"/>
              </w:rPr>
              <w:fldChar w:fldCharType="end"/>
            </w:r>
          </w:hyperlink>
        </w:p>
        <w:p w14:paraId="301FDD7B" w14:textId="29E2626A" w:rsidR="00F82DDE" w:rsidRPr="00270E2F" w:rsidRDefault="004D11CF" w:rsidP="00270E2F">
          <w:pPr>
            <w:pStyle w:val="TOC2"/>
            <w:rPr>
              <w:rFonts w:eastAsiaTheme="minorEastAsia"/>
            </w:rPr>
          </w:pPr>
          <w:hyperlink w:anchor="_Toc169025221" w:history="1">
            <w:r w:rsidR="00F82DDE" w:rsidRPr="00270E2F">
              <w:rPr>
                <w:rStyle w:val="Hyperlink"/>
              </w:rPr>
              <w:t>2.5 RURAL VERSUS URBAN DISPARITIES</w:t>
            </w:r>
            <w:r w:rsidR="00F82DDE" w:rsidRPr="00270E2F">
              <w:rPr>
                <w:webHidden/>
              </w:rPr>
              <w:tab/>
            </w:r>
            <w:r w:rsidR="00F82DDE" w:rsidRPr="00270E2F">
              <w:rPr>
                <w:webHidden/>
              </w:rPr>
              <w:fldChar w:fldCharType="begin"/>
            </w:r>
            <w:r w:rsidR="00F82DDE" w:rsidRPr="00270E2F">
              <w:rPr>
                <w:webHidden/>
              </w:rPr>
              <w:instrText xml:space="preserve"> PAGEREF _Toc169025221 \h </w:instrText>
            </w:r>
            <w:r w:rsidR="00F82DDE" w:rsidRPr="00270E2F">
              <w:rPr>
                <w:webHidden/>
              </w:rPr>
            </w:r>
            <w:r w:rsidR="00F82DDE" w:rsidRPr="00270E2F">
              <w:rPr>
                <w:webHidden/>
              </w:rPr>
              <w:fldChar w:fldCharType="separate"/>
            </w:r>
            <w:r w:rsidR="00F82DDE" w:rsidRPr="00270E2F">
              <w:rPr>
                <w:webHidden/>
              </w:rPr>
              <w:t>22</w:t>
            </w:r>
            <w:r w:rsidR="00F82DDE" w:rsidRPr="00270E2F">
              <w:rPr>
                <w:webHidden/>
              </w:rPr>
              <w:fldChar w:fldCharType="end"/>
            </w:r>
          </w:hyperlink>
        </w:p>
        <w:p w14:paraId="518089A8" w14:textId="04CF0E04" w:rsidR="00F82DDE" w:rsidRPr="00270E2F" w:rsidRDefault="004D11CF" w:rsidP="00270E2F">
          <w:pPr>
            <w:pStyle w:val="TOC2"/>
            <w:rPr>
              <w:rFonts w:eastAsiaTheme="minorEastAsia"/>
            </w:rPr>
          </w:pPr>
          <w:hyperlink w:anchor="_Toc169025222" w:history="1">
            <w:r w:rsidR="00F82DDE" w:rsidRPr="00270E2F">
              <w:rPr>
                <w:rStyle w:val="Hyperlink"/>
              </w:rPr>
              <w:t>2.5.1 Comparison of Teenage Pregnancy Rates in Rural vs. Urban Areas in South Africa</w:t>
            </w:r>
            <w:r w:rsidR="00F82DDE" w:rsidRPr="00270E2F">
              <w:rPr>
                <w:webHidden/>
              </w:rPr>
              <w:tab/>
            </w:r>
            <w:r w:rsidR="00F82DDE" w:rsidRPr="00270E2F">
              <w:rPr>
                <w:webHidden/>
              </w:rPr>
              <w:fldChar w:fldCharType="begin"/>
            </w:r>
            <w:r w:rsidR="00F82DDE" w:rsidRPr="00270E2F">
              <w:rPr>
                <w:webHidden/>
              </w:rPr>
              <w:instrText xml:space="preserve"> PAGEREF _Toc169025222 \h </w:instrText>
            </w:r>
            <w:r w:rsidR="00F82DDE" w:rsidRPr="00270E2F">
              <w:rPr>
                <w:webHidden/>
              </w:rPr>
            </w:r>
            <w:r w:rsidR="00F82DDE" w:rsidRPr="00270E2F">
              <w:rPr>
                <w:webHidden/>
              </w:rPr>
              <w:fldChar w:fldCharType="separate"/>
            </w:r>
            <w:r w:rsidR="00F82DDE" w:rsidRPr="00270E2F">
              <w:rPr>
                <w:webHidden/>
              </w:rPr>
              <w:t>22</w:t>
            </w:r>
            <w:r w:rsidR="00F82DDE" w:rsidRPr="00270E2F">
              <w:rPr>
                <w:webHidden/>
              </w:rPr>
              <w:fldChar w:fldCharType="end"/>
            </w:r>
          </w:hyperlink>
        </w:p>
        <w:p w14:paraId="4B2DCC6F" w14:textId="3656E2F9" w:rsidR="00F82DDE" w:rsidRPr="00270E2F" w:rsidRDefault="004D11CF">
          <w:pPr>
            <w:pStyle w:val="TOC3"/>
            <w:tabs>
              <w:tab w:val="right" w:leader="dot" w:pos="9350"/>
            </w:tabs>
            <w:rPr>
              <w:rFonts w:ascii="Arial" w:eastAsiaTheme="minorEastAsia" w:hAnsi="Arial" w:cs="Arial"/>
              <w:noProof/>
              <w:sz w:val="24"/>
              <w:szCs w:val="24"/>
            </w:rPr>
          </w:pPr>
          <w:hyperlink w:anchor="_Toc169025223" w:history="1">
            <w:r w:rsidR="00F82DDE" w:rsidRPr="00270E2F">
              <w:rPr>
                <w:rStyle w:val="Hyperlink"/>
                <w:rFonts w:ascii="Arial" w:eastAsia="Calibri" w:hAnsi="Arial" w:cs="Arial"/>
                <w:noProof/>
                <w:kern w:val="0"/>
                <w:sz w:val="24"/>
                <w:szCs w:val="24"/>
                <w:lang w:val="en-ZA"/>
                <w14:ligatures w14:val="none"/>
              </w:rPr>
              <w:t>2.5.2 Socioeconomic and Cultural Dynamics Influencing Teenage Pregnancy in Rural Areas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_Toc169025223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23</w:t>
            </w:r>
            <w:r w:rsidR="00F82DDE" w:rsidRPr="00270E2F">
              <w:rPr>
                <w:rFonts w:ascii="Arial" w:hAnsi="Arial" w:cs="Arial"/>
                <w:noProof/>
                <w:webHidden/>
                <w:sz w:val="24"/>
                <w:szCs w:val="24"/>
              </w:rPr>
              <w:fldChar w:fldCharType="end"/>
            </w:r>
          </w:hyperlink>
        </w:p>
        <w:p w14:paraId="37088AC0" w14:textId="2631B3AA" w:rsidR="00F82DDE" w:rsidRPr="00270E2F" w:rsidRDefault="004D11CF">
          <w:pPr>
            <w:pStyle w:val="TOC3"/>
            <w:tabs>
              <w:tab w:val="right" w:leader="dot" w:pos="9350"/>
            </w:tabs>
            <w:rPr>
              <w:rFonts w:ascii="Arial" w:eastAsiaTheme="minorEastAsia" w:hAnsi="Arial" w:cs="Arial"/>
              <w:noProof/>
              <w:sz w:val="24"/>
              <w:szCs w:val="24"/>
            </w:rPr>
          </w:pPr>
          <w:hyperlink w:anchor="_Toc169025224" w:history="1">
            <w:r w:rsidR="00F82DDE" w:rsidRPr="00270E2F">
              <w:rPr>
                <w:rStyle w:val="Hyperlink"/>
                <w:rFonts w:ascii="Arial" w:eastAsia="Calibri" w:hAnsi="Arial" w:cs="Arial"/>
                <w:noProof/>
                <w:kern w:val="0"/>
                <w:sz w:val="24"/>
                <w:szCs w:val="24"/>
                <w:lang w:val="en-ZA"/>
                <w14:ligatures w14:val="none"/>
              </w:rPr>
              <w:t>2.5.3 Access to Education and Sexual Health Services in Rural vs. Urban Settings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_Toc169025224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24</w:t>
            </w:r>
            <w:r w:rsidR="00F82DDE" w:rsidRPr="00270E2F">
              <w:rPr>
                <w:rFonts w:ascii="Arial" w:hAnsi="Arial" w:cs="Arial"/>
                <w:noProof/>
                <w:webHidden/>
                <w:sz w:val="24"/>
                <w:szCs w:val="24"/>
              </w:rPr>
              <w:fldChar w:fldCharType="end"/>
            </w:r>
          </w:hyperlink>
        </w:p>
        <w:p w14:paraId="5DBFCC14" w14:textId="1A902E92" w:rsidR="00F82DDE" w:rsidRPr="00270E2F" w:rsidRDefault="004D11CF" w:rsidP="00270E2F">
          <w:pPr>
            <w:pStyle w:val="TOC2"/>
            <w:rPr>
              <w:rFonts w:eastAsiaTheme="minorEastAsia"/>
            </w:rPr>
          </w:pPr>
          <w:hyperlink w:anchor="_Toc169025225" w:history="1">
            <w:r w:rsidR="00F82DDE" w:rsidRPr="00270E2F">
              <w:rPr>
                <w:rStyle w:val="Hyperlink"/>
              </w:rPr>
              <w:t>2.6 PERCEPTIONS AND ATTITUDES TOWARD TEENAGE PREGNANCY</w:t>
            </w:r>
            <w:r w:rsidR="00F82DDE" w:rsidRPr="00270E2F">
              <w:rPr>
                <w:webHidden/>
              </w:rPr>
              <w:tab/>
            </w:r>
            <w:r w:rsidR="00F82DDE" w:rsidRPr="00270E2F">
              <w:rPr>
                <w:webHidden/>
              </w:rPr>
              <w:fldChar w:fldCharType="begin"/>
            </w:r>
            <w:r w:rsidR="00F82DDE" w:rsidRPr="00270E2F">
              <w:rPr>
                <w:webHidden/>
              </w:rPr>
              <w:instrText xml:space="preserve"> PAGEREF _Toc169025225 \h </w:instrText>
            </w:r>
            <w:r w:rsidR="00F82DDE" w:rsidRPr="00270E2F">
              <w:rPr>
                <w:webHidden/>
              </w:rPr>
            </w:r>
            <w:r w:rsidR="00F82DDE" w:rsidRPr="00270E2F">
              <w:rPr>
                <w:webHidden/>
              </w:rPr>
              <w:fldChar w:fldCharType="separate"/>
            </w:r>
            <w:r w:rsidR="00F82DDE" w:rsidRPr="00270E2F">
              <w:rPr>
                <w:webHidden/>
              </w:rPr>
              <w:t>24</w:t>
            </w:r>
            <w:r w:rsidR="00F82DDE" w:rsidRPr="00270E2F">
              <w:rPr>
                <w:webHidden/>
              </w:rPr>
              <w:fldChar w:fldCharType="end"/>
            </w:r>
          </w:hyperlink>
        </w:p>
        <w:p w14:paraId="2204FD6D" w14:textId="7F513A5B" w:rsidR="00F82DDE" w:rsidRPr="00996485" w:rsidRDefault="004D11CF">
          <w:pPr>
            <w:pStyle w:val="TOC3"/>
            <w:tabs>
              <w:tab w:val="right" w:leader="dot" w:pos="9350"/>
            </w:tabs>
            <w:rPr>
              <w:rFonts w:ascii="Arial" w:eastAsiaTheme="minorEastAsia" w:hAnsi="Arial" w:cs="Arial"/>
              <w:noProof/>
              <w:sz w:val="24"/>
              <w:szCs w:val="24"/>
            </w:rPr>
          </w:pPr>
          <w:hyperlink w:anchor="_Toc169025226" w:history="1">
            <w:r w:rsidR="00F82DDE" w:rsidRPr="00996485">
              <w:rPr>
                <w:rStyle w:val="Hyperlink"/>
                <w:rFonts w:ascii="Arial" w:eastAsia="Calibri" w:hAnsi="Arial" w:cs="Arial"/>
                <w:bCs/>
                <w:noProof/>
                <w:kern w:val="0"/>
                <w:sz w:val="24"/>
                <w:szCs w:val="24"/>
                <w:lang w:val="en-ZA"/>
                <w14:ligatures w14:val="none"/>
              </w:rPr>
              <w:t>2.6.1 Societal Attitudes and Perceptions Towards Teenage Pregnancy in South Africa.</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_Toc169025226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24</w:t>
            </w:r>
            <w:r w:rsidR="00F82DDE" w:rsidRPr="00996485">
              <w:rPr>
                <w:rFonts w:ascii="Arial" w:hAnsi="Arial" w:cs="Arial"/>
                <w:noProof/>
                <w:webHidden/>
                <w:sz w:val="24"/>
                <w:szCs w:val="24"/>
              </w:rPr>
              <w:fldChar w:fldCharType="end"/>
            </w:r>
          </w:hyperlink>
        </w:p>
        <w:p w14:paraId="347AF020" w14:textId="39D08F65" w:rsidR="00F82DDE" w:rsidRPr="00996485" w:rsidRDefault="004D11CF">
          <w:pPr>
            <w:pStyle w:val="TOC3"/>
            <w:tabs>
              <w:tab w:val="right" w:leader="dot" w:pos="9350"/>
            </w:tabs>
            <w:rPr>
              <w:rFonts w:ascii="Arial" w:eastAsiaTheme="minorEastAsia" w:hAnsi="Arial" w:cs="Arial"/>
              <w:noProof/>
              <w:sz w:val="24"/>
              <w:szCs w:val="24"/>
            </w:rPr>
          </w:pPr>
          <w:hyperlink w:anchor="_Toc169025227" w:history="1">
            <w:r w:rsidR="00F82DDE" w:rsidRPr="00996485">
              <w:rPr>
                <w:rStyle w:val="Hyperlink"/>
                <w:rFonts w:ascii="Arial" w:eastAsia="Calibri" w:hAnsi="Arial" w:cs="Arial"/>
                <w:bCs/>
                <w:noProof/>
                <w:kern w:val="0"/>
                <w:sz w:val="24"/>
                <w:szCs w:val="24"/>
                <w:lang w:val="en-ZA"/>
                <w14:ligatures w14:val="none"/>
              </w:rPr>
              <w:t>2.6.2 The Stigma Associated with Teenage Pregnancy and Its Psychosocial Impact</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_Toc169025227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26</w:t>
            </w:r>
            <w:r w:rsidR="00F82DDE" w:rsidRPr="00996485">
              <w:rPr>
                <w:rFonts w:ascii="Arial" w:hAnsi="Arial" w:cs="Arial"/>
                <w:noProof/>
                <w:webHidden/>
                <w:sz w:val="24"/>
                <w:szCs w:val="24"/>
              </w:rPr>
              <w:fldChar w:fldCharType="end"/>
            </w:r>
          </w:hyperlink>
        </w:p>
        <w:p w14:paraId="6B5AD7EF" w14:textId="02BFCC80" w:rsidR="00F82DDE" w:rsidRPr="00996485" w:rsidRDefault="004D11CF">
          <w:pPr>
            <w:pStyle w:val="TOC3"/>
            <w:tabs>
              <w:tab w:val="right" w:leader="dot" w:pos="9350"/>
            </w:tabs>
            <w:rPr>
              <w:rFonts w:ascii="Arial" w:eastAsiaTheme="minorEastAsia" w:hAnsi="Arial" w:cs="Arial"/>
              <w:noProof/>
              <w:sz w:val="24"/>
              <w:szCs w:val="24"/>
            </w:rPr>
          </w:pPr>
          <w:hyperlink w:anchor="_Toc169025228" w:history="1">
            <w:r w:rsidR="00F82DDE" w:rsidRPr="00996485">
              <w:rPr>
                <w:rStyle w:val="Hyperlink"/>
                <w:rFonts w:ascii="Arial" w:eastAsia="Calibri" w:hAnsi="Arial" w:cs="Arial"/>
                <w:bCs/>
                <w:noProof/>
                <w:kern w:val="0"/>
                <w:sz w:val="24"/>
                <w:szCs w:val="24"/>
                <w:lang w:val="en-ZA"/>
                <w14:ligatures w14:val="none"/>
              </w:rPr>
              <w:t>2.6.3 The Role of Community and Family in Shaping Perceptions of Teenage Pregnancy</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_Toc169025228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27</w:t>
            </w:r>
            <w:r w:rsidR="00F82DDE" w:rsidRPr="00996485">
              <w:rPr>
                <w:rFonts w:ascii="Arial" w:hAnsi="Arial" w:cs="Arial"/>
                <w:noProof/>
                <w:webHidden/>
                <w:sz w:val="24"/>
                <w:szCs w:val="24"/>
              </w:rPr>
              <w:fldChar w:fldCharType="end"/>
            </w:r>
          </w:hyperlink>
        </w:p>
        <w:p w14:paraId="171AE3A3" w14:textId="20C32756" w:rsidR="00F82DDE" w:rsidRPr="00996485" w:rsidRDefault="004D11CF" w:rsidP="00270E2F">
          <w:pPr>
            <w:pStyle w:val="TOC2"/>
            <w:rPr>
              <w:rFonts w:eastAsiaTheme="minorEastAsia"/>
            </w:rPr>
          </w:pPr>
          <w:hyperlink w:anchor="_Toc169025229" w:history="1">
            <w:r w:rsidR="00F82DDE" w:rsidRPr="00996485">
              <w:rPr>
                <w:rStyle w:val="Hyperlink"/>
                <w:b/>
                <w:bCs/>
              </w:rPr>
              <w:t>2.7 THE ROLE OF EDUCATION IN SHAPING PERCEPTIONS OF TEENAGE PREGNANCY</w:t>
            </w:r>
            <w:r w:rsidR="00F82DDE" w:rsidRPr="00996485">
              <w:rPr>
                <w:webHidden/>
              </w:rPr>
              <w:tab/>
            </w:r>
            <w:r w:rsidR="00F82DDE" w:rsidRPr="00996485">
              <w:rPr>
                <w:webHidden/>
              </w:rPr>
              <w:fldChar w:fldCharType="begin"/>
            </w:r>
            <w:r w:rsidR="00F82DDE" w:rsidRPr="00996485">
              <w:rPr>
                <w:webHidden/>
              </w:rPr>
              <w:instrText xml:space="preserve"> PAGEREF _Toc169025229 \h </w:instrText>
            </w:r>
            <w:r w:rsidR="00F82DDE" w:rsidRPr="00996485">
              <w:rPr>
                <w:webHidden/>
              </w:rPr>
            </w:r>
            <w:r w:rsidR="00F82DDE" w:rsidRPr="00996485">
              <w:rPr>
                <w:webHidden/>
              </w:rPr>
              <w:fldChar w:fldCharType="separate"/>
            </w:r>
            <w:r w:rsidR="00F82DDE" w:rsidRPr="00996485">
              <w:rPr>
                <w:webHidden/>
              </w:rPr>
              <w:t>28</w:t>
            </w:r>
            <w:r w:rsidR="00F82DDE" w:rsidRPr="00996485">
              <w:rPr>
                <w:webHidden/>
              </w:rPr>
              <w:fldChar w:fldCharType="end"/>
            </w:r>
          </w:hyperlink>
        </w:p>
        <w:p w14:paraId="7D9BA8C5" w14:textId="33988D7A" w:rsidR="00F82DDE" w:rsidRPr="00996485" w:rsidRDefault="004D11CF" w:rsidP="00270E2F">
          <w:pPr>
            <w:pStyle w:val="TOC2"/>
            <w:rPr>
              <w:rFonts w:eastAsiaTheme="minorEastAsia"/>
            </w:rPr>
          </w:pPr>
          <w:hyperlink w:anchor="_Toc169025230" w:history="1">
            <w:r w:rsidR="00F82DDE" w:rsidRPr="00996485">
              <w:rPr>
                <w:rStyle w:val="Hyperlink"/>
              </w:rPr>
              <w:t>2.7.1 Sexual Education in South African Schools: Policies, Curricula, and Effectiveness</w:t>
            </w:r>
            <w:r w:rsidR="00F82DDE" w:rsidRPr="00996485">
              <w:rPr>
                <w:webHidden/>
              </w:rPr>
              <w:tab/>
            </w:r>
            <w:r w:rsidR="00F82DDE" w:rsidRPr="00996485">
              <w:rPr>
                <w:webHidden/>
              </w:rPr>
              <w:fldChar w:fldCharType="begin"/>
            </w:r>
            <w:r w:rsidR="00F82DDE" w:rsidRPr="00996485">
              <w:rPr>
                <w:webHidden/>
              </w:rPr>
              <w:instrText xml:space="preserve"> PAGEREF _Toc169025230 \h </w:instrText>
            </w:r>
            <w:r w:rsidR="00F82DDE" w:rsidRPr="00996485">
              <w:rPr>
                <w:webHidden/>
              </w:rPr>
            </w:r>
            <w:r w:rsidR="00F82DDE" w:rsidRPr="00996485">
              <w:rPr>
                <w:webHidden/>
              </w:rPr>
              <w:fldChar w:fldCharType="separate"/>
            </w:r>
            <w:r w:rsidR="00F82DDE" w:rsidRPr="00996485">
              <w:rPr>
                <w:webHidden/>
              </w:rPr>
              <w:t>28</w:t>
            </w:r>
            <w:r w:rsidR="00F82DDE" w:rsidRPr="00996485">
              <w:rPr>
                <w:webHidden/>
              </w:rPr>
              <w:fldChar w:fldCharType="end"/>
            </w:r>
          </w:hyperlink>
        </w:p>
        <w:p w14:paraId="57A6957C" w14:textId="79E2B325" w:rsidR="00F82DDE" w:rsidRPr="00996485" w:rsidRDefault="004D11CF">
          <w:pPr>
            <w:pStyle w:val="TOC3"/>
            <w:tabs>
              <w:tab w:val="right" w:leader="dot" w:pos="9350"/>
            </w:tabs>
            <w:rPr>
              <w:rFonts w:ascii="Arial" w:eastAsiaTheme="minorEastAsia" w:hAnsi="Arial" w:cs="Arial"/>
              <w:noProof/>
              <w:sz w:val="24"/>
              <w:szCs w:val="24"/>
            </w:rPr>
          </w:pPr>
          <w:hyperlink w:anchor="_Toc169025231" w:history="1">
            <w:r w:rsidR="00F82DDE" w:rsidRPr="00996485">
              <w:rPr>
                <w:rStyle w:val="Hyperlink"/>
                <w:rFonts w:ascii="Arial" w:eastAsia="Calibri" w:hAnsi="Arial" w:cs="Arial"/>
                <w:bCs/>
                <w:noProof/>
                <w:kern w:val="0"/>
                <w:sz w:val="24"/>
                <w:szCs w:val="24"/>
                <w:lang w:val="en-ZA"/>
                <w14:ligatures w14:val="none"/>
              </w:rPr>
              <w:t>2.7.2 Teachers' and Students' Attitudes Towards Sexual Education</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_Toc169025231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29</w:t>
            </w:r>
            <w:r w:rsidR="00F82DDE" w:rsidRPr="00996485">
              <w:rPr>
                <w:rFonts w:ascii="Arial" w:hAnsi="Arial" w:cs="Arial"/>
                <w:noProof/>
                <w:webHidden/>
                <w:sz w:val="24"/>
                <w:szCs w:val="24"/>
              </w:rPr>
              <w:fldChar w:fldCharType="end"/>
            </w:r>
          </w:hyperlink>
        </w:p>
        <w:p w14:paraId="2CC1A312" w14:textId="76D0B206" w:rsidR="00F82DDE" w:rsidRPr="00996485" w:rsidRDefault="004D11CF">
          <w:pPr>
            <w:pStyle w:val="TOC3"/>
            <w:tabs>
              <w:tab w:val="right" w:leader="dot" w:pos="9350"/>
            </w:tabs>
            <w:rPr>
              <w:rFonts w:ascii="Arial" w:eastAsiaTheme="minorEastAsia" w:hAnsi="Arial" w:cs="Arial"/>
              <w:noProof/>
              <w:sz w:val="24"/>
              <w:szCs w:val="24"/>
            </w:rPr>
          </w:pPr>
          <w:hyperlink w:anchor="_Toc169025232" w:history="1">
            <w:r w:rsidR="00F82DDE" w:rsidRPr="00996485">
              <w:rPr>
                <w:rStyle w:val="Hyperlink"/>
                <w:rFonts w:ascii="Arial" w:eastAsia="Calibri" w:hAnsi="Arial" w:cs="Arial"/>
                <w:bCs/>
                <w:noProof/>
                <w:kern w:val="0"/>
                <w:sz w:val="24"/>
                <w:szCs w:val="24"/>
                <w:lang w:val="en-ZA"/>
                <w14:ligatures w14:val="none"/>
              </w:rPr>
              <w:t>2.7.3 The Impact of Education on Teenage Pregnancy Rates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_Toc169025232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30</w:t>
            </w:r>
            <w:r w:rsidR="00F82DDE" w:rsidRPr="00996485">
              <w:rPr>
                <w:rFonts w:ascii="Arial" w:hAnsi="Arial" w:cs="Arial"/>
                <w:noProof/>
                <w:webHidden/>
                <w:sz w:val="24"/>
                <w:szCs w:val="24"/>
              </w:rPr>
              <w:fldChar w:fldCharType="end"/>
            </w:r>
          </w:hyperlink>
        </w:p>
        <w:p w14:paraId="1B99A808" w14:textId="4AD8BAF8" w:rsidR="00F82DDE" w:rsidRPr="00996485" w:rsidRDefault="004D11CF" w:rsidP="00270E2F">
          <w:pPr>
            <w:pStyle w:val="TOC2"/>
            <w:rPr>
              <w:rFonts w:eastAsiaTheme="minorEastAsia"/>
            </w:rPr>
          </w:pPr>
          <w:hyperlink w:anchor="_Toc169025233" w:history="1">
            <w:r w:rsidR="00F82DDE" w:rsidRPr="00996485">
              <w:rPr>
                <w:rStyle w:val="Hyperlink"/>
                <w:b/>
                <w:bCs/>
              </w:rPr>
              <w:t>2.8 CASE STUDIES AND QUALITATIVE INSIGHTS FROM RURAL SOUTH AFRICA</w:t>
            </w:r>
            <w:r w:rsidR="00F82DDE" w:rsidRPr="00996485">
              <w:rPr>
                <w:webHidden/>
              </w:rPr>
              <w:tab/>
            </w:r>
            <w:r w:rsidR="00F82DDE" w:rsidRPr="00996485">
              <w:rPr>
                <w:webHidden/>
              </w:rPr>
              <w:fldChar w:fldCharType="begin"/>
            </w:r>
            <w:r w:rsidR="00F82DDE" w:rsidRPr="00996485">
              <w:rPr>
                <w:webHidden/>
              </w:rPr>
              <w:instrText xml:space="preserve"> PAGEREF _Toc169025233 \h </w:instrText>
            </w:r>
            <w:r w:rsidR="00F82DDE" w:rsidRPr="00996485">
              <w:rPr>
                <w:webHidden/>
              </w:rPr>
            </w:r>
            <w:r w:rsidR="00F82DDE" w:rsidRPr="00996485">
              <w:rPr>
                <w:webHidden/>
              </w:rPr>
              <w:fldChar w:fldCharType="separate"/>
            </w:r>
            <w:r w:rsidR="00F82DDE" w:rsidRPr="00996485">
              <w:rPr>
                <w:webHidden/>
              </w:rPr>
              <w:t>31</w:t>
            </w:r>
            <w:r w:rsidR="00F82DDE" w:rsidRPr="00996485">
              <w:rPr>
                <w:webHidden/>
              </w:rPr>
              <w:fldChar w:fldCharType="end"/>
            </w:r>
          </w:hyperlink>
        </w:p>
        <w:p w14:paraId="70D0011D" w14:textId="46AC980F" w:rsidR="00F82DDE" w:rsidRPr="00996485" w:rsidRDefault="004D11CF">
          <w:pPr>
            <w:pStyle w:val="TOC3"/>
            <w:tabs>
              <w:tab w:val="right" w:leader="dot" w:pos="9350"/>
            </w:tabs>
            <w:rPr>
              <w:rFonts w:ascii="Arial" w:eastAsiaTheme="minorEastAsia" w:hAnsi="Arial" w:cs="Arial"/>
              <w:noProof/>
              <w:sz w:val="24"/>
              <w:szCs w:val="24"/>
            </w:rPr>
          </w:pPr>
          <w:hyperlink w:anchor="_Toc169025234" w:history="1">
            <w:r w:rsidR="00F82DDE" w:rsidRPr="00996485">
              <w:rPr>
                <w:rStyle w:val="Hyperlink"/>
                <w:rFonts w:ascii="Arial" w:eastAsia="Calibri" w:hAnsi="Arial" w:cs="Arial"/>
                <w:bCs/>
                <w:noProof/>
                <w:kern w:val="0"/>
                <w:sz w:val="24"/>
                <w:szCs w:val="24"/>
                <w:lang w:val="en-ZA"/>
                <w14:ligatures w14:val="none"/>
              </w:rPr>
              <w:t>2.8.1 Personal Narratives and Case Studies of Teenage Pregnancy in Rural Settings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_Toc169025234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31</w:t>
            </w:r>
            <w:r w:rsidR="00F82DDE" w:rsidRPr="00996485">
              <w:rPr>
                <w:rFonts w:ascii="Arial" w:hAnsi="Arial" w:cs="Arial"/>
                <w:noProof/>
                <w:webHidden/>
                <w:sz w:val="24"/>
                <w:szCs w:val="24"/>
              </w:rPr>
              <w:fldChar w:fldCharType="end"/>
            </w:r>
          </w:hyperlink>
        </w:p>
        <w:p w14:paraId="76C796F0" w14:textId="1AE00B58" w:rsidR="00F82DDE" w:rsidRPr="00996485" w:rsidRDefault="004D11CF">
          <w:pPr>
            <w:pStyle w:val="TOC3"/>
            <w:tabs>
              <w:tab w:val="right" w:leader="dot" w:pos="9350"/>
            </w:tabs>
            <w:rPr>
              <w:rFonts w:ascii="Arial" w:eastAsiaTheme="minorEastAsia" w:hAnsi="Arial" w:cs="Arial"/>
              <w:noProof/>
              <w:sz w:val="24"/>
              <w:szCs w:val="24"/>
            </w:rPr>
          </w:pPr>
          <w:hyperlink w:anchor="_Toc169025235" w:history="1">
            <w:r w:rsidR="00F82DDE" w:rsidRPr="00996485">
              <w:rPr>
                <w:rStyle w:val="Hyperlink"/>
                <w:rFonts w:ascii="Arial" w:eastAsia="Calibri" w:hAnsi="Arial" w:cs="Arial"/>
                <w:bCs/>
                <w:noProof/>
                <w:kern w:val="0"/>
                <w:sz w:val="24"/>
                <w:szCs w:val="24"/>
                <w:lang w:val="en-ZA"/>
                <w14:ligatures w14:val="none"/>
              </w:rPr>
              <w:t>2.8.2 Community and School-Based Interventions: Successes and Challenges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_Toc169025235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32</w:t>
            </w:r>
            <w:r w:rsidR="00F82DDE" w:rsidRPr="00996485">
              <w:rPr>
                <w:rFonts w:ascii="Arial" w:hAnsi="Arial" w:cs="Arial"/>
                <w:noProof/>
                <w:webHidden/>
                <w:sz w:val="24"/>
                <w:szCs w:val="24"/>
              </w:rPr>
              <w:fldChar w:fldCharType="end"/>
            </w:r>
          </w:hyperlink>
        </w:p>
        <w:p w14:paraId="61F67A7C" w14:textId="6729561B" w:rsidR="00F82DDE" w:rsidRPr="00996485" w:rsidRDefault="004D11CF">
          <w:pPr>
            <w:pStyle w:val="TOC3"/>
            <w:tabs>
              <w:tab w:val="right" w:leader="dot" w:pos="9350"/>
            </w:tabs>
            <w:rPr>
              <w:rFonts w:ascii="Arial" w:eastAsiaTheme="minorEastAsia" w:hAnsi="Arial" w:cs="Arial"/>
              <w:noProof/>
              <w:sz w:val="24"/>
              <w:szCs w:val="24"/>
            </w:rPr>
          </w:pPr>
          <w:hyperlink w:anchor="_Toc169025236" w:history="1">
            <w:r w:rsidR="00F82DDE" w:rsidRPr="00996485">
              <w:rPr>
                <w:rStyle w:val="Hyperlink"/>
                <w:rFonts w:ascii="Arial" w:eastAsia="Calibri" w:hAnsi="Arial" w:cs="Arial"/>
                <w:bCs/>
                <w:noProof/>
                <w:kern w:val="0"/>
                <w:sz w:val="24"/>
                <w:szCs w:val="24"/>
                <w:lang w:val="en-ZA"/>
                <w14:ligatures w14:val="none"/>
              </w:rPr>
              <w:t>2.8.3 Role of Traditional Leadership and Community Structures in Addressing Teenage Pregnancy.</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_Toc169025236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34</w:t>
            </w:r>
            <w:r w:rsidR="00F82DDE" w:rsidRPr="00996485">
              <w:rPr>
                <w:rFonts w:ascii="Arial" w:hAnsi="Arial" w:cs="Arial"/>
                <w:noProof/>
                <w:webHidden/>
                <w:sz w:val="24"/>
                <w:szCs w:val="24"/>
              </w:rPr>
              <w:fldChar w:fldCharType="end"/>
            </w:r>
          </w:hyperlink>
        </w:p>
        <w:p w14:paraId="47C5C648" w14:textId="295655C6" w:rsidR="00F82DDE" w:rsidRPr="00270E2F" w:rsidRDefault="004D11CF" w:rsidP="00270E2F">
          <w:pPr>
            <w:pStyle w:val="TOC2"/>
            <w:rPr>
              <w:rFonts w:eastAsiaTheme="minorEastAsia"/>
            </w:rPr>
          </w:pPr>
          <w:hyperlink w:anchor="_Toc169025237" w:history="1">
            <w:r w:rsidR="00F82DDE" w:rsidRPr="00270E2F">
              <w:rPr>
                <w:rStyle w:val="Hyperlink"/>
              </w:rPr>
              <w:t>2.9 THEORETICAL FRAMEWORK: SOCIAL ECOLOGICAL MODEL (SEM)</w:t>
            </w:r>
            <w:r w:rsidR="00F82DDE" w:rsidRPr="00270E2F">
              <w:rPr>
                <w:webHidden/>
              </w:rPr>
              <w:tab/>
            </w:r>
            <w:r w:rsidR="00F82DDE" w:rsidRPr="00270E2F">
              <w:rPr>
                <w:webHidden/>
              </w:rPr>
              <w:fldChar w:fldCharType="begin"/>
            </w:r>
            <w:r w:rsidR="00F82DDE" w:rsidRPr="00270E2F">
              <w:rPr>
                <w:webHidden/>
              </w:rPr>
              <w:instrText xml:space="preserve"> PAGEREF _Toc169025237 \h </w:instrText>
            </w:r>
            <w:r w:rsidR="00F82DDE" w:rsidRPr="00270E2F">
              <w:rPr>
                <w:webHidden/>
              </w:rPr>
            </w:r>
            <w:r w:rsidR="00F82DDE" w:rsidRPr="00270E2F">
              <w:rPr>
                <w:webHidden/>
              </w:rPr>
              <w:fldChar w:fldCharType="separate"/>
            </w:r>
            <w:r w:rsidR="00F82DDE" w:rsidRPr="00270E2F">
              <w:rPr>
                <w:webHidden/>
              </w:rPr>
              <w:t>34</w:t>
            </w:r>
            <w:r w:rsidR="00F82DDE" w:rsidRPr="00270E2F">
              <w:rPr>
                <w:webHidden/>
              </w:rPr>
              <w:fldChar w:fldCharType="end"/>
            </w:r>
          </w:hyperlink>
        </w:p>
        <w:p w14:paraId="09548CD4" w14:textId="3159A563" w:rsidR="00F82DDE" w:rsidRPr="00270E2F" w:rsidRDefault="004D11CF" w:rsidP="00270E2F">
          <w:pPr>
            <w:pStyle w:val="TOC2"/>
            <w:rPr>
              <w:rFonts w:eastAsiaTheme="minorEastAsia"/>
            </w:rPr>
          </w:pPr>
          <w:hyperlink w:anchor="_Toc169025238" w:history="1">
            <w:r w:rsidR="00F82DDE" w:rsidRPr="00270E2F">
              <w:rPr>
                <w:rStyle w:val="Hyperlink"/>
              </w:rPr>
              <w:t>2.10 CONCLUSION</w:t>
            </w:r>
            <w:r w:rsidR="00F82DDE" w:rsidRPr="00270E2F">
              <w:rPr>
                <w:webHidden/>
              </w:rPr>
              <w:tab/>
            </w:r>
            <w:r w:rsidR="00F82DDE" w:rsidRPr="00270E2F">
              <w:rPr>
                <w:webHidden/>
              </w:rPr>
              <w:fldChar w:fldCharType="begin"/>
            </w:r>
            <w:r w:rsidR="00F82DDE" w:rsidRPr="00270E2F">
              <w:rPr>
                <w:webHidden/>
              </w:rPr>
              <w:instrText xml:space="preserve"> PAGEREF _Toc169025238 \h </w:instrText>
            </w:r>
            <w:r w:rsidR="00F82DDE" w:rsidRPr="00270E2F">
              <w:rPr>
                <w:webHidden/>
              </w:rPr>
            </w:r>
            <w:r w:rsidR="00F82DDE" w:rsidRPr="00270E2F">
              <w:rPr>
                <w:webHidden/>
              </w:rPr>
              <w:fldChar w:fldCharType="separate"/>
            </w:r>
            <w:r w:rsidR="00F82DDE" w:rsidRPr="00270E2F">
              <w:rPr>
                <w:webHidden/>
              </w:rPr>
              <w:t>35</w:t>
            </w:r>
            <w:r w:rsidR="00F82DDE" w:rsidRPr="00270E2F">
              <w:rPr>
                <w:webHidden/>
              </w:rPr>
              <w:fldChar w:fldCharType="end"/>
            </w:r>
          </w:hyperlink>
        </w:p>
        <w:p w14:paraId="0BAB5E3C" w14:textId="71BE88AA" w:rsidR="00F82DDE" w:rsidRPr="00996485" w:rsidRDefault="004D11CF">
          <w:pPr>
            <w:pStyle w:val="TOC1"/>
            <w:tabs>
              <w:tab w:val="right" w:leader="dot" w:pos="9350"/>
            </w:tabs>
            <w:rPr>
              <w:rFonts w:ascii="Arial" w:eastAsiaTheme="minorEastAsia" w:hAnsi="Arial" w:cs="Arial"/>
              <w:noProof/>
              <w:sz w:val="24"/>
              <w:szCs w:val="24"/>
            </w:rPr>
          </w:pPr>
          <w:hyperlink w:anchor="_Toc169025239" w:history="1">
            <w:r w:rsidR="00F82DDE" w:rsidRPr="00996485">
              <w:rPr>
                <w:rStyle w:val="Hyperlink"/>
                <w:rFonts w:ascii="Arial" w:eastAsia="Calibri" w:hAnsi="Arial" w:cs="Arial"/>
                <w:b/>
                <w:bCs/>
                <w:noProof/>
                <w:kern w:val="0"/>
                <w:sz w:val="24"/>
                <w:szCs w:val="24"/>
                <w:lang w:val="en-ZA"/>
                <w14:ligatures w14:val="none"/>
              </w:rPr>
              <w:t>3.  CHAPTER 3: RESEARCH METHODOLOGY &amp; DESIGN</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_Toc169025239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36</w:t>
            </w:r>
            <w:r w:rsidR="00F82DDE" w:rsidRPr="00996485">
              <w:rPr>
                <w:rFonts w:ascii="Arial" w:hAnsi="Arial" w:cs="Arial"/>
                <w:noProof/>
                <w:webHidden/>
                <w:sz w:val="24"/>
                <w:szCs w:val="24"/>
              </w:rPr>
              <w:fldChar w:fldCharType="end"/>
            </w:r>
          </w:hyperlink>
        </w:p>
        <w:p w14:paraId="484AE6A2" w14:textId="344AC413" w:rsidR="00F82DDE" w:rsidRPr="00270E2F" w:rsidRDefault="004D11CF" w:rsidP="00270E2F">
          <w:pPr>
            <w:pStyle w:val="TOC2"/>
            <w:rPr>
              <w:rFonts w:eastAsiaTheme="minorEastAsia"/>
            </w:rPr>
          </w:pPr>
          <w:hyperlink w:anchor="_Toc169025240" w:history="1">
            <w:r w:rsidR="00F82DDE" w:rsidRPr="00270E2F">
              <w:rPr>
                <w:rStyle w:val="Hyperlink"/>
              </w:rPr>
              <w:t>3.1 INTRODUCTION</w:t>
            </w:r>
            <w:r w:rsidR="00F82DDE" w:rsidRPr="00270E2F">
              <w:rPr>
                <w:webHidden/>
              </w:rPr>
              <w:tab/>
            </w:r>
            <w:r w:rsidR="00F82DDE" w:rsidRPr="00270E2F">
              <w:rPr>
                <w:webHidden/>
              </w:rPr>
              <w:fldChar w:fldCharType="begin"/>
            </w:r>
            <w:r w:rsidR="00F82DDE" w:rsidRPr="00270E2F">
              <w:rPr>
                <w:webHidden/>
              </w:rPr>
              <w:instrText xml:space="preserve"> PAGEREF _Toc169025240 \h </w:instrText>
            </w:r>
            <w:r w:rsidR="00F82DDE" w:rsidRPr="00270E2F">
              <w:rPr>
                <w:webHidden/>
              </w:rPr>
            </w:r>
            <w:r w:rsidR="00F82DDE" w:rsidRPr="00270E2F">
              <w:rPr>
                <w:webHidden/>
              </w:rPr>
              <w:fldChar w:fldCharType="separate"/>
            </w:r>
            <w:r w:rsidR="00F82DDE" w:rsidRPr="00270E2F">
              <w:rPr>
                <w:webHidden/>
              </w:rPr>
              <w:t>36</w:t>
            </w:r>
            <w:r w:rsidR="00F82DDE" w:rsidRPr="00270E2F">
              <w:rPr>
                <w:webHidden/>
              </w:rPr>
              <w:fldChar w:fldCharType="end"/>
            </w:r>
          </w:hyperlink>
        </w:p>
        <w:p w14:paraId="7C7EAF96" w14:textId="40CC3CF3" w:rsidR="00F82DDE" w:rsidRPr="00270E2F" w:rsidRDefault="004D11CF" w:rsidP="00270E2F">
          <w:pPr>
            <w:pStyle w:val="TOC2"/>
            <w:rPr>
              <w:rFonts w:eastAsiaTheme="minorEastAsia"/>
            </w:rPr>
          </w:pPr>
          <w:hyperlink w:anchor="_Toc169025241" w:history="1">
            <w:r w:rsidR="00F82DDE" w:rsidRPr="00270E2F">
              <w:rPr>
                <w:rStyle w:val="Hyperlink"/>
              </w:rPr>
              <w:t>3.2 RESEARCH PARADIGM</w:t>
            </w:r>
            <w:r w:rsidR="00F82DDE" w:rsidRPr="00270E2F">
              <w:rPr>
                <w:webHidden/>
              </w:rPr>
              <w:tab/>
            </w:r>
            <w:r w:rsidR="00F82DDE" w:rsidRPr="00270E2F">
              <w:rPr>
                <w:webHidden/>
              </w:rPr>
              <w:fldChar w:fldCharType="begin"/>
            </w:r>
            <w:r w:rsidR="00F82DDE" w:rsidRPr="00270E2F">
              <w:rPr>
                <w:webHidden/>
              </w:rPr>
              <w:instrText xml:space="preserve"> PAGEREF _Toc169025241 \h </w:instrText>
            </w:r>
            <w:r w:rsidR="00F82DDE" w:rsidRPr="00270E2F">
              <w:rPr>
                <w:webHidden/>
              </w:rPr>
            </w:r>
            <w:r w:rsidR="00F82DDE" w:rsidRPr="00270E2F">
              <w:rPr>
                <w:webHidden/>
              </w:rPr>
              <w:fldChar w:fldCharType="separate"/>
            </w:r>
            <w:r w:rsidR="00F82DDE" w:rsidRPr="00270E2F">
              <w:rPr>
                <w:webHidden/>
              </w:rPr>
              <w:t>36</w:t>
            </w:r>
            <w:r w:rsidR="00F82DDE" w:rsidRPr="00270E2F">
              <w:rPr>
                <w:webHidden/>
              </w:rPr>
              <w:fldChar w:fldCharType="end"/>
            </w:r>
          </w:hyperlink>
        </w:p>
        <w:p w14:paraId="23230C6C" w14:textId="4994CFFE" w:rsidR="00F82DDE" w:rsidRPr="00270E2F" w:rsidRDefault="004D11CF" w:rsidP="00270E2F">
          <w:pPr>
            <w:pStyle w:val="TOC2"/>
            <w:rPr>
              <w:rFonts w:eastAsiaTheme="minorEastAsia"/>
            </w:rPr>
          </w:pPr>
          <w:hyperlink w:anchor="_Toc169025242" w:history="1">
            <w:r w:rsidR="00F82DDE" w:rsidRPr="00270E2F">
              <w:rPr>
                <w:rStyle w:val="Hyperlink"/>
              </w:rPr>
              <w:t>3.3 RESEARCH APPROACH</w:t>
            </w:r>
            <w:r w:rsidR="00F82DDE" w:rsidRPr="00270E2F">
              <w:rPr>
                <w:webHidden/>
              </w:rPr>
              <w:tab/>
            </w:r>
            <w:r w:rsidR="00F82DDE" w:rsidRPr="00270E2F">
              <w:rPr>
                <w:webHidden/>
              </w:rPr>
              <w:fldChar w:fldCharType="begin"/>
            </w:r>
            <w:r w:rsidR="00F82DDE" w:rsidRPr="00270E2F">
              <w:rPr>
                <w:webHidden/>
              </w:rPr>
              <w:instrText xml:space="preserve"> PAGEREF _Toc169025242 \h </w:instrText>
            </w:r>
            <w:r w:rsidR="00F82DDE" w:rsidRPr="00270E2F">
              <w:rPr>
                <w:webHidden/>
              </w:rPr>
            </w:r>
            <w:r w:rsidR="00F82DDE" w:rsidRPr="00270E2F">
              <w:rPr>
                <w:webHidden/>
              </w:rPr>
              <w:fldChar w:fldCharType="separate"/>
            </w:r>
            <w:r w:rsidR="00F82DDE" w:rsidRPr="00270E2F">
              <w:rPr>
                <w:webHidden/>
              </w:rPr>
              <w:t>38</w:t>
            </w:r>
            <w:r w:rsidR="00F82DDE" w:rsidRPr="00270E2F">
              <w:rPr>
                <w:webHidden/>
              </w:rPr>
              <w:fldChar w:fldCharType="end"/>
            </w:r>
          </w:hyperlink>
        </w:p>
        <w:p w14:paraId="12A059B0" w14:textId="4AB1AFEE" w:rsidR="00F82DDE" w:rsidRPr="00270E2F" w:rsidRDefault="004D11CF" w:rsidP="00270E2F">
          <w:pPr>
            <w:pStyle w:val="TOC2"/>
            <w:rPr>
              <w:rFonts w:eastAsiaTheme="minorEastAsia"/>
            </w:rPr>
          </w:pPr>
          <w:hyperlink w:anchor="_Toc169025243" w:history="1">
            <w:r w:rsidR="00F82DDE" w:rsidRPr="00270E2F">
              <w:rPr>
                <w:rStyle w:val="Hyperlink"/>
              </w:rPr>
              <w:t>3.4 RESEARCH DESIGN</w:t>
            </w:r>
            <w:r w:rsidR="00F82DDE" w:rsidRPr="00270E2F">
              <w:rPr>
                <w:webHidden/>
              </w:rPr>
              <w:tab/>
            </w:r>
            <w:r w:rsidR="00F82DDE" w:rsidRPr="00270E2F">
              <w:rPr>
                <w:webHidden/>
              </w:rPr>
              <w:fldChar w:fldCharType="begin"/>
            </w:r>
            <w:r w:rsidR="00F82DDE" w:rsidRPr="00270E2F">
              <w:rPr>
                <w:webHidden/>
              </w:rPr>
              <w:instrText xml:space="preserve"> PAGEREF _Toc169025243 \h </w:instrText>
            </w:r>
            <w:r w:rsidR="00F82DDE" w:rsidRPr="00270E2F">
              <w:rPr>
                <w:webHidden/>
              </w:rPr>
            </w:r>
            <w:r w:rsidR="00F82DDE" w:rsidRPr="00270E2F">
              <w:rPr>
                <w:webHidden/>
              </w:rPr>
              <w:fldChar w:fldCharType="separate"/>
            </w:r>
            <w:r w:rsidR="00F82DDE" w:rsidRPr="00270E2F">
              <w:rPr>
                <w:webHidden/>
              </w:rPr>
              <w:t>40</w:t>
            </w:r>
            <w:r w:rsidR="00F82DDE" w:rsidRPr="00270E2F">
              <w:rPr>
                <w:webHidden/>
              </w:rPr>
              <w:fldChar w:fldCharType="end"/>
            </w:r>
          </w:hyperlink>
        </w:p>
        <w:p w14:paraId="2C9D6F3C" w14:textId="4273D31F" w:rsidR="00F82DDE" w:rsidRPr="00270E2F" w:rsidRDefault="004D11CF" w:rsidP="00270E2F">
          <w:pPr>
            <w:pStyle w:val="TOC2"/>
            <w:rPr>
              <w:rFonts w:eastAsiaTheme="minorEastAsia"/>
            </w:rPr>
          </w:pPr>
          <w:hyperlink w:anchor="_Toc169025244" w:history="1">
            <w:r w:rsidR="00F82DDE" w:rsidRPr="00270E2F">
              <w:rPr>
                <w:rStyle w:val="Hyperlink"/>
              </w:rPr>
              <w:t>3.5 TARGET POPULATION</w:t>
            </w:r>
            <w:r w:rsidR="00F82DDE" w:rsidRPr="00270E2F">
              <w:rPr>
                <w:webHidden/>
              </w:rPr>
              <w:tab/>
            </w:r>
            <w:r w:rsidR="00F82DDE" w:rsidRPr="00270E2F">
              <w:rPr>
                <w:webHidden/>
              </w:rPr>
              <w:fldChar w:fldCharType="begin"/>
            </w:r>
            <w:r w:rsidR="00F82DDE" w:rsidRPr="00270E2F">
              <w:rPr>
                <w:webHidden/>
              </w:rPr>
              <w:instrText xml:space="preserve"> PAGEREF _Toc169025244 \h </w:instrText>
            </w:r>
            <w:r w:rsidR="00F82DDE" w:rsidRPr="00270E2F">
              <w:rPr>
                <w:webHidden/>
              </w:rPr>
            </w:r>
            <w:r w:rsidR="00F82DDE" w:rsidRPr="00270E2F">
              <w:rPr>
                <w:webHidden/>
              </w:rPr>
              <w:fldChar w:fldCharType="separate"/>
            </w:r>
            <w:r w:rsidR="00F82DDE" w:rsidRPr="00270E2F">
              <w:rPr>
                <w:webHidden/>
              </w:rPr>
              <w:t>41</w:t>
            </w:r>
            <w:r w:rsidR="00F82DDE" w:rsidRPr="00270E2F">
              <w:rPr>
                <w:webHidden/>
              </w:rPr>
              <w:fldChar w:fldCharType="end"/>
            </w:r>
          </w:hyperlink>
        </w:p>
        <w:p w14:paraId="2EC1106A" w14:textId="0801C561" w:rsidR="00F82DDE" w:rsidRPr="00270E2F" w:rsidRDefault="004D11CF" w:rsidP="00270E2F">
          <w:pPr>
            <w:pStyle w:val="TOC2"/>
            <w:rPr>
              <w:rFonts w:eastAsiaTheme="minorEastAsia"/>
            </w:rPr>
          </w:pPr>
          <w:hyperlink w:anchor="_Toc169025245" w:history="1">
            <w:r w:rsidR="00F82DDE" w:rsidRPr="00270E2F">
              <w:rPr>
                <w:rStyle w:val="Hyperlink"/>
              </w:rPr>
              <w:t>3.6 SAMPLING</w:t>
            </w:r>
            <w:r w:rsidR="00F82DDE" w:rsidRPr="00270E2F">
              <w:rPr>
                <w:webHidden/>
              </w:rPr>
              <w:tab/>
            </w:r>
            <w:r w:rsidR="00F82DDE" w:rsidRPr="00270E2F">
              <w:rPr>
                <w:webHidden/>
              </w:rPr>
              <w:fldChar w:fldCharType="begin"/>
            </w:r>
            <w:r w:rsidR="00F82DDE" w:rsidRPr="00270E2F">
              <w:rPr>
                <w:webHidden/>
              </w:rPr>
              <w:instrText xml:space="preserve"> PAGEREF _Toc169025245 \h </w:instrText>
            </w:r>
            <w:r w:rsidR="00F82DDE" w:rsidRPr="00270E2F">
              <w:rPr>
                <w:webHidden/>
              </w:rPr>
            </w:r>
            <w:r w:rsidR="00F82DDE" w:rsidRPr="00270E2F">
              <w:rPr>
                <w:webHidden/>
              </w:rPr>
              <w:fldChar w:fldCharType="separate"/>
            </w:r>
            <w:r w:rsidR="00F82DDE" w:rsidRPr="00270E2F">
              <w:rPr>
                <w:webHidden/>
              </w:rPr>
              <w:t>41</w:t>
            </w:r>
            <w:r w:rsidR="00F82DDE" w:rsidRPr="00270E2F">
              <w:rPr>
                <w:webHidden/>
              </w:rPr>
              <w:fldChar w:fldCharType="end"/>
            </w:r>
          </w:hyperlink>
        </w:p>
        <w:p w14:paraId="3F9F6E27" w14:textId="53888AD9" w:rsidR="00F82DDE" w:rsidRPr="00270E2F" w:rsidRDefault="004D11CF" w:rsidP="00270E2F">
          <w:pPr>
            <w:pStyle w:val="TOC2"/>
            <w:rPr>
              <w:rFonts w:eastAsiaTheme="minorEastAsia"/>
            </w:rPr>
          </w:pPr>
          <w:hyperlink w:anchor="_Toc169025246" w:history="1">
            <w:r w:rsidR="00F82DDE" w:rsidRPr="00270E2F">
              <w:rPr>
                <w:rStyle w:val="Hyperlink"/>
              </w:rPr>
              <w:t>3.7 DATA COLLECTION INSTRUMENTS</w:t>
            </w:r>
            <w:r w:rsidR="00F82DDE" w:rsidRPr="00270E2F">
              <w:rPr>
                <w:webHidden/>
              </w:rPr>
              <w:tab/>
            </w:r>
            <w:r w:rsidR="00F82DDE" w:rsidRPr="00270E2F">
              <w:rPr>
                <w:webHidden/>
              </w:rPr>
              <w:fldChar w:fldCharType="begin"/>
            </w:r>
            <w:r w:rsidR="00F82DDE" w:rsidRPr="00270E2F">
              <w:rPr>
                <w:webHidden/>
              </w:rPr>
              <w:instrText xml:space="preserve"> PAGEREF _Toc169025246 \h </w:instrText>
            </w:r>
            <w:r w:rsidR="00F82DDE" w:rsidRPr="00270E2F">
              <w:rPr>
                <w:webHidden/>
              </w:rPr>
            </w:r>
            <w:r w:rsidR="00F82DDE" w:rsidRPr="00270E2F">
              <w:rPr>
                <w:webHidden/>
              </w:rPr>
              <w:fldChar w:fldCharType="separate"/>
            </w:r>
            <w:r w:rsidR="00F82DDE" w:rsidRPr="00270E2F">
              <w:rPr>
                <w:webHidden/>
              </w:rPr>
              <w:t>42</w:t>
            </w:r>
            <w:r w:rsidR="00F82DDE" w:rsidRPr="00270E2F">
              <w:rPr>
                <w:webHidden/>
              </w:rPr>
              <w:fldChar w:fldCharType="end"/>
            </w:r>
          </w:hyperlink>
        </w:p>
        <w:p w14:paraId="6251981F" w14:textId="1F42DA5E" w:rsidR="00F82DDE" w:rsidRPr="00270E2F" w:rsidRDefault="004D11CF" w:rsidP="00270E2F">
          <w:pPr>
            <w:pStyle w:val="TOC2"/>
            <w:rPr>
              <w:rFonts w:eastAsiaTheme="minorEastAsia"/>
            </w:rPr>
          </w:pPr>
          <w:hyperlink w:anchor="_Toc169025247" w:history="1">
            <w:r w:rsidR="00F82DDE" w:rsidRPr="00270E2F">
              <w:rPr>
                <w:rStyle w:val="Hyperlink"/>
              </w:rPr>
              <w:t>3.8 DATA ANALYSIS</w:t>
            </w:r>
            <w:r w:rsidR="00F82DDE" w:rsidRPr="00270E2F">
              <w:rPr>
                <w:webHidden/>
              </w:rPr>
              <w:tab/>
            </w:r>
            <w:r w:rsidR="00F82DDE" w:rsidRPr="00270E2F">
              <w:rPr>
                <w:webHidden/>
              </w:rPr>
              <w:fldChar w:fldCharType="begin"/>
            </w:r>
            <w:r w:rsidR="00F82DDE" w:rsidRPr="00270E2F">
              <w:rPr>
                <w:webHidden/>
              </w:rPr>
              <w:instrText xml:space="preserve"> PAGEREF _Toc169025247 \h </w:instrText>
            </w:r>
            <w:r w:rsidR="00F82DDE" w:rsidRPr="00270E2F">
              <w:rPr>
                <w:webHidden/>
              </w:rPr>
            </w:r>
            <w:r w:rsidR="00F82DDE" w:rsidRPr="00270E2F">
              <w:rPr>
                <w:webHidden/>
              </w:rPr>
              <w:fldChar w:fldCharType="separate"/>
            </w:r>
            <w:r w:rsidR="00F82DDE" w:rsidRPr="00270E2F">
              <w:rPr>
                <w:webHidden/>
              </w:rPr>
              <w:t>43</w:t>
            </w:r>
            <w:r w:rsidR="00F82DDE" w:rsidRPr="00270E2F">
              <w:rPr>
                <w:webHidden/>
              </w:rPr>
              <w:fldChar w:fldCharType="end"/>
            </w:r>
          </w:hyperlink>
        </w:p>
        <w:p w14:paraId="6F45C1D0" w14:textId="38C8CCA3" w:rsidR="00F82DDE" w:rsidRPr="00270E2F" w:rsidRDefault="004D11CF" w:rsidP="00270E2F">
          <w:pPr>
            <w:pStyle w:val="TOC2"/>
            <w:rPr>
              <w:rFonts w:eastAsiaTheme="minorEastAsia"/>
            </w:rPr>
          </w:pPr>
          <w:hyperlink w:anchor="_Toc169025248" w:history="1">
            <w:r w:rsidR="00F82DDE" w:rsidRPr="00270E2F">
              <w:rPr>
                <w:rStyle w:val="Hyperlink"/>
              </w:rPr>
              <w:t>3.9 TRUSTWORTHINESS OF THE STUDY</w:t>
            </w:r>
            <w:r w:rsidR="00F82DDE" w:rsidRPr="00270E2F">
              <w:rPr>
                <w:webHidden/>
              </w:rPr>
              <w:tab/>
            </w:r>
            <w:r w:rsidR="00F82DDE" w:rsidRPr="00270E2F">
              <w:rPr>
                <w:webHidden/>
              </w:rPr>
              <w:fldChar w:fldCharType="begin"/>
            </w:r>
            <w:r w:rsidR="00F82DDE" w:rsidRPr="00270E2F">
              <w:rPr>
                <w:webHidden/>
              </w:rPr>
              <w:instrText xml:space="preserve"> PAGEREF _Toc169025248 \h </w:instrText>
            </w:r>
            <w:r w:rsidR="00F82DDE" w:rsidRPr="00270E2F">
              <w:rPr>
                <w:webHidden/>
              </w:rPr>
            </w:r>
            <w:r w:rsidR="00F82DDE" w:rsidRPr="00270E2F">
              <w:rPr>
                <w:webHidden/>
              </w:rPr>
              <w:fldChar w:fldCharType="separate"/>
            </w:r>
            <w:r w:rsidR="00F82DDE" w:rsidRPr="00270E2F">
              <w:rPr>
                <w:webHidden/>
              </w:rPr>
              <w:t>44</w:t>
            </w:r>
            <w:r w:rsidR="00F82DDE" w:rsidRPr="00270E2F">
              <w:rPr>
                <w:webHidden/>
              </w:rPr>
              <w:fldChar w:fldCharType="end"/>
            </w:r>
          </w:hyperlink>
        </w:p>
        <w:p w14:paraId="62293F9F" w14:textId="7E67F34E" w:rsidR="00F82DDE" w:rsidRPr="00996485" w:rsidRDefault="004D11CF">
          <w:pPr>
            <w:pStyle w:val="TOC1"/>
            <w:tabs>
              <w:tab w:val="right" w:leader="dot" w:pos="9350"/>
            </w:tabs>
            <w:rPr>
              <w:rFonts w:ascii="Arial" w:eastAsiaTheme="minorEastAsia" w:hAnsi="Arial" w:cs="Arial"/>
              <w:noProof/>
              <w:sz w:val="24"/>
              <w:szCs w:val="24"/>
            </w:rPr>
          </w:pPr>
          <w:hyperlink w:anchor="_Toc169025249" w:history="1">
            <w:r w:rsidR="00F82DDE" w:rsidRPr="00996485">
              <w:rPr>
                <w:rStyle w:val="Hyperlink"/>
                <w:rFonts w:ascii="Arial" w:eastAsia="Calibri" w:hAnsi="Arial" w:cs="Arial"/>
                <w:b/>
                <w:bCs/>
                <w:noProof/>
                <w:kern w:val="0"/>
                <w:sz w:val="24"/>
                <w:szCs w:val="24"/>
                <w:lang w:val="en-ZA"/>
                <w14:ligatures w14:val="none"/>
              </w:rPr>
              <w:t>CHAPTER 4: DATA ANALYSIS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_Toc169025249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45</w:t>
            </w:r>
            <w:r w:rsidR="00F82DDE" w:rsidRPr="00996485">
              <w:rPr>
                <w:rFonts w:ascii="Arial" w:hAnsi="Arial" w:cs="Arial"/>
                <w:noProof/>
                <w:webHidden/>
                <w:sz w:val="24"/>
                <w:szCs w:val="24"/>
              </w:rPr>
              <w:fldChar w:fldCharType="end"/>
            </w:r>
          </w:hyperlink>
        </w:p>
        <w:p w14:paraId="637AA8BA" w14:textId="77755970" w:rsidR="00F82DDE" w:rsidRPr="00270E2F" w:rsidRDefault="004D11CF" w:rsidP="00270E2F">
          <w:pPr>
            <w:pStyle w:val="TOC2"/>
            <w:rPr>
              <w:rFonts w:eastAsiaTheme="minorEastAsia"/>
            </w:rPr>
          </w:pPr>
          <w:hyperlink w:anchor="_Toc169025250" w:history="1">
            <w:r w:rsidR="00F82DDE" w:rsidRPr="00270E2F">
              <w:rPr>
                <w:rStyle w:val="Hyperlink"/>
              </w:rPr>
              <w:t>4.1 INTRODUCTION</w:t>
            </w:r>
            <w:r w:rsidR="00F82DDE" w:rsidRPr="00270E2F">
              <w:rPr>
                <w:webHidden/>
              </w:rPr>
              <w:tab/>
            </w:r>
            <w:r w:rsidR="00F82DDE" w:rsidRPr="00270E2F">
              <w:rPr>
                <w:webHidden/>
              </w:rPr>
              <w:fldChar w:fldCharType="begin"/>
            </w:r>
            <w:r w:rsidR="00F82DDE" w:rsidRPr="00270E2F">
              <w:rPr>
                <w:webHidden/>
              </w:rPr>
              <w:instrText xml:space="preserve"> PAGEREF _Toc169025250 \h </w:instrText>
            </w:r>
            <w:r w:rsidR="00F82DDE" w:rsidRPr="00270E2F">
              <w:rPr>
                <w:webHidden/>
              </w:rPr>
            </w:r>
            <w:r w:rsidR="00F82DDE" w:rsidRPr="00270E2F">
              <w:rPr>
                <w:webHidden/>
              </w:rPr>
              <w:fldChar w:fldCharType="separate"/>
            </w:r>
            <w:r w:rsidR="00F82DDE" w:rsidRPr="00270E2F">
              <w:rPr>
                <w:webHidden/>
              </w:rPr>
              <w:t>45</w:t>
            </w:r>
            <w:r w:rsidR="00F82DDE" w:rsidRPr="00270E2F">
              <w:rPr>
                <w:webHidden/>
              </w:rPr>
              <w:fldChar w:fldCharType="end"/>
            </w:r>
          </w:hyperlink>
        </w:p>
        <w:p w14:paraId="73A7CBF9" w14:textId="61CB3F2D" w:rsidR="00F82DDE" w:rsidRPr="00270E2F" w:rsidRDefault="004D11CF" w:rsidP="00270E2F">
          <w:pPr>
            <w:pStyle w:val="TOC2"/>
            <w:rPr>
              <w:rFonts w:eastAsiaTheme="minorEastAsia"/>
            </w:rPr>
          </w:pPr>
          <w:hyperlink w:anchor="_Toc169025251" w:history="1">
            <w:r w:rsidR="00F82DDE" w:rsidRPr="00270E2F">
              <w:rPr>
                <w:rStyle w:val="Hyperlink"/>
              </w:rPr>
              <w:t>4.2 DEMOGRAPHICS OF THE PARTICIPANTS</w:t>
            </w:r>
            <w:r w:rsidR="00F82DDE" w:rsidRPr="00270E2F">
              <w:rPr>
                <w:webHidden/>
              </w:rPr>
              <w:tab/>
            </w:r>
            <w:r w:rsidR="00F82DDE" w:rsidRPr="00270E2F">
              <w:rPr>
                <w:webHidden/>
              </w:rPr>
              <w:fldChar w:fldCharType="begin"/>
            </w:r>
            <w:r w:rsidR="00F82DDE" w:rsidRPr="00270E2F">
              <w:rPr>
                <w:webHidden/>
              </w:rPr>
              <w:instrText xml:space="preserve"> PAGEREF _Toc169025251 \h </w:instrText>
            </w:r>
            <w:r w:rsidR="00F82DDE" w:rsidRPr="00270E2F">
              <w:rPr>
                <w:webHidden/>
              </w:rPr>
            </w:r>
            <w:r w:rsidR="00F82DDE" w:rsidRPr="00270E2F">
              <w:rPr>
                <w:webHidden/>
              </w:rPr>
              <w:fldChar w:fldCharType="separate"/>
            </w:r>
            <w:r w:rsidR="00F82DDE" w:rsidRPr="00270E2F">
              <w:rPr>
                <w:webHidden/>
              </w:rPr>
              <w:t>45</w:t>
            </w:r>
            <w:r w:rsidR="00F82DDE" w:rsidRPr="00270E2F">
              <w:rPr>
                <w:webHidden/>
              </w:rPr>
              <w:fldChar w:fldCharType="end"/>
            </w:r>
          </w:hyperlink>
        </w:p>
        <w:p w14:paraId="0748F896" w14:textId="181E70D0" w:rsidR="00F82DDE" w:rsidRPr="00270E2F" w:rsidRDefault="004D11CF" w:rsidP="00270E2F">
          <w:pPr>
            <w:pStyle w:val="TOC2"/>
            <w:rPr>
              <w:rFonts w:eastAsiaTheme="minorEastAsia"/>
            </w:rPr>
          </w:pPr>
          <w:hyperlink w:anchor="_Toc169025252" w:history="1">
            <w:r w:rsidR="00F82DDE" w:rsidRPr="00270E2F">
              <w:rPr>
                <w:rStyle w:val="Hyperlink"/>
              </w:rPr>
              <w:t>4.3 PRESENTATION OF DATA COLLECTED.</w:t>
            </w:r>
            <w:r w:rsidR="00F82DDE" w:rsidRPr="00270E2F">
              <w:rPr>
                <w:webHidden/>
              </w:rPr>
              <w:tab/>
            </w:r>
            <w:r w:rsidR="00F82DDE" w:rsidRPr="00270E2F">
              <w:rPr>
                <w:webHidden/>
              </w:rPr>
              <w:fldChar w:fldCharType="begin"/>
            </w:r>
            <w:r w:rsidR="00F82DDE" w:rsidRPr="00270E2F">
              <w:rPr>
                <w:webHidden/>
              </w:rPr>
              <w:instrText xml:space="preserve"> PAGEREF _Toc169025252 \h </w:instrText>
            </w:r>
            <w:r w:rsidR="00F82DDE" w:rsidRPr="00270E2F">
              <w:rPr>
                <w:webHidden/>
              </w:rPr>
            </w:r>
            <w:r w:rsidR="00F82DDE" w:rsidRPr="00270E2F">
              <w:rPr>
                <w:webHidden/>
              </w:rPr>
              <w:fldChar w:fldCharType="separate"/>
            </w:r>
            <w:r w:rsidR="00F82DDE" w:rsidRPr="00270E2F">
              <w:rPr>
                <w:webHidden/>
              </w:rPr>
              <w:t>48</w:t>
            </w:r>
            <w:r w:rsidR="00F82DDE" w:rsidRPr="00270E2F">
              <w:rPr>
                <w:webHidden/>
              </w:rPr>
              <w:fldChar w:fldCharType="end"/>
            </w:r>
          </w:hyperlink>
        </w:p>
        <w:p w14:paraId="15753FFA" w14:textId="721C70DC" w:rsidR="00F82DDE" w:rsidRPr="00270E2F" w:rsidRDefault="004D11CF">
          <w:pPr>
            <w:pStyle w:val="TOC3"/>
            <w:tabs>
              <w:tab w:val="right" w:leader="dot" w:pos="9350"/>
            </w:tabs>
            <w:rPr>
              <w:rFonts w:ascii="Arial" w:eastAsiaTheme="minorEastAsia" w:hAnsi="Arial" w:cs="Arial"/>
              <w:noProof/>
              <w:sz w:val="24"/>
              <w:szCs w:val="24"/>
            </w:rPr>
          </w:pPr>
          <w:hyperlink w:anchor="_Toc169025253" w:history="1">
            <w:r w:rsidR="00F82DDE" w:rsidRPr="00270E2F">
              <w:rPr>
                <w:rStyle w:val="Hyperlink"/>
                <w:rFonts w:ascii="Arial" w:eastAsia="Calibri" w:hAnsi="Arial" w:cs="Arial"/>
                <w:noProof/>
                <w:kern w:val="0"/>
                <w:sz w:val="24"/>
                <w:szCs w:val="24"/>
                <w:lang w:val="en-ZA"/>
                <w14:ligatures w14:val="none"/>
              </w:rPr>
              <w:t>4.3.1 Major Theme 1: Perceptions of Teenage Pregnancy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_Toc169025253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49</w:t>
            </w:r>
            <w:r w:rsidR="00F82DDE" w:rsidRPr="00270E2F">
              <w:rPr>
                <w:rFonts w:ascii="Arial" w:hAnsi="Arial" w:cs="Arial"/>
                <w:noProof/>
                <w:webHidden/>
                <w:sz w:val="24"/>
                <w:szCs w:val="24"/>
              </w:rPr>
              <w:fldChar w:fldCharType="end"/>
            </w:r>
          </w:hyperlink>
        </w:p>
        <w:p w14:paraId="4E24171C" w14:textId="3D480253" w:rsidR="00F82DDE" w:rsidRPr="00270E2F" w:rsidRDefault="004D11CF">
          <w:pPr>
            <w:pStyle w:val="TOC3"/>
            <w:tabs>
              <w:tab w:val="right" w:leader="dot" w:pos="9350"/>
            </w:tabs>
            <w:rPr>
              <w:rFonts w:ascii="Arial" w:eastAsiaTheme="minorEastAsia" w:hAnsi="Arial" w:cs="Arial"/>
              <w:noProof/>
              <w:sz w:val="24"/>
              <w:szCs w:val="24"/>
            </w:rPr>
          </w:pPr>
          <w:hyperlink w:anchor="_Toc169025254" w:history="1">
            <w:r w:rsidR="00F82DDE" w:rsidRPr="00270E2F">
              <w:rPr>
                <w:rStyle w:val="Hyperlink"/>
                <w:rFonts w:ascii="Arial" w:eastAsia="Calibri" w:hAnsi="Arial" w:cs="Arial"/>
                <w:noProof/>
                <w:kern w:val="0"/>
                <w:sz w:val="24"/>
                <w:szCs w:val="24"/>
                <w:lang w:val="en-ZA"/>
                <w14:ligatures w14:val="none"/>
              </w:rPr>
              <w:t>4.3.1 Examining perceptions of teenage pregnancy in the community and how teenage pregnancy is viewed and understood within the community.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49</w:t>
            </w:r>
            <w:r w:rsidR="00F82DDE" w:rsidRPr="00270E2F">
              <w:rPr>
                <w:rFonts w:ascii="Arial" w:hAnsi="Arial" w:cs="Arial"/>
                <w:noProof/>
                <w:webHidden/>
                <w:sz w:val="24"/>
                <w:szCs w:val="24"/>
              </w:rPr>
              <w:fldChar w:fldCharType="end"/>
            </w:r>
          </w:hyperlink>
        </w:p>
        <w:p w14:paraId="59977D57" w14:textId="617D3E9D" w:rsidR="00F82DDE" w:rsidRPr="00270E2F" w:rsidRDefault="004D11CF">
          <w:pPr>
            <w:pStyle w:val="TOC3"/>
            <w:tabs>
              <w:tab w:val="right" w:leader="dot" w:pos="9350"/>
            </w:tabs>
            <w:rPr>
              <w:rFonts w:ascii="Arial" w:eastAsiaTheme="minorEastAsia" w:hAnsi="Arial" w:cs="Arial"/>
              <w:noProof/>
              <w:sz w:val="24"/>
              <w:szCs w:val="24"/>
            </w:rPr>
          </w:pPr>
          <w:hyperlink w:anchor="_Toc169025255" w:history="1">
            <w:r w:rsidR="00F82DDE" w:rsidRPr="00270E2F">
              <w:rPr>
                <w:rStyle w:val="Hyperlink"/>
                <w:rFonts w:ascii="Arial" w:eastAsia="Calibri" w:hAnsi="Arial" w:cs="Arial"/>
                <w:noProof/>
                <w:kern w:val="0"/>
                <w:sz w:val="24"/>
                <w:szCs w:val="24"/>
                <w:lang w:val="en-ZA"/>
                <w14:ligatures w14:val="none"/>
              </w:rPr>
              <w:t>4.3.2 Major Theme 2: Socioeconomic Impacts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55</w:t>
            </w:r>
            <w:r w:rsidR="00F82DDE" w:rsidRPr="00270E2F">
              <w:rPr>
                <w:rFonts w:ascii="Arial" w:hAnsi="Arial" w:cs="Arial"/>
                <w:noProof/>
                <w:webHidden/>
                <w:sz w:val="24"/>
                <w:szCs w:val="24"/>
              </w:rPr>
              <w:fldChar w:fldCharType="end"/>
            </w:r>
          </w:hyperlink>
        </w:p>
        <w:p w14:paraId="23B0493A" w14:textId="5FE3762A" w:rsidR="00F82DDE" w:rsidRPr="00270E2F" w:rsidRDefault="004D11CF">
          <w:pPr>
            <w:pStyle w:val="TOC3"/>
            <w:tabs>
              <w:tab w:val="right" w:leader="dot" w:pos="9350"/>
            </w:tabs>
            <w:rPr>
              <w:rFonts w:ascii="Arial" w:eastAsiaTheme="minorEastAsia" w:hAnsi="Arial" w:cs="Arial"/>
              <w:noProof/>
              <w:sz w:val="24"/>
              <w:szCs w:val="24"/>
            </w:rPr>
          </w:pPr>
          <w:hyperlink w:anchor="_Toc169025256" w:history="1">
            <w:r w:rsidR="00F82DDE" w:rsidRPr="00270E2F">
              <w:rPr>
                <w:rStyle w:val="Hyperlink"/>
                <w:rFonts w:ascii="Arial" w:eastAsia="Calibri" w:hAnsi="Arial" w:cs="Arial"/>
                <w:noProof/>
                <w:kern w:val="0"/>
                <w:sz w:val="24"/>
                <w:szCs w:val="24"/>
                <w:lang w:val="en-ZA"/>
                <w14:ligatures w14:val="none"/>
              </w:rPr>
              <w:t>4.3.3 Major Theme 3: Educational Impact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_Toc169025256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61</w:t>
            </w:r>
            <w:r w:rsidR="00F82DDE" w:rsidRPr="00270E2F">
              <w:rPr>
                <w:rFonts w:ascii="Arial" w:hAnsi="Arial" w:cs="Arial"/>
                <w:noProof/>
                <w:webHidden/>
                <w:sz w:val="24"/>
                <w:szCs w:val="24"/>
              </w:rPr>
              <w:fldChar w:fldCharType="end"/>
            </w:r>
          </w:hyperlink>
        </w:p>
        <w:p w14:paraId="3CF5E8A6" w14:textId="32131480" w:rsidR="00F82DDE" w:rsidRPr="00270E2F" w:rsidRDefault="004D11CF">
          <w:pPr>
            <w:pStyle w:val="TOC3"/>
            <w:tabs>
              <w:tab w:val="right" w:leader="dot" w:pos="9350"/>
            </w:tabs>
            <w:rPr>
              <w:rFonts w:ascii="Arial" w:eastAsiaTheme="minorEastAsia" w:hAnsi="Arial" w:cs="Arial"/>
              <w:noProof/>
              <w:sz w:val="24"/>
              <w:szCs w:val="24"/>
            </w:rPr>
          </w:pPr>
          <w:hyperlink w:anchor="_Toc169025257" w:history="1">
            <w:r w:rsidR="00F82DDE" w:rsidRPr="00270E2F">
              <w:rPr>
                <w:rStyle w:val="Hyperlink"/>
                <w:rFonts w:ascii="Arial" w:eastAsia="Calibri" w:hAnsi="Arial" w:cs="Arial"/>
                <w:noProof/>
                <w:kern w:val="0"/>
                <w:sz w:val="24"/>
                <w:szCs w:val="24"/>
                <w:lang w:val="en-ZA"/>
                <w14:ligatures w14:val="none"/>
              </w:rPr>
              <w:t>4.3.4 Major Theme 4: Support Networks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_Toc169025257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66</w:t>
            </w:r>
            <w:r w:rsidR="00F82DDE" w:rsidRPr="00270E2F">
              <w:rPr>
                <w:rFonts w:ascii="Arial" w:hAnsi="Arial" w:cs="Arial"/>
                <w:noProof/>
                <w:webHidden/>
                <w:sz w:val="24"/>
                <w:szCs w:val="24"/>
              </w:rPr>
              <w:fldChar w:fldCharType="end"/>
            </w:r>
          </w:hyperlink>
        </w:p>
        <w:p w14:paraId="40EAF315" w14:textId="7CA3770D" w:rsidR="00F82DDE" w:rsidRPr="00270E2F" w:rsidRDefault="004D11CF">
          <w:pPr>
            <w:pStyle w:val="TOC3"/>
            <w:tabs>
              <w:tab w:val="right" w:leader="dot" w:pos="9350"/>
            </w:tabs>
            <w:rPr>
              <w:rFonts w:ascii="Arial" w:eastAsiaTheme="minorEastAsia" w:hAnsi="Arial" w:cs="Arial"/>
              <w:noProof/>
              <w:sz w:val="24"/>
              <w:szCs w:val="24"/>
            </w:rPr>
          </w:pPr>
          <w:hyperlink w:anchor="_Toc169025258" w:history="1">
            <w:r w:rsidR="00F82DDE" w:rsidRPr="00270E2F">
              <w:rPr>
                <w:rStyle w:val="Hyperlink"/>
                <w:rFonts w:ascii="Arial" w:eastAsia="Calibri" w:hAnsi="Arial" w:cs="Arial"/>
                <w:noProof/>
                <w:kern w:val="0"/>
                <w:sz w:val="24"/>
                <w:szCs w:val="24"/>
                <w:lang w:val="en-ZA"/>
                <w14:ligatures w14:val="none"/>
              </w:rPr>
              <w:t>4.3.5 Major Theme 3: Role of Educational Institutions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_Toc169025258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70</w:t>
            </w:r>
            <w:r w:rsidR="00F82DDE" w:rsidRPr="00270E2F">
              <w:rPr>
                <w:rFonts w:ascii="Arial" w:hAnsi="Arial" w:cs="Arial"/>
                <w:noProof/>
                <w:webHidden/>
                <w:sz w:val="24"/>
                <w:szCs w:val="24"/>
              </w:rPr>
              <w:fldChar w:fldCharType="end"/>
            </w:r>
          </w:hyperlink>
        </w:p>
        <w:p w14:paraId="107C511C" w14:textId="140EFA46" w:rsidR="00F82DDE" w:rsidRPr="00270E2F" w:rsidRDefault="004D11CF">
          <w:pPr>
            <w:pStyle w:val="TOC3"/>
            <w:tabs>
              <w:tab w:val="right" w:leader="dot" w:pos="9350"/>
            </w:tabs>
            <w:rPr>
              <w:rFonts w:ascii="Arial" w:eastAsiaTheme="minorEastAsia" w:hAnsi="Arial" w:cs="Arial"/>
              <w:noProof/>
              <w:sz w:val="24"/>
              <w:szCs w:val="24"/>
            </w:rPr>
          </w:pPr>
          <w:hyperlink w:anchor="_Toc169025259" w:history="1">
            <w:r w:rsidR="00F82DDE" w:rsidRPr="00270E2F">
              <w:rPr>
                <w:rStyle w:val="Hyperlink"/>
                <w:rFonts w:ascii="Arial" w:eastAsia="Calibri" w:hAnsi="Arial" w:cs="Arial"/>
                <w:i/>
                <w:iCs/>
                <w:noProof/>
                <w:kern w:val="0"/>
                <w:sz w:val="24"/>
                <w:szCs w:val="24"/>
                <w14:ligatures w14:val="none"/>
              </w:rPr>
              <w:t xml:space="preserve">4.3.5 </w:t>
            </w:r>
            <w:r w:rsidR="00F82DDE" w:rsidRPr="00270E2F">
              <w:rPr>
                <w:rStyle w:val="Hyperlink"/>
                <w:rFonts w:ascii="Arial" w:eastAsia="Calibri" w:hAnsi="Arial" w:cs="Arial"/>
                <w:noProof/>
                <w:kern w:val="0"/>
                <w:sz w:val="24"/>
                <w:szCs w:val="24"/>
                <w14:ligatures w14:val="none"/>
              </w:rPr>
              <w:t>Practical policy changes and support systems should the school have/</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_Toc169025259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70</w:t>
            </w:r>
            <w:r w:rsidR="00F82DDE" w:rsidRPr="00270E2F">
              <w:rPr>
                <w:rFonts w:ascii="Arial" w:hAnsi="Arial" w:cs="Arial"/>
                <w:noProof/>
                <w:webHidden/>
                <w:sz w:val="24"/>
                <w:szCs w:val="24"/>
              </w:rPr>
              <w:fldChar w:fldCharType="end"/>
            </w:r>
          </w:hyperlink>
        </w:p>
        <w:p w14:paraId="0C4068E8" w14:textId="01DBEE6B" w:rsidR="00F82DDE" w:rsidRPr="00270E2F" w:rsidRDefault="004D11CF">
          <w:pPr>
            <w:pStyle w:val="TOC3"/>
            <w:tabs>
              <w:tab w:val="right" w:leader="dot" w:pos="9350"/>
            </w:tabs>
            <w:rPr>
              <w:rFonts w:ascii="Arial" w:eastAsiaTheme="minorEastAsia" w:hAnsi="Arial" w:cs="Arial"/>
              <w:noProof/>
              <w:sz w:val="24"/>
              <w:szCs w:val="24"/>
            </w:rPr>
          </w:pPr>
          <w:hyperlink w:anchor="_Toc169025260" w:history="1">
            <w:r w:rsidR="00F82DDE" w:rsidRPr="00270E2F">
              <w:rPr>
                <w:rStyle w:val="Hyperlink"/>
                <w:rFonts w:ascii="Arial" w:eastAsia="Calibri" w:hAnsi="Arial" w:cs="Arial"/>
                <w:noProof/>
                <w:kern w:val="0"/>
                <w:sz w:val="24"/>
                <w:szCs w:val="24"/>
                <w14:ligatures w14:val="none"/>
              </w:rPr>
              <w:t>adopt to mitigate the implications of teenage pregnancy.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_Toc169025260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70</w:t>
            </w:r>
            <w:r w:rsidR="00F82DDE" w:rsidRPr="00270E2F">
              <w:rPr>
                <w:rFonts w:ascii="Arial" w:hAnsi="Arial" w:cs="Arial"/>
                <w:noProof/>
                <w:webHidden/>
                <w:sz w:val="24"/>
                <w:szCs w:val="24"/>
              </w:rPr>
              <w:fldChar w:fldCharType="end"/>
            </w:r>
          </w:hyperlink>
        </w:p>
        <w:p w14:paraId="1E053592" w14:textId="51DE4A97" w:rsidR="00F82DDE" w:rsidRPr="00270E2F" w:rsidRDefault="004D11CF" w:rsidP="00270E2F">
          <w:pPr>
            <w:pStyle w:val="TOC2"/>
            <w:rPr>
              <w:rFonts w:eastAsiaTheme="minorEastAsia"/>
            </w:rPr>
          </w:pPr>
          <w:hyperlink w:anchor="_Toc169025261" w:history="1">
            <w:r w:rsidR="00F82DDE" w:rsidRPr="00270E2F">
              <w:rPr>
                <w:rStyle w:val="Hyperlink"/>
              </w:rPr>
              <w:t>4.4 CONCLUSION</w:t>
            </w:r>
            <w:r w:rsidR="00F82DDE" w:rsidRPr="00270E2F">
              <w:rPr>
                <w:webHidden/>
              </w:rPr>
              <w:tab/>
            </w:r>
            <w:r w:rsidR="00F82DDE" w:rsidRPr="00270E2F">
              <w:rPr>
                <w:webHidden/>
              </w:rPr>
              <w:fldChar w:fldCharType="begin"/>
            </w:r>
            <w:r w:rsidR="00F82DDE" w:rsidRPr="00270E2F">
              <w:rPr>
                <w:webHidden/>
              </w:rPr>
              <w:instrText xml:space="preserve"> PAGEREF _Toc169025261 \h </w:instrText>
            </w:r>
            <w:r w:rsidR="00F82DDE" w:rsidRPr="00270E2F">
              <w:rPr>
                <w:webHidden/>
              </w:rPr>
            </w:r>
            <w:r w:rsidR="00F82DDE" w:rsidRPr="00270E2F">
              <w:rPr>
                <w:webHidden/>
              </w:rPr>
              <w:fldChar w:fldCharType="separate"/>
            </w:r>
            <w:r w:rsidR="00F82DDE" w:rsidRPr="00270E2F">
              <w:rPr>
                <w:webHidden/>
              </w:rPr>
              <w:t>73</w:t>
            </w:r>
            <w:r w:rsidR="00F82DDE" w:rsidRPr="00270E2F">
              <w:rPr>
                <w:webHidden/>
              </w:rPr>
              <w:fldChar w:fldCharType="end"/>
            </w:r>
          </w:hyperlink>
        </w:p>
        <w:p w14:paraId="48E4D8BD" w14:textId="296BDDF9" w:rsidR="00F82DDE" w:rsidRPr="00996485" w:rsidRDefault="004D11CF">
          <w:pPr>
            <w:pStyle w:val="TOC1"/>
            <w:tabs>
              <w:tab w:val="right" w:leader="dot" w:pos="9350"/>
            </w:tabs>
            <w:rPr>
              <w:rFonts w:ascii="Arial" w:eastAsiaTheme="minorEastAsia" w:hAnsi="Arial" w:cs="Arial"/>
              <w:noProof/>
              <w:sz w:val="24"/>
              <w:szCs w:val="24"/>
            </w:rPr>
          </w:pPr>
          <w:hyperlink w:anchor="_Toc169025262" w:history="1">
            <w:r w:rsidR="00F82DDE" w:rsidRPr="00996485">
              <w:rPr>
                <w:rStyle w:val="Hyperlink"/>
                <w:rFonts w:ascii="Arial" w:eastAsia="Calibri" w:hAnsi="Arial" w:cs="Arial"/>
                <w:b/>
                <w:bCs/>
                <w:noProof/>
                <w:kern w:val="0"/>
                <w:sz w:val="24"/>
                <w:szCs w:val="24"/>
                <w:lang w:val="en-ZA"/>
                <w14:ligatures w14:val="none"/>
              </w:rPr>
              <w:t>CHAPTER 5: DISCUSSION OF THE FINDINGS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_Toc169025262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74</w:t>
            </w:r>
            <w:r w:rsidR="00F82DDE" w:rsidRPr="00996485">
              <w:rPr>
                <w:rFonts w:ascii="Arial" w:hAnsi="Arial" w:cs="Arial"/>
                <w:noProof/>
                <w:webHidden/>
                <w:sz w:val="24"/>
                <w:szCs w:val="24"/>
              </w:rPr>
              <w:fldChar w:fldCharType="end"/>
            </w:r>
          </w:hyperlink>
        </w:p>
        <w:p w14:paraId="0E5B9511" w14:textId="55C15722" w:rsidR="00F82DDE" w:rsidRPr="00270E2F" w:rsidRDefault="004D11CF" w:rsidP="00270E2F">
          <w:pPr>
            <w:pStyle w:val="TOC2"/>
            <w:rPr>
              <w:rFonts w:eastAsiaTheme="minorEastAsia"/>
            </w:rPr>
          </w:pPr>
          <w:hyperlink w:anchor="_Toc169025263" w:history="1">
            <w:r w:rsidR="00F82DDE" w:rsidRPr="00270E2F">
              <w:rPr>
                <w:rStyle w:val="Hyperlink"/>
              </w:rPr>
              <w:t>5.1 INTRODUCTION</w:t>
            </w:r>
            <w:r w:rsidR="00F82DDE" w:rsidRPr="00270E2F">
              <w:rPr>
                <w:webHidden/>
              </w:rPr>
              <w:tab/>
            </w:r>
            <w:r w:rsidR="00F82DDE" w:rsidRPr="00270E2F">
              <w:rPr>
                <w:webHidden/>
              </w:rPr>
              <w:fldChar w:fldCharType="begin"/>
            </w:r>
            <w:r w:rsidR="00F82DDE" w:rsidRPr="00270E2F">
              <w:rPr>
                <w:webHidden/>
              </w:rPr>
              <w:instrText xml:space="preserve"> PAGEREF _Toc169025263 \h </w:instrText>
            </w:r>
            <w:r w:rsidR="00F82DDE" w:rsidRPr="00270E2F">
              <w:rPr>
                <w:webHidden/>
              </w:rPr>
            </w:r>
            <w:r w:rsidR="00F82DDE" w:rsidRPr="00270E2F">
              <w:rPr>
                <w:webHidden/>
              </w:rPr>
              <w:fldChar w:fldCharType="separate"/>
            </w:r>
            <w:r w:rsidR="00F82DDE" w:rsidRPr="00270E2F">
              <w:rPr>
                <w:webHidden/>
              </w:rPr>
              <w:t>74</w:t>
            </w:r>
            <w:r w:rsidR="00F82DDE" w:rsidRPr="00270E2F">
              <w:rPr>
                <w:webHidden/>
              </w:rPr>
              <w:fldChar w:fldCharType="end"/>
            </w:r>
          </w:hyperlink>
        </w:p>
        <w:p w14:paraId="6A726ED0" w14:textId="618C3852" w:rsidR="00F82DDE" w:rsidRPr="00270E2F" w:rsidRDefault="004D11CF">
          <w:pPr>
            <w:pStyle w:val="TOC3"/>
            <w:tabs>
              <w:tab w:val="right" w:leader="dot" w:pos="9350"/>
            </w:tabs>
            <w:rPr>
              <w:rFonts w:ascii="Arial" w:eastAsiaTheme="minorEastAsia" w:hAnsi="Arial" w:cs="Arial"/>
              <w:noProof/>
              <w:sz w:val="24"/>
              <w:szCs w:val="24"/>
            </w:rPr>
          </w:pPr>
          <w:hyperlink w:anchor="_Toc169025264" w:history="1">
            <w:r w:rsidR="00F82DDE" w:rsidRPr="00270E2F">
              <w:rPr>
                <w:rStyle w:val="Hyperlink"/>
                <w:rFonts w:ascii="Arial" w:eastAsia="Calibri" w:hAnsi="Arial" w:cs="Arial"/>
                <w:noProof/>
                <w:kern w:val="0"/>
                <w:sz w:val="24"/>
                <w:szCs w:val="24"/>
                <w:lang w:val="en-ZA"/>
                <w14:ligatures w14:val="none"/>
              </w:rPr>
              <w:t>5.2. DISCUSSION OF FINDINGS ON CULTURAL AND SOCIAL STIGMA</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_Toc169025264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74</w:t>
            </w:r>
            <w:r w:rsidR="00F82DDE" w:rsidRPr="00270E2F">
              <w:rPr>
                <w:rFonts w:ascii="Arial" w:hAnsi="Arial" w:cs="Arial"/>
                <w:noProof/>
                <w:webHidden/>
                <w:sz w:val="24"/>
                <w:szCs w:val="24"/>
              </w:rPr>
              <w:fldChar w:fldCharType="end"/>
            </w:r>
          </w:hyperlink>
        </w:p>
        <w:p w14:paraId="4311FFE6" w14:textId="011E23F8" w:rsidR="00F82DDE" w:rsidRPr="00270E2F" w:rsidRDefault="004D11CF">
          <w:pPr>
            <w:pStyle w:val="TOC3"/>
            <w:tabs>
              <w:tab w:val="right" w:leader="dot" w:pos="9350"/>
            </w:tabs>
            <w:rPr>
              <w:rFonts w:ascii="Arial" w:eastAsiaTheme="minorEastAsia" w:hAnsi="Arial" w:cs="Arial"/>
              <w:noProof/>
              <w:sz w:val="24"/>
              <w:szCs w:val="24"/>
            </w:rPr>
          </w:pPr>
          <w:hyperlink w:anchor="_Toc169025265" w:history="1">
            <w:r w:rsidR="00F82DDE" w:rsidRPr="00270E2F">
              <w:rPr>
                <w:rStyle w:val="Hyperlink"/>
                <w:rFonts w:ascii="Arial" w:eastAsia="Calibri" w:hAnsi="Arial" w:cs="Arial"/>
                <w:noProof/>
                <w:kern w:val="0"/>
                <w:sz w:val="24"/>
                <w:szCs w:val="24"/>
                <w:lang w:val="en-ZA"/>
                <w14:ligatures w14:val="none"/>
              </w:rPr>
              <w:t>5.2.1 Lack of education and awareness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_Toc169025265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75</w:t>
            </w:r>
            <w:r w:rsidR="00F82DDE" w:rsidRPr="00270E2F">
              <w:rPr>
                <w:rFonts w:ascii="Arial" w:hAnsi="Arial" w:cs="Arial"/>
                <w:noProof/>
                <w:webHidden/>
                <w:sz w:val="24"/>
                <w:szCs w:val="24"/>
              </w:rPr>
              <w:fldChar w:fldCharType="end"/>
            </w:r>
          </w:hyperlink>
        </w:p>
        <w:p w14:paraId="2492E855" w14:textId="3450A75A" w:rsidR="00F82DDE" w:rsidRPr="00270E2F" w:rsidRDefault="004D11CF">
          <w:pPr>
            <w:pStyle w:val="TOC3"/>
            <w:tabs>
              <w:tab w:val="right" w:leader="dot" w:pos="9350"/>
            </w:tabs>
            <w:rPr>
              <w:rFonts w:ascii="Arial" w:eastAsiaTheme="minorEastAsia" w:hAnsi="Arial" w:cs="Arial"/>
              <w:noProof/>
              <w:sz w:val="24"/>
              <w:szCs w:val="24"/>
            </w:rPr>
          </w:pPr>
          <w:hyperlink w:anchor="_Toc169025266" w:history="1">
            <w:r w:rsidR="00F82DDE" w:rsidRPr="00270E2F">
              <w:rPr>
                <w:rStyle w:val="Hyperlink"/>
                <w:rFonts w:ascii="Arial" w:eastAsia="Calibri" w:hAnsi="Arial" w:cs="Arial"/>
                <w:noProof/>
                <w:kern w:val="0"/>
                <w:sz w:val="24"/>
                <w:szCs w:val="24"/>
                <w:lang w:val="en-ZA"/>
                <w14:ligatures w14:val="none"/>
              </w:rPr>
              <w:t>5.2.2 Support versus isolation</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_Toc169025266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76</w:t>
            </w:r>
            <w:r w:rsidR="00F82DDE" w:rsidRPr="00270E2F">
              <w:rPr>
                <w:rFonts w:ascii="Arial" w:hAnsi="Arial" w:cs="Arial"/>
                <w:noProof/>
                <w:webHidden/>
                <w:sz w:val="24"/>
                <w:szCs w:val="24"/>
              </w:rPr>
              <w:fldChar w:fldCharType="end"/>
            </w:r>
          </w:hyperlink>
        </w:p>
        <w:p w14:paraId="32E7CD30" w14:textId="6645A67B" w:rsidR="00F82DDE" w:rsidRPr="00270E2F" w:rsidRDefault="004D11CF" w:rsidP="00270E2F">
          <w:pPr>
            <w:pStyle w:val="TOC2"/>
            <w:rPr>
              <w:rFonts w:eastAsiaTheme="minorEastAsia"/>
            </w:rPr>
          </w:pPr>
          <w:hyperlink w:anchor="_Toc169025267" w:history="1">
            <w:r w:rsidR="00F82DDE" w:rsidRPr="00270E2F">
              <w:rPr>
                <w:rStyle w:val="Hyperlink"/>
              </w:rPr>
              <w:t>5.3 DISCUSSION OF FINDINGS ON SOCIOECONOMIC IMPACTS</w:t>
            </w:r>
            <w:r w:rsidR="00F82DDE" w:rsidRPr="00270E2F">
              <w:rPr>
                <w:webHidden/>
              </w:rPr>
              <w:tab/>
            </w:r>
            <w:r w:rsidR="00F82DDE" w:rsidRPr="00270E2F">
              <w:rPr>
                <w:webHidden/>
              </w:rPr>
              <w:fldChar w:fldCharType="begin"/>
            </w:r>
            <w:r w:rsidR="00F82DDE" w:rsidRPr="00270E2F">
              <w:rPr>
                <w:webHidden/>
              </w:rPr>
              <w:instrText xml:space="preserve"> PAGEREF _Toc169025267 \h </w:instrText>
            </w:r>
            <w:r w:rsidR="00F82DDE" w:rsidRPr="00270E2F">
              <w:rPr>
                <w:webHidden/>
              </w:rPr>
            </w:r>
            <w:r w:rsidR="00F82DDE" w:rsidRPr="00270E2F">
              <w:rPr>
                <w:webHidden/>
              </w:rPr>
              <w:fldChar w:fldCharType="separate"/>
            </w:r>
            <w:r w:rsidR="00F82DDE" w:rsidRPr="00270E2F">
              <w:rPr>
                <w:webHidden/>
              </w:rPr>
              <w:t>77</w:t>
            </w:r>
            <w:r w:rsidR="00F82DDE" w:rsidRPr="00270E2F">
              <w:rPr>
                <w:webHidden/>
              </w:rPr>
              <w:fldChar w:fldCharType="end"/>
            </w:r>
          </w:hyperlink>
        </w:p>
        <w:p w14:paraId="01B768C8" w14:textId="230FDD47" w:rsidR="00F82DDE" w:rsidRPr="00270E2F" w:rsidRDefault="004D11CF">
          <w:pPr>
            <w:pStyle w:val="TOC3"/>
            <w:tabs>
              <w:tab w:val="right" w:leader="dot" w:pos="9350"/>
            </w:tabs>
            <w:rPr>
              <w:rFonts w:ascii="Arial" w:eastAsiaTheme="minorEastAsia" w:hAnsi="Arial" w:cs="Arial"/>
              <w:noProof/>
              <w:sz w:val="24"/>
              <w:szCs w:val="24"/>
            </w:rPr>
          </w:pPr>
          <w:hyperlink w:anchor="_Toc169025268" w:history="1">
            <w:r w:rsidR="00F82DDE" w:rsidRPr="00270E2F">
              <w:rPr>
                <w:rStyle w:val="Hyperlink"/>
                <w:rFonts w:ascii="Arial" w:eastAsia="Calibri" w:hAnsi="Arial" w:cs="Arial"/>
                <w:noProof/>
                <w:kern w:val="0"/>
                <w:sz w:val="24"/>
                <w:szCs w:val="24"/>
                <w:lang w:val="en-ZA"/>
                <w14:ligatures w14:val="none"/>
              </w:rPr>
              <w:t>5.3.1 Economic Burden and Poverty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_Toc169025268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78</w:t>
            </w:r>
            <w:r w:rsidR="00F82DDE" w:rsidRPr="00270E2F">
              <w:rPr>
                <w:rFonts w:ascii="Arial" w:hAnsi="Arial" w:cs="Arial"/>
                <w:noProof/>
                <w:webHidden/>
                <w:sz w:val="24"/>
                <w:szCs w:val="24"/>
              </w:rPr>
              <w:fldChar w:fldCharType="end"/>
            </w:r>
          </w:hyperlink>
        </w:p>
        <w:p w14:paraId="743B78ED" w14:textId="06E936F2" w:rsidR="00F82DDE" w:rsidRPr="00270E2F" w:rsidRDefault="004D11CF">
          <w:pPr>
            <w:pStyle w:val="TOC3"/>
            <w:tabs>
              <w:tab w:val="right" w:leader="dot" w:pos="9350"/>
            </w:tabs>
            <w:rPr>
              <w:rFonts w:ascii="Arial" w:eastAsiaTheme="minorEastAsia" w:hAnsi="Arial" w:cs="Arial"/>
              <w:noProof/>
              <w:sz w:val="24"/>
              <w:szCs w:val="24"/>
            </w:rPr>
          </w:pPr>
          <w:hyperlink w:anchor="_Toc169025269" w:history="1">
            <w:r w:rsidR="00F82DDE" w:rsidRPr="00270E2F">
              <w:rPr>
                <w:rStyle w:val="Hyperlink"/>
                <w:rFonts w:ascii="Arial" w:eastAsia="Calibri" w:hAnsi="Arial" w:cs="Arial"/>
                <w:noProof/>
                <w:kern w:val="0"/>
                <w:sz w:val="24"/>
                <w:szCs w:val="24"/>
                <w:lang w:val="en-ZA"/>
                <w14:ligatures w14:val="none"/>
              </w:rPr>
              <w:t>5.3.2 Impact on Education and Employment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_Toc169025269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79</w:t>
            </w:r>
            <w:r w:rsidR="00F82DDE" w:rsidRPr="00270E2F">
              <w:rPr>
                <w:rFonts w:ascii="Arial" w:hAnsi="Arial" w:cs="Arial"/>
                <w:noProof/>
                <w:webHidden/>
                <w:sz w:val="24"/>
                <w:szCs w:val="24"/>
              </w:rPr>
              <w:fldChar w:fldCharType="end"/>
            </w:r>
          </w:hyperlink>
        </w:p>
        <w:p w14:paraId="289B05C0" w14:textId="6F07FDCD" w:rsidR="00F82DDE" w:rsidRPr="00270E2F" w:rsidRDefault="004D11CF" w:rsidP="00270E2F">
          <w:pPr>
            <w:pStyle w:val="TOC2"/>
            <w:rPr>
              <w:rFonts w:eastAsiaTheme="minorEastAsia"/>
            </w:rPr>
          </w:pPr>
          <w:hyperlink w:anchor="_Toc169025270" w:history="1">
            <w:r w:rsidR="00F82DDE" w:rsidRPr="00270E2F">
              <w:rPr>
                <w:rStyle w:val="Hyperlink"/>
              </w:rPr>
              <w:t>5.4 DISCUSSION OF FINDINGS ON EDUCATIONAL IMPACT</w:t>
            </w:r>
            <w:r w:rsidR="00F82DDE" w:rsidRPr="00270E2F">
              <w:rPr>
                <w:webHidden/>
              </w:rPr>
              <w:tab/>
            </w:r>
            <w:r w:rsidR="00F82DDE" w:rsidRPr="00270E2F">
              <w:rPr>
                <w:webHidden/>
              </w:rPr>
              <w:fldChar w:fldCharType="begin"/>
            </w:r>
            <w:r w:rsidR="00F82DDE" w:rsidRPr="00270E2F">
              <w:rPr>
                <w:webHidden/>
              </w:rPr>
              <w:instrText xml:space="preserve"> PAGEREF _Toc169025270 \h </w:instrText>
            </w:r>
            <w:r w:rsidR="00F82DDE" w:rsidRPr="00270E2F">
              <w:rPr>
                <w:webHidden/>
              </w:rPr>
            </w:r>
            <w:r w:rsidR="00F82DDE" w:rsidRPr="00270E2F">
              <w:rPr>
                <w:webHidden/>
              </w:rPr>
              <w:fldChar w:fldCharType="separate"/>
            </w:r>
            <w:r w:rsidR="00F82DDE" w:rsidRPr="00270E2F">
              <w:rPr>
                <w:webHidden/>
              </w:rPr>
              <w:t>82</w:t>
            </w:r>
            <w:r w:rsidR="00F82DDE" w:rsidRPr="00270E2F">
              <w:rPr>
                <w:webHidden/>
              </w:rPr>
              <w:fldChar w:fldCharType="end"/>
            </w:r>
          </w:hyperlink>
        </w:p>
        <w:p w14:paraId="5E3865A6" w14:textId="53EAE06B" w:rsidR="00F82DDE" w:rsidRPr="00270E2F" w:rsidRDefault="004D11CF">
          <w:pPr>
            <w:pStyle w:val="TOC3"/>
            <w:tabs>
              <w:tab w:val="right" w:leader="dot" w:pos="9350"/>
            </w:tabs>
            <w:rPr>
              <w:rFonts w:ascii="Arial" w:eastAsiaTheme="minorEastAsia" w:hAnsi="Arial" w:cs="Arial"/>
              <w:noProof/>
              <w:sz w:val="24"/>
              <w:szCs w:val="24"/>
            </w:rPr>
          </w:pPr>
          <w:hyperlink w:anchor="_Toc169025271" w:history="1">
            <w:r w:rsidR="00F82DDE" w:rsidRPr="00270E2F">
              <w:rPr>
                <w:rStyle w:val="Hyperlink"/>
                <w:rFonts w:ascii="Arial" w:eastAsia="Calibri" w:hAnsi="Arial" w:cs="Arial"/>
                <w:noProof/>
                <w:kern w:val="0"/>
                <w:sz w:val="24"/>
                <w:szCs w:val="24"/>
                <w:lang w:val="en-ZA"/>
                <w14:ligatures w14:val="none"/>
              </w:rPr>
              <w:t>5.4.1 Barriers to Continuing Education</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_Toc169025271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82</w:t>
            </w:r>
            <w:r w:rsidR="00F82DDE" w:rsidRPr="00270E2F">
              <w:rPr>
                <w:rFonts w:ascii="Arial" w:hAnsi="Arial" w:cs="Arial"/>
                <w:noProof/>
                <w:webHidden/>
                <w:sz w:val="24"/>
                <w:szCs w:val="24"/>
              </w:rPr>
              <w:fldChar w:fldCharType="end"/>
            </w:r>
          </w:hyperlink>
        </w:p>
        <w:p w14:paraId="34A07569" w14:textId="5B3860AF" w:rsidR="00F82DDE" w:rsidRPr="00270E2F" w:rsidRDefault="004D11CF">
          <w:pPr>
            <w:pStyle w:val="TOC3"/>
            <w:tabs>
              <w:tab w:val="right" w:leader="dot" w:pos="9350"/>
            </w:tabs>
            <w:rPr>
              <w:rFonts w:ascii="Arial" w:eastAsiaTheme="minorEastAsia" w:hAnsi="Arial" w:cs="Arial"/>
              <w:noProof/>
              <w:sz w:val="24"/>
              <w:szCs w:val="24"/>
            </w:rPr>
          </w:pPr>
          <w:hyperlink w:anchor="_Toc169025272" w:history="1">
            <w:r w:rsidR="00F82DDE" w:rsidRPr="00270E2F">
              <w:rPr>
                <w:rStyle w:val="Hyperlink"/>
                <w:rFonts w:ascii="Arial" w:eastAsia="Calibri" w:hAnsi="Arial" w:cs="Arial"/>
                <w:noProof/>
                <w:kern w:val="0"/>
                <w:sz w:val="24"/>
                <w:szCs w:val="24"/>
                <w:lang w:val="en-ZA"/>
                <w14:ligatures w14:val="none"/>
              </w:rPr>
              <w:t>5.4.2 School Dropout Rates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_Toc169025272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83</w:t>
            </w:r>
            <w:r w:rsidR="00F82DDE" w:rsidRPr="00270E2F">
              <w:rPr>
                <w:rFonts w:ascii="Arial" w:hAnsi="Arial" w:cs="Arial"/>
                <w:noProof/>
                <w:webHidden/>
                <w:sz w:val="24"/>
                <w:szCs w:val="24"/>
              </w:rPr>
              <w:fldChar w:fldCharType="end"/>
            </w:r>
          </w:hyperlink>
        </w:p>
        <w:p w14:paraId="0AC50A66" w14:textId="6A5B7095" w:rsidR="00F82DDE" w:rsidRPr="00270E2F" w:rsidRDefault="004D11CF">
          <w:pPr>
            <w:pStyle w:val="TOC3"/>
            <w:tabs>
              <w:tab w:val="right" w:leader="dot" w:pos="9350"/>
            </w:tabs>
            <w:rPr>
              <w:rFonts w:ascii="Arial" w:eastAsiaTheme="minorEastAsia" w:hAnsi="Arial" w:cs="Arial"/>
              <w:noProof/>
              <w:sz w:val="24"/>
              <w:szCs w:val="24"/>
            </w:rPr>
          </w:pPr>
          <w:hyperlink w:anchor="_Toc169025273" w:history="1">
            <w:r w:rsidR="00F82DDE" w:rsidRPr="00270E2F">
              <w:rPr>
                <w:rStyle w:val="Hyperlink"/>
                <w:rFonts w:ascii="Arial" w:eastAsia="Calibri" w:hAnsi="Arial" w:cs="Arial"/>
                <w:noProof/>
                <w:kern w:val="0"/>
                <w:sz w:val="24"/>
                <w:szCs w:val="24"/>
                <w:lang w:val="en-ZA"/>
                <w14:ligatures w14:val="none"/>
              </w:rPr>
              <w:t>5.4.3 Support Systems in Education</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_Toc169025273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84</w:t>
            </w:r>
            <w:r w:rsidR="00F82DDE" w:rsidRPr="00270E2F">
              <w:rPr>
                <w:rFonts w:ascii="Arial" w:hAnsi="Arial" w:cs="Arial"/>
                <w:noProof/>
                <w:webHidden/>
                <w:sz w:val="24"/>
                <w:szCs w:val="24"/>
              </w:rPr>
              <w:fldChar w:fldCharType="end"/>
            </w:r>
          </w:hyperlink>
        </w:p>
        <w:p w14:paraId="442CA8F2" w14:textId="668828FC" w:rsidR="00F82DDE" w:rsidRPr="00270E2F" w:rsidRDefault="004D11CF" w:rsidP="00270E2F">
          <w:pPr>
            <w:pStyle w:val="TOC2"/>
            <w:rPr>
              <w:rFonts w:eastAsiaTheme="minorEastAsia"/>
            </w:rPr>
          </w:pPr>
          <w:hyperlink w:anchor="_Toc169025274" w:history="1">
            <w:r w:rsidR="00F82DDE" w:rsidRPr="00270E2F">
              <w:rPr>
                <w:rStyle w:val="Hyperlink"/>
              </w:rPr>
              <w:t>5.5 DISCUSSION OF FINDINGS ON SUPPORT NETWORKS</w:t>
            </w:r>
            <w:r w:rsidR="00F82DDE" w:rsidRPr="00270E2F">
              <w:rPr>
                <w:webHidden/>
              </w:rPr>
              <w:tab/>
            </w:r>
            <w:r w:rsidR="00F82DDE" w:rsidRPr="00270E2F">
              <w:rPr>
                <w:webHidden/>
              </w:rPr>
              <w:fldChar w:fldCharType="begin"/>
            </w:r>
            <w:r w:rsidR="00F82DDE" w:rsidRPr="00270E2F">
              <w:rPr>
                <w:webHidden/>
              </w:rPr>
              <w:instrText xml:space="preserve"> PAGEREF _Toc169025274 \h </w:instrText>
            </w:r>
            <w:r w:rsidR="00F82DDE" w:rsidRPr="00270E2F">
              <w:rPr>
                <w:webHidden/>
              </w:rPr>
            </w:r>
            <w:r w:rsidR="00F82DDE" w:rsidRPr="00270E2F">
              <w:rPr>
                <w:webHidden/>
              </w:rPr>
              <w:fldChar w:fldCharType="separate"/>
            </w:r>
            <w:r w:rsidR="00F82DDE" w:rsidRPr="00270E2F">
              <w:rPr>
                <w:webHidden/>
              </w:rPr>
              <w:t>85</w:t>
            </w:r>
            <w:r w:rsidR="00F82DDE" w:rsidRPr="00270E2F">
              <w:rPr>
                <w:webHidden/>
              </w:rPr>
              <w:fldChar w:fldCharType="end"/>
            </w:r>
          </w:hyperlink>
        </w:p>
        <w:p w14:paraId="005A271B" w14:textId="63B8EF70" w:rsidR="00F82DDE" w:rsidRPr="00270E2F" w:rsidRDefault="004D11CF">
          <w:pPr>
            <w:pStyle w:val="TOC3"/>
            <w:tabs>
              <w:tab w:val="right" w:leader="dot" w:pos="9350"/>
            </w:tabs>
            <w:rPr>
              <w:rFonts w:ascii="Arial" w:eastAsiaTheme="minorEastAsia" w:hAnsi="Arial" w:cs="Arial"/>
              <w:noProof/>
              <w:sz w:val="24"/>
              <w:szCs w:val="24"/>
            </w:rPr>
          </w:pPr>
          <w:hyperlink w:anchor="_Toc169025275" w:history="1">
            <w:r w:rsidR="00F82DDE" w:rsidRPr="00270E2F">
              <w:rPr>
                <w:rStyle w:val="Hyperlink"/>
                <w:rFonts w:ascii="Arial" w:eastAsia="Calibri" w:hAnsi="Arial" w:cs="Arial"/>
                <w:noProof/>
                <w:kern w:val="0"/>
                <w:sz w:val="24"/>
                <w:szCs w:val="24"/>
                <w:lang w:val="en-ZA"/>
                <w14:ligatures w14:val="none"/>
              </w:rPr>
              <w:t>5.5.1 Community and Family Support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_Toc169025275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85</w:t>
            </w:r>
            <w:r w:rsidR="00F82DDE" w:rsidRPr="00270E2F">
              <w:rPr>
                <w:rFonts w:ascii="Arial" w:hAnsi="Arial" w:cs="Arial"/>
                <w:noProof/>
                <w:webHidden/>
                <w:sz w:val="24"/>
                <w:szCs w:val="24"/>
              </w:rPr>
              <w:fldChar w:fldCharType="end"/>
            </w:r>
          </w:hyperlink>
        </w:p>
        <w:p w14:paraId="1D9AEC76" w14:textId="25994DF8" w:rsidR="00F82DDE" w:rsidRPr="00270E2F" w:rsidRDefault="004D11CF">
          <w:pPr>
            <w:pStyle w:val="TOC3"/>
            <w:tabs>
              <w:tab w:val="right" w:leader="dot" w:pos="9350"/>
            </w:tabs>
            <w:rPr>
              <w:rFonts w:ascii="Arial" w:eastAsiaTheme="minorEastAsia" w:hAnsi="Arial" w:cs="Arial"/>
              <w:noProof/>
              <w:sz w:val="24"/>
              <w:szCs w:val="24"/>
            </w:rPr>
          </w:pPr>
          <w:hyperlink w:anchor="_Toc169025276" w:history="1">
            <w:r w:rsidR="00F82DDE" w:rsidRPr="00270E2F">
              <w:rPr>
                <w:rStyle w:val="Hyperlink"/>
                <w:rFonts w:ascii="Arial" w:eastAsia="Calibri" w:hAnsi="Arial" w:cs="Arial"/>
                <w:noProof/>
                <w:kern w:val="0"/>
                <w:sz w:val="24"/>
                <w:szCs w:val="24"/>
                <w:lang w:val="en-ZA"/>
                <w14:ligatures w14:val="none"/>
              </w:rPr>
              <w:t>5.5.2 Access to Healthcare and Counselling</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_Toc169025276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86</w:t>
            </w:r>
            <w:r w:rsidR="00F82DDE" w:rsidRPr="00270E2F">
              <w:rPr>
                <w:rFonts w:ascii="Arial" w:hAnsi="Arial" w:cs="Arial"/>
                <w:noProof/>
                <w:webHidden/>
                <w:sz w:val="24"/>
                <w:szCs w:val="24"/>
              </w:rPr>
              <w:fldChar w:fldCharType="end"/>
            </w:r>
          </w:hyperlink>
        </w:p>
        <w:p w14:paraId="5B6E2071" w14:textId="06BD363F" w:rsidR="00F82DDE" w:rsidRPr="00270E2F" w:rsidRDefault="004D11CF">
          <w:pPr>
            <w:pStyle w:val="TOC3"/>
            <w:tabs>
              <w:tab w:val="right" w:leader="dot" w:pos="9350"/>
            </w:tabs>
            <w:rPr>
              <w:rFonts w:ascii="Arial" w:eastAsiaTheme="minorEastAsia" w:hAnsi="Arial" w:cs="Arial"/>
              <w:noProof/>
              <w:sz w:val="24"/>
              <w:szCs w:val="24"/>
            </w:rPr>
          </w:pPr>
          <w:hyperlink w:anchor="_Toc169025277" w:history="1">
            <w:r w:rsidR="00F82DDE" w:rsidRPr="00270E2F">
              <w:rPr>
                <w:rStyle w:val="Hyperlink"/>
                <w:rFonts w:ascii="Arial" w:eastAsia="Calibri" w:hAnsi="Arial" w:cs="Arial"/>
                <w:noProof/>
                <w:kern w:val="0"/>
                <w:sz w:val="24"/>
                <w:szCs w:val="24"/>
                <w:lang w:val="en-ZA"/>
                <w14:ligatures w14:val="none"/>
              </w:rPr>
              <w:t>5.5.3 Role of Educational Institutions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_Toc169025277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87</w:t>
            </w:r>
            <w:r w:rsidR="00F82DDE" w:rsidRPr="00270E2F">
              <w:rPr>
                <w:rFonts w:ascii="Arial" w:hAnsi="Arial" w:cs="Arial"/>
                <w:noProof/>
                <w:webHidden/>
                <w:sz w:val="24"/>
                <w:szCs w:val="24"/>
              </w:rPr>
              <w:fldChar w:fldCharType="end"/>
            </w:r>
          </w:hyperlink>
        </w:p>
        <w:p w14:paraId="2ADF7268" w14:textId="08A7C8C1" w:rsidR="00F82DDE" w:rsidRPr="00270E2F" w:rsidRDefault="004D11CF" w:rsidP="00270E2F">
          <w:pPr>
            <w:pStyle w:val="TOC2"/>
            <w:rPr>
              <w:rFonts w:eastAsiaTheme="minorEastAsia"/>
            </w:rPr>
          </w:pPr>
          <w:hyperlink w:anchor="_Toc169025278" w:history="1">
            <w:r w:rsidR="00F82DDE" w:rsidRPr="00270E2F">
              <w:rPr>
                <w:rStyle w:val="Hyperlink"/>
              </w:rPr>
              <w:t>5.6 CONCLUSION</w:t>
            </w:r>
            <w:r w:rsidR="00F82DDE" w:rsidRPr="00270E2F">
              <w:rPr>
                <w:webHidden/>
              </w:rPr>
              <w:tab/>
            </w:r>
            <w:r w:rsidR="00F82DDE" w:rsidRPr="00270E2F">
              <w:rPr>
                <w:webHidden/>
              </w:rPr>
              <w:fldChar w:fldCharType="begin"/>
            </w:r>
            <w:r w:rsidR="00F82DDE" w:rsidRPr="00270E2F">
              <w:rPr>
                <w:webHidden/>
              </w:rPr>
              <w:instrText xml:space="preserve"> PAGEREF _Toc169025278 \h </w:instrText>
            </w:r>
            <w:r w:rsidR="00F82DDE" w:rsidRPr="00270E2F">
              <w:rPr>
                <w:webHidden/>
              </w:rPr>
            </w:r>
            <w:r w:rsidR="00F82DDE" w:rsidRPr="00270E2F">
              <w:rPr>
                <w:webHidden/>
              </w:rPr>
              <w:fldChar w:fldCharType="separate"/>
            </w:r>
            <w:r w:rsidR="00F82DDE" w:rsidRPr="00270E2F">
              <w:rPr>
                <w:webHidden/>
              </w:rPr>
              <w:t>88</w:t>
            </w:r>
            <w:r w:rsidR="00F82DDE" w:rsidRPr="00270E2F">
              <w:rPr>
                <w:webHidden/>
              </w:rPr>
              <w:fldChar w:fldCharType="end"/>
            </w:r>
          </w:hyperlink>
        </w:p>
        <w:p w14:paraId="5934D413" w14:textId="2D0EFBD8" w:rsidR="00F82DDE" w:rsidRPr="00996485" w:rsidRDefault="004D11CF">
          <w:pPr>
            <w:pStyle w:val="TOC1"/>
            <w:tabs>
              <w:tab w:val="right" w:leader="dot" w:pos="9350"/>
            </w:tabs>
            <w:rPr>
              <w:rFonts w:ascii="Arial" w:eastAsiaTheme="minorEastAsia" w:hAnsi="Arial" w:cs="Arial"/>
              <w:noProof/>
              <w:sz w:val="24"/>
              <w:szCs w:val="24"/>
            </w:rPr>
          </w:pPr>
          <w:hyperlink w:anchor="_Toc169025279" w:history="1">
            <w:r w:rsidR="00F82DDE" w:rsidRPr="00996485">
              <w:rPr>
                <w:rStyle w:val="Hyperlink"/>
                <w:rFonts w:ascii="Arial" w:eastAsia="Calibri" w:hAnsi="Arial" w:cs="Arial"/>
                <w:b/>
                <w:bCs/>
                <w:noProof/>
                <w:kern w:val="0"/>
                <w:sz w:val="24"/>
                <w:szCs w:val="24"/>
                <w:lang w:val="en-ZA"/>
                <w14:ligatures w14:val="none"/>
              </w:rPr>
              <w:t>CHAPTER 6: CONCLUSIONS &amp; RECOMMENDATIONS</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_Toc169025279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89</w:t>
            </w:r>
            <w:r w:rsidR="00F82DDE" w:rsidRPr="00996485">
              <w:rPr>
                <w:rFonts w:ascii="Arial" w:hAnsi="Arial" w:cs="Arial"/>
                <w:noProof/>
                <w:webHidden/>
                <w:sz w:val="24"/>
                <w:szCs w:val="24"/>
              </w:rPr>
              <w:fldChar w:fldCharType="end"/>
            </w:r>
          </w:hyperlink>
        </w:p>
        <w:p w14:paraId="5AB8C401" w14:textId="5CB4597D" w:rsidR="00F82DDE" w:rsidRPr="00270E2F" w:rsidRDefault="004D11CF" w:rsidP="00270E2F">
          <w:pPr>
            <w:pStyle w:val="TOC2"/>
            <w:rPr>
              <w:rFonts w:eastAsiaTheme="minorEastAsia"/>
            </w:rPr>
          </w:pPr>
          <w:hyperlink w:anchor="_Toc169025280" w:history="1">
            <w:r w:rsidR="00F82DDE" w:rsidRPr="00270E2F">
              <w:rPr>
                <w:rStyle w:val="Hyperlink"/>
              </w:rPr>
              <w:t>6.1 INTRODUCTION</w:t>
            </w:r>
            <w:r w:rsidR="00F82DDE" w:rsidRPr="00270E2F">
              <w:rPr>
                <w:webHidden/>
              </w:rPr>
              <w:tab/>
            </w:r>
            <w:r w:rsidR="00F82DDE" w:rsidRPr="00270E2F">
              <w:rPr>
                <w:webHidden/>
              </w:rPr>
              <w:fldChar w:fldCharType="begin"/>
            </w:r>
            <w:r w:rsidR="00F82DDE" w:rsidRPr="00270E2F">
              <w:rPr>
                <w:webHidden/>
              </w:rPr>
              <w:instrText xml:space="preserve"> PAGEREF _Toc169025280 \h </w:instrText>
            </w:r>
            <w:r w:rsidR="00F82DDE" w:rsidRPr="00270E2F">
              <w:rPr>
                <w:webHidden/>
              </w:rPr>
            </w:r>
            <w:r w:rsidR="00F82DDE" w:rsidRPr="00270E2F">
              <w:rPr>
                <w:webHidden/>
              </w:rPr>
              <w:fldChar w:fldCharType="separate"/>
            </w:r>
            <w:r w:rsidR="00F82DDE" w:rsidRPr="00270E2F">
              <w:rPr>
                <w:webHidden/>
              </w:rPr>
              <w:t>89</w:t>
            </w:r>
            <w:r w:rsidR="00F82DDE" w:rsidRPr="00270E2F">
              <w:rPr>
                <w:webHidden/>
              </w:rPr>
              <w:fldChar w:fldCharType="end"/>
            </w:r>
          </w:hyperlink>
        </w:p>
        <w:p w14:paraId="7D4431CD" w14:textId="44825626" w:rsidR="00F82DDE" w:rsidRPr="00270E2F" w:rsidRDefault="004D11CF" w:rsidP="00270E2F">
          <w:pPr>
            <w:pStyle w:val="TOC2"/>
            <w:rPr>
              <w:rFonts w:eastAsiaTheme="minorEastAsia"/>
            </w:rPr>
          </w:pPr>
          <w:hyperlink w:anchor="_Toc169025281" w:history="1">
            <w:r w:rsidR="00F82DDE" w:rsidRPr="00270E2F">
              <w:rPr>
                <w:rStyle w:val="Hyperlink"/>
              </w:rPr>
              <w:t>6.2 SUMMARY OF THE FINDINGS</w:t>
            </w:r>
            <w:r w:rsidR="00F82DDE" w:rsidRPr="00270E2F">
              <w:rPr>
                <w:webHidden/>
              </w:rPr>
              <w:tab/>
            </w:r>
            <w:r w:rsidR="00F82DDE" w:rsidRPr="00270E2F">
              <w:rPr>
                <w:webHidden/>
              </w:rPr>
              <w:fldChar w:fldCharType="begin"/>
            </w:r>
            <w:r w:rsidR="00F82DDE" w:rsidRPr="00270E2F">
              <w:rPr>
                <w:webHidden/>
              </w:rPr>
              <w:instrText xml:space="preserve"> PAGEREF _Toc169025281 \h </w:instrText>
            </w:r>
            <w:r w:rsidR="00F82DDE" w:rsidRPr="00270E2F">
              <w:rPr>
                <w:webHidden/>
              </w:rPr>
            </w:r>
            <w:r w:rsidR="00F82DDE" w:rsidRPr="00270E2F">
              <w:rPr>
                <w:webHidden/>
              </w:rPr>
              <w:fldChar w:fldCharType="separate"/>
            </w:r>
            <w:r w:rsidR="00F82DDE" w:rsidRPr="00270E2F">
              <w:rPr>
                <w:webHidden/>
              </w:rPr>
              <w:t>89</w:t>
            </w:r>
            <w:r w:rsidR="00F82DDE" w:rsidRPr="00270E2F">
              <w:rPr>
                <w:webHidden/>
              </w:rPr>
              <w:fldChar w:fldCharType="end"/>
            </w:r>
          </w:hyperlink>
        </w:p>
        <w:p w14:paraId="3C3784B4" w14:textId="7E08E83D" w:rsidR="00F82DDE" w:rsidRPr="00270E2F" w:rsidRDefault="004D11CF">
          <w:pPr>
            <w:pStyle w:val="TOC3"/>
            <w:tabs>
              <w:tab w:val="right" w:leader="dot" w:pos="9350"/>
            </w:tabs>
            <w:rPr>
              <w:rFonts w:ascii="Arial" w:eastAsiaTheme="minorEastAsia" w:hAnsi="Arial" w:cs="Arial"/>
              <w:noProof/>
              <w:sz w:val="24"/>
              <w:szCs w:val="24"/>
            </w:rPr>
          </w:pPr>
          <w:hyperlink w:anchor="_Toc169025282" w:history="1">
            <w:r w:rsidR="00F82DDE" w:rsidRPr="00270E2F">
              <w:rPr>
                <w:rStyle w:val="Hyperlink"/>
                <w:rFonts w:ascii="Arial" w:eastAsia="Calibri" w:hAnsi="Arial" w:cs="Arial"/>
                <w:noProof/>
                <w:kern w:val="0"/>
                <w:sz w:val="24"/>
                <w:szCs w:val="24"/>
                <w:lang w:val="en-ZA"/>
                <w14:ligatures w14:val="none"/>
              </w:rPr>
              <w:t>6.2.1 Perceptions of Teenage Pregnancy in the Community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_Toc169025282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89</w:t>
            </w:r>
            <w:r w:rsidR="00F82DDE" w:rsidRPr="00270E2F">
              <w:rPr>
                <w:rFonts w:ascii="Arial" w:hAnsi="Arial" w:cs="Arial"/>
                <w:noProof/>
                <w:webHidden/>
                <w:sz w:val="24"/>
                <w:szCs w:val="24"/>
              </w:rPr>
              <w:fldChar w:fldCharType="end"/>
            </w:r>
          </w:hyperlink>
        </w:p>
        <w:p w14:paraId="38EAB15A" w14:textId="7AF37CE9" w:rsidR="00F82DDE" w:rsidRPr="00270E2F" w:rsidRDefault="004D11CF">
          <w:pPr>
            <w:pStyle w:val="TOC3"/>
            <w:tabs>
              <w:tab w:val="right" w:leader="dot" w:pos="9350"/>
            </w:tabs>
            <w:rPr>
              <w:rFonts w:ascii="Arial" w:eastAsiaTheme="minorEastAsia" w:hAnsi="Arial" w:cs="Arial"/>
              <w:noProof/>
              <w:sz w:val="24"/>
              <w:szCs w:val="24"/>
            </w:rPr>
          </w:pPr>
          <w:hyperlink w:anchor="_Toc169025283" w:history="1">
            <w:r w:rsidR="00F82DDE" w:rsidRPr="00270E2F">
              <w:rPr>
                <w:rStyle w:val="Hyperlink"/>
                <w:rFonts w:ascii="Arial" w:eastAsia="Calibri" w:hAnsi="Arial" w:cs="Arial"/>
                <w:noProof/>
                <w:kern w:val="0"/>
                <w:sz w:val="24"/>
                <w:szCs w:val="24"/>
                <w:lang w:val="en-ZA"/>
                <w14:ligatures w14:val="none"/>
              </w:rPr>
              <w:t>6.2.2 Socioeconomic Impacts of Teenage Pregnancies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_Toc169025283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90</w:t>
            </w:r>
            <w:r w:rsidR="00F82DDE" w:rsidRPr="00270E2F">
              <w:rPr>
                <w:rFonts w:ascii="Arial" w:hAnsi="Arial" w:cs="Arial"/>
                <w:noProof/>
                <w:webHidden/>
                <w:sz w:val="24"/>
                <w:szCs w:val="24"/>
              </w:rPr>
              <w:fldChar w:fldCharType="end"/>
            </w:r>
          </w:hyperlink>
        </w:p>
        <w:p w14:paraId="1EA299DF" w14:textId="40508725" w:rsidR="00F82DDE" w:rsidRPr="00270E2F" w:rsidRDefault="004D11CF">
          <w:pPr>
            <w:pStyle w:val="TOC3"/>
            <w:tabs>
              <w:tab w:val="right" w:leader="dot" w:pos="9350"/>
            </w:tabs>
            <w:rPr>
              <w:rFonts w:ascii="Arial" w:eastAsiaTheme="minorEastAsia" w:hAnsi="Arial" w:cs="Arial"/>
              <w:noProof/>
              <w:sz w:val="24"/>
              <w:szCs w:val="24"/>
            </w:rPr>
          </w:pPr>
          <w:hyperlink w:anchor="_Toc169025284" w:history="1">
            <w:r w:rsidR="00F82DDE" w:rsidRPr="00270E2F">
              <w:rPr>
                <w:rStyle w:val="Hyperlink"/>
                <w:rFonts w:ascii="Arial" w:eastAsia="Calibri" w:hAnsi="Arial" w:cs="Arial"/>
                <w:noProof/>
                <w:kern w:val="0"/>
                <w:sz w:val="24"/>
                <w:szCs w:val="24"/>
                <w:lang w:val="en-ZA"/>
                <w14:ligatures w14:val="none"/>
              </w:rPr>
              <w:t>6.2.3 Impact on Education</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90</w:t>
            </w:r>
            <w:r w:rsidR="00F82DDE" w:rsidRPr="00270E2F">
              <w:rPr>
                <w:rFonts w:ascii="Arial" w:hAnsi="Arial" w:cs="Arial"/>
                <w:noProof/>
                <w:webHidden/>
                <w:sz w:val="24"/>
                <w:szCs w:val="24"/>
              </w:rPr>
              <w:fldChar w:fldCharType="end"/>
            </w:r>
          </w:hyperlink>
        </w:p>
        <w:p w14:paraId="5EF5C11F" w14:textId="5232C1AC" w:rsidR="00F82DDE" w:rsidRPr="00270E2F" w:rsidRDefault="004D11CF">
          <w:pPr>
            <w:pStyle w:val="TOC3"/>
            <w:tabs>
              <w:tab w:val="right" w:leader="dot" w:pos="9350"/>
            </w:tabs>
            <w:rPr>
              <w:rFonts w:ascii="Arial" w:eastAsiaTheme="minorEastAsia" w:hAnsi="Arial" w:cs="Arial"/>
              <w:noProof/>
              <w:sz w:val="24"/>
              <w:szCs w:val="24"/>
            </w:rPr>
          </w:pPr>
          <w:hyperlink w:anchor="_Toc169025285" w:history="1">
            <w:r w:rsidR="00F82DDE" w:rsidRPr="00270E2F">
              <w:rPr>
                <w:rStyle w:val="Hyperlink"/>
                <w:rFonts w:ascii="Arial" w:eastAsia="Calibri" w:hAnsi="Arial" w:cs="Arial"/>
                <w:noProof/>
                <w:kern w:val="0"/>
                <w:sz w:val="24"/>
                <w:szCs w:val="24"/>
                <w:lang w:val="en-ZA"/>
                <w14:ligatures w14:val="none"/>
              </w:rPr>
              <w:t>6.2.4 Existing Support Networks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90</w:t>
            </w:r>
            <w:r w:rsidR="00F82DDE" w:rsidRPr="00270E2F">
              <w:rPr>
                <w:rFonts w:ascii="Arial" w:hAnsi="Arial" w:cs="Arial"/>
                <w:noProof/>
                <w:webHidden/>
                <w:sz w:val="24"/>
                <w:szCs w:val="24"/>
              </w:rPr>
              <w:fldChar w:fldCharType="end"/>
            </w:r>
          </w:hyperlink>
        </w:p>
        <w:p w14:paraId="14FEBC8C" w14:textId="645A5148" w:rsidR="00F82DDE" w:rsidRPr="00270E2F" w:rsidRDefault="004D11CF" w:rsidP="00270E2F">
          <w:pPr>
            <w:pStyle w:val="TOC2"/>
            <w:rPr>
              <w:rFonts w:eastAsiaTheme="minorEastAsia"/>
            </w:rPr>
          </w:pPr>
          <w:hyperlink w:anchor="_Toc169025286" w:history="1">
            <w:r w:rsidR="00F82DDE" w:rsidRPr="00270E2F">
              <w:rPr>
                <w:rStyle w:val="Hyperlink"/>
              </w:rPr>
              <w:t>6.3 CONCLUSIONS OF THE STUDY</w:t>
            </w:r>
            <w:r w:rsidR="00F82DDE" w:rsidRPr="00270E2F">
              <w:rPr>
                <w:webHidden/>
              </w:rPr>
              <w:tab/>
            </w:r>
            <w:r w:rsidR="00F82DDE" w:rsidRPr="00270E2F">
              <w:rPr>
                <w:webHidden/>
              </w:rPr>
              <w:fldChar w:fldCharType="begin"/>
            </w:r>
            <w:r w:rsidR="00F82DDE" w:rsidRPr="00270E2F">
              <w:rPr>
                <w:webHidden/>
              </w:rPr>
              <w:instrText xml:space="preserve"> PAGEREF _Toc169025286 \h </w:instrText>
            </w:r>
            <w:r w:rsidR="00F82DDE" w:rsidRPr="00270E2F">
              <w:rPr>
                <w:webHidden/>
              </w:rPr>
            </w:r>
            <w:r w:rsidR="00F82DDE" w:rsidRPr="00270E2F">
              <w:rPr>
                <w:webHidden/>
              </w:rPr>
              <w:fldChar w:fldCharType="separate"/>
            </w:r>
            <w:r w:rsidR="00F82DDE" w:rsidRPr="00270E2F">
              <w:rPr>
                <w:webHidden/>
              </w:rPr>
              <w:t>91</w:t>
            </w:r>
            <w:r w:rsidR="00F82DDE" w:rsidRPr="00270E2F">
              <w:rPr>
                <w:webHidden/>
              </w:rPr>
              <w:fldChar w:fldCharType="end"/>
            </w:r>
          </w:hyperlink>
        </w:p>
        <w:p w14:paraId="0B940B1F" w14:textId="54C6E25F" w:rsidR="00F82DDE" w:rsidRPr="00270E2F" w:rsidRDefault="004D11CF">
          <w:pPr>
            <w:pStyle w:val="TOC3"/>
            <w:tabs>
              <w:tab w:val="right" w:leader="dot" w:pos="9350"/>
            </w:tabs>
            <w:rPr>
              <w:rFonts w:ascii="Arial" w:eastAsiaTheme="minorEastAsia" w:hAnsi="Arial" w:cs="Arial"/>
              <w:noProof/>
              <w:sz w:val="24"/>
              <w:szCs w:val="24"/>
            </w:rPr>
          </w:pPr>
          <w:hyperlink w:anchor="_Toc169025287" w:history="1">
            <w:r w:rsidR="00F82DDE" w:rsidRPr="00270E2F">
              <w:rPr>
                <w:rStyle w:val="Hyperlink"/>
                <w:rFonts w:ascii="Arial" w:eastAsia="Calibri" w:hAnsi="Arial" w:cs="Arial"/>
                <w:noProof/>
                <w:kern w:val="0"/>
                <w:sz w:val="24"/>
                <w:szCs w:val="24"/>
                <w:lang w:val="en-ZA"/>
                <w14:ligatures w14:val="none"/>
              </w:rPr>
              <w:t>6.3.1 Community Perceptions of Teenage Pregnancy</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_Toc169025287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91</w:t>
            </w:r>
            <w:r w:rsidR="00F82DDE" w:rsidRPr="00270E2F">
              <w:rPr>
                <w:rFonts w:ascii="Arial" w:hAnsi="Arial" w:cs="Arial"/>
                <w:noProof/>
                <w:webHidden/>
                <w:sz w:val="24"/>
                <w:szCs w:val="24"/>
              </w:rPr>
              <w:fldChar w:fldCharType="end"/>
            </w:r>
          </w:hyperlink>
        </w:p>
        <w:p w14:paraId="497B69F2" w14:textId="5F1EDAD9" w:rsidR="00F82DDE" w:rsidRPr="00270E2F" w:rsidRDefault="004D11CF">
          <w:pPr>
            <w:pStyle w:val="TOC3"/>
            <w:tabs>
              <w:tab w:val="right" w:leader="dot" w:pos="9350"/>
            </w:tabs>
            <w:rPr>
              <w:rFonts w:ascii="Arial" w:eastAsiaTheme="minorEastAsia" w:hAnsi="Arial" w:cs="Arial"/>
              <w:noProof/>
              <w:sz w:val="24"/>
              <w:szCs w:val="24"/>
            </w:rPr>
          </w:pPr>
          <w:hyperlink w:anchor="_Toc169025288" w:history="1">
            <w:r w:rsidR="00F82DDE" w:rsidRPr="00270E2F">
              <w:rPr>
                <w:rStyle w:val="Hyperlink"/>
                <w:rFonts w:ascii="Arial" w:eastAsia="Calibri" w:hAnsi="Arial" w:cs="Arial"/>
                <w:noProof/>
                <w:kern w:val="0"/>
                <w:sz w:val="24"/>
                <w:szCs w:val="24"/>
                <w:lang w:val="en-ZA"/>
                <w14:ligatures w14:val="none"/>
              </w:rPr>
              <w:t>6.3.2 Socioeconomic Impact of Teenage Pregnancies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_Toc169025288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91</w:t>
            </w:r>
            <w:r w:rsidR="00F82DDE" w:rsidRPr="00270E2F">
              <w:rPr>
                <w:rFonts w:ascii="Arial" w:hAnsi="Arial" w:cs="Arial"/>
                <w:noProof/>
                <w:webHidden/>
                <w:sz w:val="24"/>
                <w:szCs w:val="24"/>
              </w:rPr>
              <w:fldChar w:fldCharType="end"/>
            </w:r>
          </w:hyperlink>
        </w:p>
        <w:p w14:paraId="1E9C3FE8" w14:textId="1A705EC4" w:rsidR="00F82DDE" w:rsidRPr="00270E2F" w:rsidRDefault="004D11CF">
          <w:pPr>
            <w:pStyle w:val="TOC3"/>
            <w:tabs>
              <w:tab w:val="right" w:leader="dot" w:pos="9350"/>
            </w:tabs>
            <w:rPr>
              <w:rFonts w:ascii="Arial" w:eastAsiaTheme="minorEastAsia" w:hAnsi="Arial" w:cs="Arial"/>
              <w:noProof/>
              <w:sz w:val="24"/>
              <w:szCs w:val="24"/>
            </w:rPr>
          </w:pPr>
          <w:hyperlink w:anchor="_Toc169025289" w:history="1">
            <w:r w:rsidR="00F82DDE" w:rsidRPr="00270E2F">
              <w:rPr>
                <w:rStyle w:val="Hyperlink"/>
                <w:rFonts w:ascii="Arial" w:eastAsia="Calibri" w:hAnsi="Arial" w:cs="Arial"/>
                <w:noProof/>
                <w:kern w:val="0"/>
                <w:sz w:val="24"/>
                <w:szCs w:val="24"/>
                <w:lang w:val="en-ZA"/>
                <w14:ligatures w14:val="none"/>
              </w:rPr>
              <w:t>6.3.3 Impact on Educational Attainment</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_Toc169025289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92</w:t>
            </w:r>
            <w:r w:rsidR="00F82DDE" w:rsidRPr="00270E2F">
              <w:rPr>
                <w:rFonts w:ascii="Arial" w:hAnsi="Arial" w:cs="Arial"/>
                <w:noProof/>
                <w:webHidden/>
                <w:sz w:val="24"/>
                <w:szCs w:val="24"/>
              </w:rPr>
              <w:fldChar w:fldCharType="end"/>
            </w:r>
          </w:hyperlink>
        </w:p>
        <w:p w14:paraId="6B4C7CB2" w14:textId="1F8B68AD" w:rsidR="00F82DDE" w:rsidRPr="00270E2F" w:rsidRDefault="004D11CF">
          <w:pPr>
            <w:pStyle w:val="TOC3"/>
            <w:tabs>
              <w:tab w:val="right" w:leader="dot" w:pos="9350"/>
            </w:tabs>
            <w:rPr>
              <w:rFonts w:ascii="Arial" w:eastAsiaTheme="minorEastAsia" w:hAnsi="Arial" w:cs="Arial"/>
              <w:noProof/>
              <w:sz w:val="24"/>
              <w:szCs w:val="24"/>
            </w:rPr>
          </w:pPr>
          <w:hyperlink w:anchor="_Toc169025290" w:history="1">
            <w:r w:rsidR="00F82DDE" w:rsidRPr="00270E2F">
              <w:rPr>
                <w:rStyle w:val="Hyperlink"/>
                <w:rFonts w:ascii="Arial" w:eastAsia="Calibri" w:hAnsi="Arial" w:cs="Arial"/>
                <w:noProof/>
                <w:kern w:val="0"/>
                <w:sz w:val="24"/>
                <w:szCs w:val="24"/>
                <w:lang w:val="en-ZA"/>
                <w14:ligatures w14:val="none"/>
              </w:rPr>
              <w:t>6.3.4 Existing Support Networks for Teenage Mothers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_Toc169025290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92</w:t>
            </w:r>
            <w:r w:rsidR="00F82DDE" w:rsidRPr="00270E2F">
              <w:rPr>
                <w:rFonts w:ascii="Arial" w:hAnsi="Arial" w:cs="Arial"/>
                <w:noProof/>
                <w:webHidden/>
                <w:sz w:val="24"/>
                <w:szCs w:val="24"/>
              </w:rPr>
              <w:fldChar w:fldCharType="end"/>
            </w:r>
          </w:hyperlink>
        </w:p>
        <w:p w14:paraId="7058BB90" w14:textId="335189DB" w:rsidR="00F82DDE" w:rsidRPr="00270E2F" w:rsidRDefault="004D11CF" w:rsidP="00270E2F">
          <w:pPr>
            <w:pStyle w:val="TOC2"/>
            <w:rPr>
              <w:rFonts w:eastAsiaTheme="minorEastAsia"/>
            </w:rPr>
          </w:pPr>
          <w:hyperlink w:anchor="_Toc169025291" w:history="1">
            <w:r w:rsidR="00F82DDE" w:rsidRPr="00270E2F">
              <w:rPr>
                <w:rStyle w:val="Hyperlink"/>
              </w:rPr>
              <w:t>6.4 RECOMMENDATIONS OF THE STUDY</w:t>
            </w:r>
            <w:r w:rsidR="00F82DDE" w:rsidRPr="00270E2F">
              <w:rPr>
                <w:webHidden/>
              </w:rPr>
              <w:tab/>
            </w:r>
            <w:r w:rsidR="00F82DDE" w:rsidRPr="00270E2F">
              <w:rPr>
                <w:webHidden/>
              </w:rPr>
              <w:fldChar w:fldCharType="begin"/>
            </w:r>
            <w:r w:rsidR="00F82DDE" w:rsidRPr="00270E2F">
              <w:rPr>
                <w:webHidden/>
              </w:rPr>
              <w:instrText xml:space="preserve"> PAGEREF _Toc169025291 \h </w:instrText>
            </w:r>
            <w:r w:rsidR="00F82DDE" w:rsidRPr="00270E2F">
              <w:rPr>
                <w:webHidden/>
              </w:rPr>
            </w:r>
            <w:r w:rsidR="00F82DDE" w:rsidRPr="00270E2F">
              <w:rPr>
                <w:webHidden/>
              </w:rPr>
              <w:fldChar w:fldCharType="separate"/>
            </w:r>
            <w:r w:rsidR="00F82DDE" w:rsidRPr="00270E2F">
              <w:rPr>
                <w:webHidden/>
              </w:rPr>
              <w:t>92</w:t>
            </w:r>
            <w:r w:rsidR="00F82DDE" w:rsidRPr="00270E2F">
              <w:rPr>
                <w:webHidden/>
              </w:rPr>
              <w:fldChar w:fldCharType="end"/>
            </w:r>
          </w:hyperlink>
        </w:p>
        <w:p w14:paraId="172069BE" w14:textId="471567DA" w:rsidR="00F82DDE" w:rsidRPr="00270E2F" w:rsidRDefault="004D11CF">
          <w:pPr>
            <w:pStyle w:val="TOC3"/>
            <w:tabs>
              <w:tab w:val="right" w:leader="dot" w:pos="9350"/>
            </w:tabs>
            <w:rPr>
              <w:rFonts w:ascii="Arial" w:eastAsiaTheme="minorEastAsia" w:hAnsi="Arial" w:cs="Arial"/>
              <w:noProof/>
              <w:sz w:val="24"/>
              <w:szCs w:val="24"/>
            </w:rPr>
          </w:pPr>
          <w:hyperlink w:anchor="_Toc169025292" w:history="1">
            <w:r w:rsidR="00F82DDE" w:rsidRPr="00270E2F">
              <w:rPr>
                <w:rStyle w:val="Hyperlink"/>
                <w:rFonts w:ascii="Arial" w:eastAsia="Calibri" w:hAnsi="Arial" w:cs="Arial"/>
                <w:noProof/>
                <w:kern w:val="0"/>
                <w:sz w:val="24"/>
                <w:szCs w:val="24"/>
                <w:lang w:val="en-ZA"/>
                <w14:ligatures w14:val="none"/>
              </w:rPr>
              <w:t>6.4.1 Improving Community Perceptions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_Toc169025292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92</w:t>
            </w:r>
            <w:r w:rsidR="00F82DDE" w:rsidRPr="00270E2F">
              <w:rPr>
                <w:rFonts w:ascii="Arial" w:hAnsi="Arial" w:cs="Arial"/>
                <w:noProof/>
                <w:webHidden/>
                <w:sz w:val="24"/>
                <w:szCs w:val="24"/>
              </w:rPr>
              <w:fldChar w:fldCharType="end"/>
            </w:r>
          </w:hyperlink>
        </w:p>
        <w:p w14:paraId="51855D30" w14:textId="0DFD9652" w:rsidR="00F82DDE" w:rsidRPr="00270E2F" w:rsidRDefault="004D11CF">
          <w:pPr>
            <w:pStyle w:val="TOC3"/>
            <w:tabs>
              <w:tab w:val="right" w:leader="dot" w:pos="9350"/>
            </w:tabs>
            <w:rPr>
              <w:rFonts w:ascii="Arial" w:eastAsiaTheme="minorEastAsia" w:hAnsi="Arial" w:cs="Arial"/>
              <w:noProof/>
              <w:sz w:val="24"/>
              <w:szCs w:val="24"/>
            </w:rPr>
          </w:pPr>
          <w:hyperlink w:anchor="_Toc169025293" w:history="1">
            <w:r w:rsidR="00F82DDE" w:rsidRPr="00270E2F">
              <w:rPr>
                <w:rStyle w:val="Hyperlink"/>
                <w:rFonts w:ascii="Arial" w:eastAsia="Calibri" w:hAnsi="Arial" w:cs="Arial"/>
                <w:noProof/>
                <w:kern w:val="0"/>
                <w:sz w:val="24"/>
                <w:szCs w:val="24"/>
                <w:lang w:val="en-ZA"/>
                <w14:ligatures w14:val="none"/>
              </w:rPr>
              <w:t>6.4.2 Addressing Socioeconomic Impacts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_Toc169025293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93</w:t>
            </w:r>
            <w:r w:rsidR="00F82DDE" w:rsidRPr="00270E2F">
              <w:rPr>
                <w:rFonts w:ascii="Arial" w:hAnsi="Arial" w:cs="Arial"/>
                <w:noProof/>
                <w:webHidden/>
                <w:sz w:val="24"/>
                <w:szCs w:val="24"/>
              </w:rPr>
              <w:fldChar w:fldCharType="end"/>
            </w:r>
          </w:hyperlink>
        </w:p>
        <w:p w14:paraId="0454D900" w14:textId="4AAE0F17" w:rsidR="00F82DDE" w:rsidRPr="00270E2F" w:rsidRDefault="004D11CF">
          <w:pPr>
            <w:pStyle w:val="TOC3"/>
            <w:tabs>
              <w:tab w:val="right" w:leader="dot" w:pos="9350"/>
            </w:tabs>
            <w:rPr>
              <w:rFonts w:ascii="Arial" w:eastAsiaTheme="minorEastAsia" w:hAnsi="Arial" w:cs="Arial"/>
              <w:noProof/>
              <w:sz w:val="24"/>
              <w:szCs w:val="24"/>
            </w:rPr>
          </w:pPr>
          <w:hyperlink w:anchor="_Toc169025294" w:history="1">
            <w:r w:rsidR="00F82DDE" w:rsidRPr="00270E2F">
              <w:rPr>
                <w:rStyle w:val="Hyperlink"/>
                <w:rFonts w:ascii="Arial" w:eastAsia="Calibri" w:hAnsi="Arial" w:cs="Arial"/>
                <w:noProof/>
                <w:kern w:val="0"/>
                <w:sz w:val="24"/>
                <w:szCs w:val="24"/>
                <w:lang w:val="en-ZA"/>
                <w14:ligatures w14:val="none"/>
              </w:rPr>
              <w:t>6.4.3. Enhancing Educational Outcomes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_Toc169025294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93</w:t>
            </w:r>
            <w:r w:rsidR="00F82DDE" w:rsidRPr="00270E2F">
              <w:rPr>
                <w:rFonts w:ascii="Arial" w:hAnsi="Arial" w:cs="Arial"/>
                <w:noProof/>
                <w:webHidden/>
                <w:sz w:val="24"/>
                <w:szCs w:val="24"/>
              </w:rPr>
              <w:fldChar w:fldCharType="end"/>
            </w:r>
          </w:hyperlink>
        </w:p>
        <w:p w14:paraId="46159151" w14:textId="255CDD3C" w:rsidR="00F82DDE" w:rsidRPr="00270E2F" w:rsidRDefault="004D11CF">
          <w:pPr>
            <w:pStyle w:val="TOC3"/>
            <w:tabs>
              <w:tab w:val="right" w:leader="dot" w:pos="9350"/>
            </w:tabs>
            <w:rPr>
              <w:rFonts w:ascii="Arial" w:eastAsiaTheme="minorEastAsia" w:hAnsi="Arial" w:cs="Arial"/>
              <w:noProof/>
              <w:sz w:val="24"/>
              <w:szCs w:val="24"/>
            </w:rPr>
          </w:pPr>
          <w:hyperlink w:anchor="_Toc169025295" w:history="1">
            <w:r w:rsidR="00F82DDE" w:rsidRPr="00270E2F">
              <w:rPr>
                <w:rStyle w:val="Hyperlink"/>
                <w:rFonts w:ascii="Arial" w:eastAsia="Calibri" w:hAnsi="Arial" w:cs="Arial"/>
                <w:noProof/>
                <w:kern w:val="0"/>
                <w:sz w:val="24"/>
                <w:szCs w:val="24"/>
                <w:lang w:val="en-ZA"/>
                <w14:ligatures w14:val="none"/>
              </w:rPr>
              <w:t>6.4.4 Strengthening Support Networks</w:t>
            </w:r>
            <w:r w:rsidR="00F82DDE" w:rsidRPr="00270E2F">
              <w:rPr>
                <w:rFonts w:ascii="Arial" w:hAnsi="Arial" w:cs="Arial"/>
                <w:noProof/>
                <w:webHidden/>
                <w:sz w:val="24"/>
                <w:szCs w:val="24"/>
              </w:rPr>
              <w:tab/>
            </w:r>
            <w:r w:rsidR="00F82DDE" w:rsidRPr="00270E2F">
              <w:rPr>
                <w:rFonts w:ascii="Arial" w:hAnsi="Arial" w:cs="Arial"/>
                <w:noProof/>
                <w:webHidden/>
                <w:sz w:val="24"/>
                <w:szCs w:val="24"/>
              </w:rPr>
              <w:fldChar w:fldCharType="begin"/>
            </w:r>
            <w:r w:rsidR="00F82DDE" w:rsidRPr="00270E2F">
              <w:rPr>
                <w:rFonts w:ascii="Arial" w:hAnsi="Arial" w:cs="Arial"/>
                <w:noProof/>
                <w:webHidden/>
                <w:sz w:val="24"/>
                <w:szCs w:val="24"/>
              </w:rPr>
              <w:instrText xml:space="preserve"> PAGEREF _Toc169025295 \h </w:instrText>
            </w:r>
            <w:r w:rsidR="00F82DDE" w:rsidRPr="00270E2F">
              <w:rPr>
                <w:rFonts w:ascii="Arial" w:hAnsi="Arial" w:cs="Arial"/>
                <w:noProof/>
                <w:webHidden/>
                <w:sz w:val="24"/>
                <w:szCs w:val="24"/>
              </w:rPr>
            </w:r>
            <w:r w:rsidR="00F82DDE" w:rsidRPr="00270E2F">
              <w:rPr>
                <w:rFonts w:ascii="Arial" w:hAnsi="Arial" w:cs="Arial"/>
                <w:noProof/>
                <w:webHidden/>
                <w:sz w:val="24"/>
                <w:szCs w:val="24"/>
              </w:rPr>
              <w:fldChar w:fldCharType="separate"/>
            </w:r>
            <w:r w:rsidR="00F82DDE" w:rsidRPr="00270E2F">
              <w:rPr>
                <w:rFonts w:ascii="Arial" w:hAnsi="Arial" w:cs="Arial"/>
                <w:noProof/>
                <w:webHidden/>
                <w:sz w:val="24"/>
                <w:szCs w:val="24"/>
              </w:rPr>
              <w:t>93</w:t>
            </w:r>
            <w:r w:rsidR="00F82DDE" w:rsidRPr="00270E2F">
              <w:rPr>
                <w:rFonts w:ascii="Arial" w:hAnsi="Arial" w:cs="Arial"/>
                <w:noProof/>
                <w:webHidden/>
                <w:sz w:val="24"/>
                <w:szCs w:val="24"/>
              </w:rPr>
              <w:fldChar w:fldCharType="end"/>
            </w:r>
          </w:hyperlink>
        </w:p>
        <w:p w14:paraId="4474B2BB" w14:textId="5A463F57" w:rsidR="00F82DDE" w:rsidRPr="00270E2F" w:rsidRDefault="004D11CF" w:rsidP="00270E2F">
          <w:pPr>
            <w:pStyle w:val="TOC2"/>
            <w:rPr>
              <w:rFonts w:eastAsiaTheme="minorEastAsia"/>
            </w:rPr>
          </w:pPr>
          <w:hyperlink w:anchor="_Toc169025296" w:history="1">
            <w:r w:rsidR="00F82DDE" w:rsidRPr="00270E2F">
              <w:rPr>
                <w:rStyle w:val="Hyperlink"/>
              </w:rPr>
              <w:t>6.5 SUGGESTIONS FOR FUTURE STUDIES</w:t>
            </w:r>
            <w:r w:rsidR="00F82DDE" w:rsidRPr="00270E2F">
              <w:rPr>
                <w:webHidden/>
              </w:rPr>
              <w:tab/>
            </w:r>
            <w:r w:rsidR="00F82DDE" w:rsidRPr="00270E2F">
              <w:rPr>
                <w:webHidden/>
              </w:rPr>
              <w:fldChar w:fldCharType="begin"/>
            </w:r>
            <w:r w:rsidR="00F82DDE" w:rsidRPr="00270E2F">
              <w:rPr>
                <w:webHidden/>
              </w:rPr>
              <w:instrText xml:space="preserve"> PAGEREF _Toc169025296 \h </w:instrText>
            </w:r>
            <w:r w:rsidR="00F82DDE" w:rsidRPr="00270E2F">
              <w:rPr>
                <w:webHidden/>
              </w:rPr>
            </w:r>
            <w:r w:rsidR="00F82DDE" w:rsidRPr="00270E2F">
              <w:rPr>
                <w:webHidden/>
              </w:rPr>
              <w:fldChar w:fldCharType="separate"/>
            </w:r>
            <w:r w:rsidR="00F82DDE" w:rsidRPr="00270E2F">
              <w:rPr>
                <w:webHidden/>
              </w:rPr>
              <w:t>94</w:t>
            </w:r>
            <w:r w:rsidR="00F82DDE" w:rsidRPr="00270E2F">
              <w:rPr>
                <w:webHidden/>
              </w:rPr>
              <w:fldChar w:fldCharType="end"/>
            </w:r>
          </w:hyperlink>
        </w:p>
        <w:p w14:paraId="4BF995C3" w14:textId="377A4C2B" w:rsidR="00F82DDE" w:rsidRPr="00270E2F" w:rsidRDefault="004D11CF" w:rsidP="00270E2F">
          <w:pPr>
            <w:pStyle w:val="TOC2"/>
            <w:rPr>
              <w:rFonts w:eastAsiaTheme="minorEastAsia"/>
            </w:rPr>
          </w:pPr>
          <w:hyperlink w:anchor="_Toc169025297" w:history="1">
            <w:r w:rsidR="00F82DDE" w:rsidRPr="00270E2F">
              <w:rPr>
                <w:rStyle w:val="Hyperlink"/>
              </w:rPr>
              <w:t>6.6 CONCLUSION</w:t>
            </w:r>
            <w:r w:rsidR="00F82DDE" w:rsidRPr="00270E2F">
              <w:rPr>
                <w:webHidden/>
              </w:rPr>
              <w:tab/>
            </w:r>
            <w:r w:rsidR="00F82DDE" w:rsidRPr="00270E2F">
              <w:rPr>
                <w:webHidden/>
              </w:rPr>
              <w:fldChar w:fldCharType="begin"/>
            </w:r>
            <w:r w:rsidR="00F82DDE" w:rsidRPr="00270E2F">
              <w:rPr>
                <w:webHidden/>
              </w:rPr>
              <w:instrText xml:space="preserve"> PAGEREF _Toc169025297 \h </w:instrText>
            </w:r>
            <w:r w:rsidR="00F82DDE" w:rsidRPr="00270E2F">
              <w:rPr>
                <w:webHidden/>
              </w:rPr>
            </w:r>
            <w:r w:rsidR="00F82DDE" w:rsidRPr="00270E2F">
              <w:rPr>
                <w:webHidden/>
              </w:rPr>
              <w:fldChar w:fldCharType="separate"/>
            </w:r>
            <w:r w:rsidR="00F82DDE" w:rsidRPr="00270E2F">
              <w:rPr>
                <w:webHidden/>
              </w:rPr>
              <w:t>95</w:t>
            </w:r>
            <w:r w:rsidR="00F82DDE" w:rsidRPr="00270E2F">
              <w:rPr>
                <w:webHidden/>
              </w:rPr>
              <w:fldChar w:fldCharType="end"/>
            </w:r>
          </w:hyperlink>
        </w:p>
        <w:p w14:paraId="40F32DE9" w14:textId="63D15E61" w:rsidR="00F82DDE" w:rsidRPr="00996485" w:rsidRDefault="004D11CF">
          <w:pPr>
            <w:pStyle w:val="TOC1"/>
            <w:tabs>
              <w:tab w:val="right" w:leader="dot" w:pos="9350"/>
            </w:tabs>
            <w:rPr>
              <w:rFonts w:ascii="Arial" w:eastAsiaTheme="minorEastAsia" w:hAnsi="Arial" w:cs="Arial"/>
              <w:noProof/>
              <w:sz w:val="24"/>
              <w:szCs w:val="24"/>
            </w:rPr>
          </w:pPr>
          <w:hyperlink w:anchor="_Toc169025298" w:history="1">
            <w:r w:rsidR="00F82DDE" w:rsidRPr="00996485">
              <w:rPr>
                <w:rStyle w:val="Hyperlink"/>
                <w:rFonts w:ascii="Arial" w:eastAsia="Calibri" w:hAnsi="Arial" w:cs="Arial"/>
                <w:b/>
                <w:bCs/>
                <w:noProof/>
                <w:kern w:val="0"/>
                <w:sz w:val="24"/>
                <w:szCs w:val="24"/>
                <w:lang w:val="en-ZA"/>
                <w14:ligatures w14:val="none"/>
              </w:rPr>
              <w:t>Refencing</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_Toc169025298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96</w:t>
            </w:r>
            <w:r w:rsidR="00F82DDE" w:rsidRPr="00996485">
              <w:rPr>
                <w:rFonts w:ascii="Arial" w:hAnsi="Arial" w:cs="Arial"/>
                <w:noProof/>
                <w:webHidden/>
                <w:sz w:val="24"/>
                <w:szCs w:val="24"/>
              </w:rPr>
              <w:fldChar w:fldCharType="end"/>
            </w:r>
          </w:hyperlink>
        </w:p>
        <w:p w14:paraId="4C3515D7" w14:textId="4FBE73FD" w:rsidR="00F82DDE" w:rsidRPr="00996485" w:rsidRDefault="004D11CF">
          <w:pPr>
            <w:pStyle w:val="TOC1"/>
            <w:tabs>
              <w:tab w:val="right" w:leader="dot" w:pos="9350"/>
            </w:tabs>
            <w:rPr>
              <w:rFonts w:ascii="Arial" w:eastAsiaTheme="minorEastAsia" w:hAnsi="Arial" w:cs="Arial"/>
              <w:noProof/>
              <w:sz w:val="24"/>
              <w:szCs w:val="24"/>
            </w:rPr>
          </w:pPr>
          <w:hyperlink w:anchor="_Toc169025299" w:history="1">
            <w:r w:rsidR="00F82DDE" w:rsidRPr="00996485">
              <w:rPr>
                <w:rStyle w:val="Hyperlink"/>
                <w:rFonts w:ascii="Arial" w:eastAsia="Calibri" w:hAnsi="Arial" w:cs="Arial"/>
                <w:noProof/>
                <w:kern w:val="0"/>
                <w:sz w:val="24"/>
                <w:szCs w:val="24"/>
                <w14:ligatures w14:val="none"/>
              </w:rPr>
              <w:t>Ethical Approval letter</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_Toc169025299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106</w:t>
            </w:r>
            <w:r w:rsidR="00F82DDE" w:rsidRPr="00996485">
              <w:rPr>
                <w:rFonts w:ascii="Arial" w:hAnsi="Arial" w:cs="Arial"/>
                <w:noProof/>
                <w:webHidden/>
                <w:sz w:val="24"/>
                <w:szCs w:val="24"/>
              </w:rPr>
              <w:fldChar w:fldCharType="end"/>
            </w:r>
          </w:hyperlink>
        </w:p>
        <w:p w14:paraId="2B93BCE9" w14:textId="2323437B" w:rsidR="00F82DDE" w:rsidRPr="00996485" w:rsidRDefault="004D11CF">
          <w:pPr>
            <w:pStyle w:val="TOC1"/>
            <w:tabs>
              <w:tab w:val="right" w:leader="dot" w:pos="9350"/>
            </w:tabs>
            <w:rPr>
              <w:rFonts w:ascii="Arial" w:eastAsiaTheme="minorEastAsia" w:hAnsi="Arial" w:cs="Arial"/>
              <w:noProof/>
              <w:sz w:val="24"/>
              <w:szCs w:val="24"/>
            </w:rPr>
          </w:pPr>
          <w:hyperlink w:anchor="_Toc169025300" w:history="1">
            <w:r w:rsidR="00F82DDE" w:rsidRPr="00996485">
              <w:rPr>
                <w:rStyle w:val="Hyperlink"/>
                <w:rFonts w:ascii="Arial" w:eastAsia="Calibri" w:hAnsi="Arial" w:cs="Arial"/>
                <w:b/>
                <w:bCs/>
                <w:noProof/>
                <w:kern w:val="0"/>
                <w:sz w:val="24"/>
                <w:szCs w:val="24"/>
                <w:lang w:val="en-ZA"/>
                <w14:ligatures w14:val="none"/>
              </w:rPr>
              <w:t>(Appendix A)</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_Toc169025300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108</w:t>
            </w:r>
            <w:r w:rsidR="00F82DDE" w:rsidRPr="00996485">
              <w:rPr>
                <w:rFonts w:ascii="Arial" w:hAnsi="Arial" w:cs="Arial"/>
                <w:noProof/>
                <w:webHidden/>
                <w:sz w:val="24"/>
                <w:szCs w:val="24"/>
              </w:rPr>
              <w:fldChar w:fldCharType="end"/>
            </w:r>
          </w:hyperlink>
        </w:p>
        <w:p w14:paraId="5DC30E62" w14:textId="63B98352" w:rsidR="00F82DDE" w:rsidRPr="00996485" w:rsidRDefault="004D11CF">
          <w:pPr>
            <w:pStyle w:val="TOC1"/>
            <w:tabs>
              <w:tab w:val="right" w:leader="dot" w:pos="9350"/>
            </w:tabs>
            <w:rPr>
              <w:rFonts w:ascii="Arial" w:eastAsiaTheme="minorEastAsia" w:hAnsi="Arial" w:cs="Arial"/>
              <w:noProof/>
              <w:sz w:val="24"/>
              <w:szCs w:val="24"/>
            </w:rPr>
          </w:pPr>
          <w:hyperlink w:anchor="_Toc169025301" w:history="1">
            <w:r w:rsidR="00F82DDE" w:rsidRPr="00996485">
              <w:rPr>
                <w:rStyle w:val="Hyperlink"/>
                <w:rFonts w:ascii="Arial" w:eastAsia="Calibri" w:hAnsi="Arial" w:cs="Arial"/>
                <w:b/>
                <w:bCs/>
                <w:noProof/>
                <w:kern w:val="0"/>
                <w:sz w:val="24"/>
                <w:szCs w:val="24"/>
                <w14:ligatures w14:val="none"/>
              </w:rPr>
              <w:t>(Appendix B)</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_Toc169025301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109</w:t>
            </w:r>
            <w:r w:rsidR="00F82DDE" w:rsidRPr="00996485">
              <w:rPr>
                <w:rFonts w:ascii="Arial" w:hAnsi="Arial" w:cs="Arial"/>
                <w:noProof/>
                <w:webHidden/>
                <w:sz w:val="24"/>
                <w:szCs w:val="24"/>
              </w:rPr>
              <w:fldChar w:fldCharType="end"/>
            </w:r>
          </w:hyperlink>
        </w:p>
        <w:p w14:paraId="1F0BBA58" w14:textId="1489DE7E" w:rsidR="00F82DDE" w:rsidRPr="00996485" w:rsidRDefault="004D11CF">
          <w:pPr>
            <w:pStyle w:val="TOC1"/>
            <w:tabs>
              <w:tab w:val="right" w:leader="dot" w:pos="9350"/>
            </w:tabs>
            <w:rPr>
              <w:rFonts w:ascii="Arial" w:eastAsiaTheme="minorEastAsia" w:hAnsi="Arial" w:cs="Arial"/>
              <w:noProof/>
              <w:sz w:val="24"/>
              <w:szCs w:val="24"/>
            </w:rPr>
          </w:pPr>
          <w:hyperlink w:anchor="_Toc169025302" w:history="1">
            <w:r w:rsidR="00F82DDE" w:rsidRPr="00996485">
              <w:rPr>
                <w:rStyle w:val="Hyperlink"/>
                <w:rFonts w:ascii="Arial" w:eastAsia="Calibri" w:hAnsi="Arial" w:cs="Arial"/>
                <w:b/>
                <w:bCs/>
                <w:noProof/>
                <w:kern w:val="0"/>
                <w:sz w:val="24"/>
                <w:szCs w:val="24"/>
                <w14:ligatures w14:val="none"/>
              </w:rPr>
              <w:t>Appendix C</w:t>
            </w:r>
            <w:r w:rsidR="00F82DDE" w:rsidRPr="00996485">
              <w:rPr>
                <w:rFonts w:ascii="Arial" w:hAnsi="Arial" w:cs="Arial"/>
                <w:noProof/>
                <w:webHidden/>
                <w:sz w:val="24"/>
                <w:szCs w:val="24"/>
              </w:rPr>
              <w:tab/>
            </w:r>
            <w:r w:rsidR="00F82DDE" w:rsidRPr="00996485">
              <w:rPr>
                <w:rFonts w:ascii="Arial" w:hAnsi="Arial" w:cs="Arial"/>
                <w:noProof/>
                <w:webHidden/>
                <w:sz w:val="24"/>
                <w:szCs w:val="24"/>
              </w:rPr>
              <w:fldChar w:fldCharType="begin"/>
            </w:r>
            <w:r w:rsidR="00F82DDE" w:rsidRPr="00996485">
              <w:rPr>
                <w:rFonts w:ascii="Arial" w:hAnsi="Arial" w:cs="Arial"/>
                <w:noProof/>
                <w:webHidden/>
                <w:sz w:val="24"/>
                <w:szCs w:val="24"/>
              </w:rPr>
              <w:instrText xml:space="preserve"> PAGEREF _Toc169025302 \h </w:instrText>
            </w:r>
            <w:r w:rsidR="00F82DDE" w:rsidRPr="00996485">
              <w:rPr>
                <w:rFonts w:ascii="Arial" w:hAnsi="Arial" w:cs="Arial"/>
                <w:noProof/>
                <w:webHidden/>
                <w:sz w:val="24"/>
                <w:szCs w:val="24"/>
              </w:rPr>
            </w:r>
            <w:r w:rsidR="00F82DDE" w:rsidRPr="00996485">
              <w:rPr>
                <w:rFonts w:ascii="Arial" w:hAnsi="Arial" w:cs="Arial"/>
                <w:noProof/>
                <w:webHidden/>
                <w:sz w:val="24"/>
                <w:szCs w:val="24"/>
              </w:rPr>
              <w:fldChar w:fldCharType="separate"/>
            </w:r>
            <w:r w:rsidR="00F82DDE" w:rsidRPr="00996485">
              <w:rPr>
                <w:rFonts w:ascii="Arial" w:hAnsi="Arial" w:cs="Arial"/>
                <w:noProof/>
                <w:webHidden/>
                <w:sz w:val="24"/>
                <w:szCs w:val="24"/>
              </w:rPr>
              <w:t>110</w:t>
            </w:r>
            <w:r w:rsidR="00F82DDE" w:rsidRPr="00996485">
              <w:rPr>
                <w:rFonts w:ascii="Arial" w:hAnsi="Arial" w:cs="Arial"/>
                <w:noProof/>
                <w:webHidden/>
                <w:sz w:val="24"/>
                <w:szCs w:val="24"/>
              </w:rPr>
              <w:fldChar w:fldCharType="end"/>
            </w:r>
          </w:hyperlink>
        </w:p>
        <w:p w14:paraId="5D27D3E6" w14:textId="1FF8754C"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noProof/>
              <w:color w:val="000000"/>
              <w:kern w:val="0"/>
              <w:sz w:val="24"/>
              <w:szCs w:val="24"/>
              <w:lang w:val="en-ZA"/>
              <w14:ligatures w14:val="none"/>
            </w:rPr>
            <w:fldChar w:fldCharType="end"/>
          </w:r>
        </w:p>
      </w:sdtContent>
    </w:sdt>
    <w:p w14:paraId="5BF90C6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C5D89D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w:t>
      </w:r>
    </w:p>
    <w:p w14:paraId="2B7D95F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BEFA3B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3685BA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591DE8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812C35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2DD132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634DFF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580D8E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B0EDFE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4B078A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111B9D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013742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55AD59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8C1627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1DEAD4B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0A88BF6" w14:textId="77777777" w:rsidR="008D2B13" w:rsidRPr="00CB1888"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37" w:name="_Toc169025185"/>
      <w:r w:rsidRPr="00CB1888">
        <w:rPr>
          <w:rFonts w:ascii="Arial" w:eastAsia="Calibri" w:hAnsi="Arial" w:cs="Arial"/>
          <w:b/>
          <w:bCs/>
          <w:color w:val="000000"/>
          <w:kern w:val="0"/>
          <w:sz w:val="32"/>
          <w:szCs w:val="32"/>
          <w:lang w:val="en-ZA"/>
          <w14:ligatures w14:val="none"/>
        </w:rPr>
        <w:t>List of Tables</w:t>
      </w:r>
      <w:bookmarkEnd w:id="37"/>
      <w:r w:rsidRPr="00CB1888">
        <w:rPr>
          <w:rFonts w:ascii="Arial" w:eastAsia="Calibri" w:hAnsi="Arial" w:cs="Arial"/>
          <w:b/>
          <w:bCs/>
          <w:color w:val="000000"/>
          <w:kern w:val="0"/>
          <w:sz w:val="32"/>
          <w:szCs w:val="32"/>
          <w:lang w:val="en-ZA"/>
          <w14:ligatures w14:val="none"/>
        </w:rPr>
        <w:t xml:space="preserve"> </w:t>
      </w:r>
    </w:p>
    <w:tbl>
      <w:tblPr>
        <w:tblStyle w:val="TableGrid"/>
        <w:tblW w:w="94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5"/>
      </w:tblGrid>
      <w:tr w:rsidR="008D2B13" w:rsidRPr="008D2B13" w14:paraId="1252FDB4" w14:textId="77777777" w:rsidTr="00CB1888">
        <w:tc>
          <w:tcPr>
            <w:tcW w:w="9445" w:type="dxa"/>
          </w:tcPr>
          <w:p w14:paraId="3D0E475E"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67D4A34F"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3.1 illustration of research approaches …………………………………………...51</w:t>
            </w:r>
          </w:p>
          <w:p w14:paraId="6389F672"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3EC07112"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3.2 illustration of research participants …………………………………………....54</w:t>
            </w:r>
          </w:p>
          <w:p w14:paraId="77BE8A77"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63D2E9A5"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4.1 illustration of participants categories and pseudonyms …………………….59.</w:t>
            </w:r>
          </w:p>
          <w:p w14:paraId="2D5A46DE"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7B5D8A03"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4.2 Community perceptions of teenage pregnancy ……………………………. 60</w:t>
            </w:r>
          </w:p>
          <w:p w14:paraId="4E848D59"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4E2F7DB3"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4.3 Socioeconomic implications of teenage pregnancy………………………….65</w:t>
            </w:r>
          </w:p>
          <w:p w14:paraId="0EF62B39"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14E4F277"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4.4 Educational challenges experienced by teenage mothers …………………72.</w:t>
            </w:r>
          </w:p>
          <w:p w14:paraId="2E368105"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7C0062B9"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4.5 Addressing perceptions and implications of teenage pregnancy ………….76.</w:t>
            </w:r>
          </w:p>
          <w:p w14:paraId="35D83F1B"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43F9B7DD"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Table 4.6 Policy changes and support systems for schools ……………………………80.</w:t>
            </w:r>
          </w:p>
          <w:p w14:paraId="5E0F76F2"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tc>
      </w:tr>
    </w:tbl>
    <w:p w14:paraId="14DBA96D" w14:textId="77777777" w:rsidR="008D2B13" w:rsidRPr="008D2B13"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bookmarkStart w:id="38" w:name="_Toc168640344"/>
    </w:p>
    <w:p w14:paraId="49FF759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84E13A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97BECF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A19907E" w14:textId="77777777" w:rsidR="00EF2098" w:rsidRDefault="00EF2098" w:rsidP="008D2B13">
      <w:pPr>
        <w:spacing w:line="360" w:lineRule="auto"/>
        <w:jc w:val="both"/>
        <w:outlineLvl w:val="0"/>
        <w:rPr>
          <w:rFonts w:ascii="Arial" w:eastAsia="Calibri" w:hAnsi="Arial" w:cs="Arial"/>
          <w:b/>
          <w:bCs/>
          <w:color w:val="000000"/>
          <w:kern w:val="0"/>
          <w:sz w:val="24"/>
          <w:szCs w:val="24"/>
          <w:lang w:val="en-ZA"/>
          <w14:ligatures w14:val="none"/>
        </w:rPr>
      </w:pPr>
      <w:bookmarkStart w:id="39" w:name="_Toc169025186"/>
    </w:p>
    <w:p w14:paraId="052641DF" w14:textId="54851373" w:rsidR="00EF2098" w:rsidRDefault="00EF2098" w:rsidP="008D2B13">
      <w:pPr>
        <w:spacing w:line="360" w:lineRule="auto"/>
        <w:jc w:val="both"/>
        <w:outlineLvl w:val="0"/>
        <w:rPr>
          <w:rFonts w:ascii="Arial" w:eastAsia="Calibri" w:hAnsi="Arial" w:cs="Arial"/>
          <w:b/>
          <w:bCs/>
          <w:color w:val="000000"/>
          <w:kern w:val="0"/>
          <w:sz w:val="24"/>
          <w:szCs w:val="24"/>
          <w:lang w:val="en-ZA"/>
          <w14:ligatures w14:val="none"/>
        </w:rPr>
      </w:pPr>
    </w:p>
    <w:p w14:paraId="1048187E" w14:textId="38E05AF6" w:rsidR="00CB1888" w:rsidRDefault="00CB1888" w:rsidP="008D2B13">
      <w:pPr>
        <w:spacing w:line="360" w:lineRule="auto"/>
        <w:jc w:val="both"/>
        <w:outlineLvl w:val="0"/>
        <w:rPr>
          <w:rFonts w:ascii="Arial" w:eastAsia="Calibri" w:hAnsi="Arial" w:cs="Arial"/>
          <w:b/>
          <w:bCs/>
          <w:color w:val="000000"/>
          <w:kern w:val="0"/>
          <w:sz w:val="24"/>
          <w:szCs w:val="24"/>
          <w:lang w:val="en-ZA"/>
          <w14:ligatures w14:val="none"/>
        </w:rPr>
      </w:pPr>
    </w:p>
    <w:p w14:paraId="120E6A42" w14:textId="4E0F261D" w:rsidR="00CB1888" w:rsidRDefault="00CB1888" w:rsidP="008D2B13">
      <w:pPr>
        <w:spacing w:line="360" w:lineRule="auto"/>
        <w:jc w:val="both"/>
        <w:outlineLvl w:val="0"/>
        <w:rPr>
          <w:rFonts w:ascii="Arial" w:eastAsia="Calibri" w:hAnsi="Arial" w:cs="Arial"/>
          <w:b/>
          <w:bCs/>
          <w:color w:val="000000"/>
          <w:kern w:val="0"/>
          <w:sz w:val="24"/>
          <w:szCs w:val="24"/>
          <w:lang w:val="en-ZA"/>
          <w14:ligatures w14:val="none"/>
        </w:rPr>
      </w:pPr>
    </w:p>
    <w:p w14:paraId="363612F5" w14:textId="77777777" w:rsidR="00CB1888" w:rsidRDefault="00CB1888" w:rsidP="008D2B13">
      <w:pPr>
        <w:spacing w:line="360" w:lineRule="auto"/>
        <w:jc w:val="both"/>
        <w:outlineLvl w:val="0"/>
        <w:rPr>
          <w:rFonts w:ascii="Arial" w:eastAsia="Calibri" w:hAnsi="Arial" w:cs="Arial"/>
          <w:b/>
          <w:bCs/>
          <w:color w:val="000000"/>
          <w:kern w:val="0"/>
          <w:sz w:val="24"/>
          <w:szCs w:val="24"/>
          <w:lang w:val="en-ZA"/>
          <w14:ligatures w14:val="none"/>
        </w:rPr>
      </w:pPr>
    </w:p>
    <w:p w14:paraId="223F3EA3" w14:textId="31C8F330" w:rsidR="008D2B13" w:rsidRPr="00CB1888"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r w:rsidRPr="00CB1888">
        <w:rPr>
          <w:rFonts w:ascii="Arial" w:eastAsia="Calibri" w:hAnsi="Arial" w:cs="Arial"/>
          <w:b/>
          <w:bCs/>
          <w:color w:val="000000"/>
          <w:kern w:val="0"/>
          <w:sz w:val="32"/>
          <w:szCs w:val="32"/>
          <w:lang w:val="en-ZA"/>
          <w14:ligatures w14:val="none"/>
        </w:rPr>
        <w:t>List of figures</w:t>
      </w:r>
      <w:bookmarkEnd w:id="38"/>
      <w:bookmarkEnd w:id="39"/>
      <w:r w:rsidRPr="00CB1888">
        <w:rPr>
          <w:rFonts w:ascii="Arial" w:eastAsia="Calibri" w:hAnsi="Arial" w:cs="Arial"/>
          <w:b/>
          <w:bCs/>
          <w:color w:val="000000"/>
          <w:kern w:val="0"/>
          <w:sz w:val="32"/>
          <w:szCs w:val="32"/>
          <w:lang w:val="en-ZA"/>
          <w14:ligatures w14:val="none"/>
        </w:rPr>
        <w:t xml:space="preserve"> </w:t>
      </w:r>
    </w:p>
    <w:tbl>
      <w:tblPr>
        <w:tblStyle w:val="TableGrid"/>
        <w:tblW w:w="0" w:type="auto"/>
        <w:tblInd w:w="0" w:type="dxa"/>
        <w:tblLook w:val="04A0" w:firstRow="1" w:lastRow="0" w:firstColumn="1" w:lastColumn="0" w:noHBand="0" w:noVBand="1"/>
      </w:tblPr>
      <w:tblGrid>
        <w:gridCol w:w="9016"/>
      </w:tblGrid>
      <w:tr w:rsidR="008D2B13" w:rsidRPr="008D2B13" w14:paraId="6F239E93" w14:textId="77777777" w:rsidTr="00CB1888">
        <w:tc>
          <w:tcPr>
            <w:tcW w:w="9016" w:type="dxa"/>
            <w:tcBorders>
              <w:top w:val="nil"/>
              <w:left w:val="nil"/>
              <w:bottom w:val="nil"/>
              <w:right w:val="nil"/>
            </w:tcBorders>
          </w:tcPr>
          <w:p w14:paraId="6F52CAF4"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p w14:paraId="5640E761" w14:textId="1B65FB91"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Figure 4.1 illustration of participants’ age groups …………………………………. </w:t>
            </w:r>
            <w:r w:rsidR="0033054B" w:rsidRPr="00996485">
              <w:rPr>
                <w:rFonts w:ascii="Arial" w:hAnsi="Arial"/>
                <w:color w:val="000000"/>
                <w:kern w:val="0"/>
                <w:sz w:val="24"/>
                <w:szCs w:val="24"/>
                <w:lang w:val="en-ZA"/>
                <w14:ligatures w14:val="none"/>
              </w:rPr>
              <w:t>5</w:t>
            </w:r>
            <w:r w:rsidR="00EF2098">
              <w:rPr>
                <w:rFonts w:ascii="Arial" w:hAnsi="Arial"/>
                <w:color w:val="000000"/>
                <w:kern w:val="0"/>
                <w:sz w:val="24"/>
                <w:szCs w:val="24"/>
                <w:lang w:val="en-ZA"/>
                <w14:ligatures w14:val="none"/>
              </w:rPr>
              <w:t>7</w:t>
            </w:r>
            <w:r w:rsidR="0033054B" w:rsidRPr="00996485">
              <w:rPr>
                <w:rFonts w:ascii="Arial" w:hAnsi="Arial"/>
                <w:color w:val="000000"/>
                <w:kern w:val="0"/>
                <w:sz w:val="24"/>
                <w:szCs w:val="24"/>
                <w:lang w:val="en-ZA"/>
                <w14:ligatures w14:val="none"/>
              </w:rPr>
              <w:t xml:space="preserve"> </w:t>
            </w:r>
          </w:p>
          <w:p w14:paraId="12F94E15" w14:textId="6D39D2E0"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Figure 4.2</w:t>
            </w:r>
            <w:r w:rsidR="0033054B" w:rsidRPr="00996485">
              <w:rPr>
                <w:rFonts w:ascii="Arial" w:hAnsi="Arial"/>
                <w:color w:val="000000"/>
                <w:kern w:val="0"/>
                <w:sz w:val="24"/>
                <w:szCs w:val="24"/>
                <w:lang w:val="en-ZA"/>
                <w14:ligatures w14:val="none"/>
              </w:rPr>
              <w:t xml:space="preserve"> Participants</w:t>
            </w:r>
            <w:r w:rsidRPr="008D2B13">
              <w:rPr>
                <w:rFonts w:ascii="Arial" w:hAnsi="Arial"/>
                <w:color w:val="000000"/>
                <w:kern w:val="0"/>
                <w:sz w:val="24"/>
                <w:szCs w:val="24"/>
                <w:lang w:val="en-ZA"/>
                <w14:ligatures w14:val="none"/>
              </w:rPr>
              <w:t>’ level of education……………………………………………58</w:t>
            </w:r>
          </w:p>
          <w:p w14:paraId="013526F1" w14:textId="77777777" w:rsidR="008D2B13" w:rsidRPr="008D2B13" w:rsidRDefault="008D2B13" w:rsidP="008D2B13">
            <w:pPr>
              <w:spacing w:line="360" w:lineRule="auto"/>
              <w:jc w:val="both"/>
              <w:rPr>
                <w:rFonts w:ascii="Arial" w:hAnsi="Arial"/>
                <w:color w:val="000000"/>
                <w:kern w:val="0"/>
                <w:sz w:val="24"/>
                <w:szCs w:val="24"/>
                <w:lang w:val="en-ZA"/>
                <w14:ligatures w14:val="none"/>
              </w:rPr>
            </w:pPr>
          </w:p>
        </w:tc>
      </w:tr>
    </w:tbl>
    <w:p w14:paraId="448761FE" w14:textId="77777777" w:rsidR="008D2B13" w:rsidRPr="00996485" w:rsidRDefault="008D2B13" w:rsidP="008D2B13">
      <w:pPr>
        <w:spacing w:line="360" w:lineRule="auto"/>
        <w:jc w:val="both"/>
        <w:rPr>
          <w:rFonts w:ascii="Arial" w:eastAsia="Calibri" w:hAnsi="Arial" w:cs="Arial"/>
          <w:color w:val="000000"/>
          <w:kern w:val="0"/>
          <w:sz w:val="24"/>
          <w:szCs w:val="24"/>
          <w:lang w:val="en-ZA"/>
          <w14:ligatures w14:val="none"/>
        </w:rPr>
      </w:pPr>
    </w:p>
    <w:p w14:paraId="1E1CF84B" w14:textId="46BA949B" w:rsidR="00967F6C" w:rsidRPr="00996485" w:rsidRDefault="00967F6C" w:rsidP="008D2B13">
      <w:pPr>
        <w:spacing w:line="360" w:lineRule="auto"/>
        <w:jc w:val="both"/>
        <w:rPr>
          <w:rFonts w:ascii="Arial" w:eastAsia="Calibri" w:hAnsi="Arial" w:cs="Arial"/>
          <w:color w:val="000000"/>
          <w:kern w:val="0"/>
          <w:sz w:val="24"/>
          <w:szCs w:val="24"/>
          <w:lang w:val="en-ZA"/>
          <w14:ligatures w14:val="none"/>
        </w:rPr>
      </w:pPr>
    </w:p>
    <w:p w14:paraId="007D228F"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2B5DE3C7"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256BB370"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36795236"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19174812"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2CCF9827"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34990A30"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6B998B36"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35068CE1"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7A5B5496"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3450CBE4"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473206C0"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020D15DD"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278AA5EE" w14:textId="77777777" w:rsidR="0033054B" w:rsidRPr="00996485" w:rsidRDefault="0033054B" w:rsidP="008D2B13">
      <w:pPr>
        <w:spacing w:line="360" w:lineRule="auto"/>
        <w:jc w:val="both"/>
        <w:rPr>
          <w:rFonts w:ascii="Arial" w:eastAsia="Calibri" w:hAnsi="Arial" w:cs="Arial"/>
          <w:color w:val="000000"/>
          <w:kern w:val="0"/>
          <w:sz w:val="24"/>
          <w:szCs w:val="24"/>
          <w:lang w:val="en-ZA"/>
          <w14:ligatures w14:val="none"/>
        </w:rPr>
      </w:pPr>
    </w:p>
    <w:p w14:paraId="7502ED45" w14:textId="77777777" w:rsidR="0033054B" w:rsidRPr="008D2B13" w:rsidRDefault="0033054B" w:rsidP="008D2B13">
      <w:pPr>
        <w:spacing w:line="360" w:lineRule="auto"/>
        <w:jc w:val="both"/>
        <w:rPr>
          <w:rFonts w:ascii="Arial" w:eastAsia="Calibri" w:hAnsi="Arial" w:cs="Arial"/>
          <w:color w:val="000000"/>
          <w:kern w:val="0"/>
          <w:sz w:val="24"/>
          <w:szCs w:val="24"/>
          <w:lang w:val="en-ZA"/>
          <w14:ligatures w14:val="none"/>
        </w:rPr>
      </w:pPr>
    </w:p>
    <w:p w14:paraId="427E73D3" w14:textId="77777777" w:rsidR="0033054B" w:rsidRPr="00996485" w:rsidRDefault="0033054B" w:rsidP="008D2B13">
      <w:pPr>
        <w:spacing w:line="360" w:lineRule="auto"/>
        <w:jc w:val="both"/>
        <w:outlineLvl w:val="0"/>
        <w:rPr>
          <w:rFonts w:ascii="Arial" w:eastAsia="Calibri" w:hAnsi="Arial" w:cs="Arial"/>
          <w:b/>
          <w:bCs/>
          <w:color w:val="000000"/>
          <w:kern w:val="0"/>
          <w:sz w:val="24"/>
          <w:szCs w:val="24"/>
          <w:lang w:val="en-ZA"/>
          <w14:ligatures w14:val="none"/>
        </w:rPr>
      </w:pPr>
      <w:bookmarkStart w:id="40" w:name="_Toc168640345"/>
      <w:bookmarkStart w:id="41" w:name="_Toc169025187"/>
    </w:p>
    <w:p w14:paraId="18308A71" w14:textId="72B76376" w:rsidR="008D2B13" w:rsidRDefault="008D2B13" w:rsidP="008D2B13">
      <w:pPr>
        <w:spacing w:line="360" w:lineRule="auto"/>
        <w:jc w:val="both"/>
        <w:outlineLvl w:val="0"/>
        <w:rPr>
          <w:ins w:id="42" w:author="External Examiner" w:date="2024-06-12T15:00:00Z"/>
          <w:rFonts w:ascii="Arial" w:eastAsia="Calibri" w:hAnsi="Arial" w:cs="Arial"/>
          <w:b/>
          <w:bCs/>
          <w:color w:val="000000"/>
          <w:kern w:val="0"/>
          <w:sz w:val="32"/>
          <w:szCs w:val="32"/>
          <w:lang w:val="en-ZA"/>
          <w14:ligatures w14:val="none"/>
        </w:rPr>
      </w:pPr>
      <w:commentRangeStart w:id="43"/>
      <w:r w:rsidRPr="002D327C">
        <w:rPr>
          <w:rFonts w:ascii="Arial" w:eastAsia="Calibri" w:hAnsi="Arial" w:cs="Arial"/>
          <w:b/>
          <w:bCs/>
          <w:color w:val="000000"/>
          <w:kern w:val="0"/>
          <w:sz w:val="32"/>
          <w:szCs w:val="32"/>
          <w:lang w:val="en-ZA"/>
          <w14:ligatures w14:val="none"/>
        </w:rPr>
        <w:t>CHAPTER ONE</w:t>
      </w:r>
      <w:bookmarkEnd w:id="40"/>
      <w:bookmarkEnd w:id="41"/>
      <w:r w:rsidRPr="002D327C">
        <w:rPr>
          <w:rFonts w:ascii="Arial" w:eastAsia="Calibri" w:hAnsi="Arial" w:cs="Arial"/>
          <w:b/>
          <w:bCs/>
          <w:color w:val="000000"/>
          <w:kern w:val="0"/>
          <w:sz w:val="32"/>
          <w:szCs w:val="32"/>
          <w:lang w:val="en-ZA"/>
          <w14:ligatures w14:val="none"/>
        </w:rPr>
        <w:t xml:space="preserve"> </w:t>
      </w:r>
    </w:p>
    <w:p w14:paraId="006FAA45" w14:textId="4B632427" w:rsidR="0045107B" w:rsidRPr="002D327C" w:rsidRDefault="0045107B" w:rsidP="008D2B13">
      <w:pPr>
        <w:spacing w:line="360" w:lineRule="auto"/>
        <w:jc w:val="both"/>
        <w:outlineLvl w:val="0"/>
        <w:rPr>
          <w:rFonts w:ascii="Arial" w:eastAsia="Calibri" w:hAnsi="Arial" w:cs="Arial"/>
          <w:b/>
          <w:bCs/>
          <w:color w:val="000000"/>
          <w:kern w:val="0"/>
          <w:sz w:val="32"/>
          <w:szCs w:val="32"/>
          <w:lang w:val="en-ZA"/>
          <w14:ligatures w14:val="none"/>
        </w:rPr>
      </w:pPr>
      <w:ins w:id="44" w:author="External Examiner" w:date="2024-06-12T15:00:00Z">
        <w:r>
          <w:rPr>
            <w:rFonts w:ascii="Arial" w:eastAsia="Calibri" w:hAnsi="Arial" w:cs="Arial"/>
            <w:b/>
            <w:bCs/>
            <w:color w:val="000000"/>
            <w:kern w:val="0"/>
            <w:sz w:val="32"/>
            <w:szCs w:val="32"/>
            <w:lang w:val="en-ZA"/>
            <w14:ligatures w14:val="none"/>
          </w:rPr>
          <w:t>INTRODUCTION AND GENERAL ORIENTATION</w:t>
        </w:r>
        <w:commentRangeEnd w:id="43"/>
        <w:r>
          <w:rPr>
            <w:rStyle w:val="CommentReference"/>
          </w:rPr>
          <w:commentReference w:id="43"/>
        </w:r>
      </w:ins>
    </w:p>
    <w:p w14:paraId="193BCCD9"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5" w:name="_Toc168640346"/>
      <w:bookmarkStart w:id="46" w:name="_Toc169025188"/>
      <w:r w:rsidRPr="008D2B13">
        <w:rPr>
          <w:rFonts w:ascii="Arial" w:eastAsia="Calibri" w:hAnsi="Arial" w:cs="Arial"/>
          <w:b/>
          <w:bCs/>
          <w:color w:val="000000"/>
          <w:kern w:val="0"/>
          <w:sz w:val="24"/>
          <w:szCs w:val="24"/>
          <w:lang w:val="en-ZA"/>
          <w14:ligatures w14:val="none"/>
        </w:rPr>
        <w:t>1.1 INTRODUCTION</w:t>
      </w:r>
      <w:bookmarkEnd w:id="45"/>
      <w:bookmarkEnd w:id="46"/>
    </w:p>
    <w:p w14:paraId="262E525D" w14:textId="77777777" w:rsidR="008D2B13" w:rsidRPr="008D2B13" w:rsidRDefault="008D2B13" w:rsidP="008D2B13">
      <w:pPr>
        <w:spacing w:line="360" w:lineRule="auto"/>
        <w:jc w:val="both"/>
        <w:rPr>
          <w:rFonts w:ascii="Arial" w:eastAsia="Calibri" w:hAnsi="Arial" w:cs="Arial"/>
          <w:kern w:val="0"/>
          <w:sz w:val="24"/>
          <w:szCs w:val="24"/>
          <w14:ligatures w14:val="none"/>
        </w:rPr>
      </w:pPr>
      <w:bookmarkStart w:id="47" w:name="_Hlk160736932"/>
      <w:r w:rsidRPr="008D2B13">
        <w:rPr>
          <w:rFonts w:ascii="Arial" w:eastAsia="Calibri" w:hAnsi="Arial" w:cs="Arial"/>
          <w:color w:val="000000"/>
          <w:kern w:val="0"/>
          <w:sz w:val="24"/>
          <w:szCs w:val="24"/>
          <w:lang w:val="en-ZA"/>
          <w14:ligatures w14:val="none"/>
        </w:rPr>
        <w:t xml:space="preserve">The chapter will cover introduction, the background of study </w:t>
      </w:r>
      <w:r w:rsidRPr="008D2B13">
        <w:rPr>
          <w:rFonts w:ascii="Arial" w:eastAsia="Calibri" w:hAnsi="Arial" w:cs="Arial"/>
          <w:kern w:val="0"/>
          <w:sz w:val="24"/>
          <w:szCs w:val="24"/>
          <w14:ligatures w14:val="none"/>
        </w:rPr>
        <w:t>will be highlighted, that will be followed by the research problems statements, study objectives, research questions, research design, significance of the study, delimitations, chapters layout and the conclusion.</w:t>
      </w:r>
      <w:bookmarkEnd w:id="47"/>
    </w:p>
    <w:p w14:paraId="5A1A6FBB" w14:textId="4600E765"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 xml:space="preserve"> </w:t>
      </w:r>
      <w:bookmarkStart w:id="48" w:name="_Toc168640347"/>
      <w:bookmarkStart w:id="49" w:name="_Toc169025189"/>
      <w:r w:rsidRPr="008D2B13">
        <w:rPr>
          <w:rFonts w:ascii="Arial" w:eastAsia="Calibri" w:hAnsi="Arial" w:cs="Arial"/>
          <w:b/>
          <w:bCs/>
          <w:color w:val="000000"/>
          <w:kern w:val="0"/>
          <w:sz w:val="24"/>
          <w:szCs w:val="24"/>
          <w:lang w:val="en-ZA"/>
          <w14:ligatures w14:val="none"/>
        </w:rPr>
        <w:t>1.2 BACKGROUND</w:t>
      </w:r>
      <w:bookmarkEnd w:id="48"/>
      <w:bookmarkEnd w:id="49"/>
      <w:r w:rsidRPr="008D2B13">
        <w:rPr>
          <w:rFonts w:ascii="Arial" w:eastAsia="Calibri" w:hAnsi="Arial" w:cs="Arial"/>
          <w:b/>
          <w:bCs/>
          <w:color w:val="000000"/>
          <w:kern w:val="0"/>
          <w:sz w:val="24"/>
          <w:szCs w:val="24"/>
          <w:lang w:val="en-ZA"/>
          <w14:ligatures w14:val="none"/>
        </w:rPr>
        <w:t xml:space="preserve"> </w:t>
      </w:r>
      <w:commentRangeStart w:id="50"/>
      <w:ins w:id="51" w:author="External Examiner" w:date="2024-06-12T15:01:00Z">
        <w:r w:rsidR="00EB2F18">
          <w:rPr>
            <w:rFonts w:ascii="Arial" w:eastAsia="Calibri" w:hAnsi="Arial" w:cs="Arial"/>
            <w:b/>
            <w:bCs/>
            <w:color w:val="000000"/>
            <w:kern w:val="0"/>
            <w:sz w:val="24"/>
            <w:szCs w:val="24"/>
            <w:lang w:val="en-ZA"/>
            <w14:ligatures w14:val="none"/>
          </w:rPr>
          <w:t>OF THE STUDY</w:t>
        </w:r>
        <w:commentRangeEnd w:id="50"/>
        <w:r w:rsidR="00EB2F18">
          <w:rPr>
            <w:rStyle w:val="CommentReference"/>
          </w:rPr>
          <w:commentReference w:id="50"/>
        </w:r>
      </w:ins>
    </w:p>
    <w:p w14:paraId="433D50B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52"/>
      <w:r w:rsidRPr="008D2B13">
        <w:rPr>
          <w:rFonts w:ascii="Arial" w:eastAsia="Calibri" w:hAnsi="Arial" w:cs="Arial"/>
          <w:color w:val="000000"/>
          <w:kern w:val="0"/>
          <w:sz w:val="24"/>
          <w:szCs w:val="24"/>
          <w:lang w:val="en-ZA"/>
          <w14:ligatures w14:val="none"/>
        </w:rPr>
        <w:t>Teenage pregnancy is a worldwide issue that affects mostly developing countries especially African countries</w:t>
      </w:r>
      <w:commentRangeEnd w:id="52"/>
      <w:r w:rsidR="00FC2674">
        <w:rPr>
          <w:rStyle w:val="CommentReference"/>
        </w:rPr>
        <w:commentReference w:id="52"/>
      </w:r>
      <w:r w:rsidRPr="008D2B13">
        <w:rPr>
          <w:rFonts w:ascii="Arial" w:eastAsia="Calibri" w:hAnsi="Arial" w:cs="Arial"/>
          <w:color w:val="000000"/>
          <w:kern w:val="0"/>
          <w:sz w:val="24"/>
          <w:szCs w:val="24"/>
          <w:lang w:val="en-ZA"/>
          <w14:ligatures w14:val="none"/>
        </w:rPr>
        <w:t xml:space="preserve">. </w:t>
      </w:r>
      <w:commentRangeStart w:id="53"/>
      <w:r w:rsidRPr="008D2B13">
        <w:rPr>
          <w:rFonts w:ascii="Arial" w:eastAsia="Calibri" w:hAnsi="Arial" w:cs="Arial"/>
          <w:color w:val="000000"/>
          <w:kern w:val="0"/>
          <w:sz w:val="24"/>
          <w:szCs w:val="24"/>
          <w:lang w:val="en-ZW"/>
          <w14:ligatures w14:val="none"/>
        </w:rPr>
        <w:t xml:space="preserve">Govender, Taylor and Naidoo (2020), argues </w:t>
      </w:r>
      <w:commentRangeEnd w:id="53"/>
      <w:r w:rsidR="00FC2674">
        <w:rPr>
          <w:rStyle w:val="CommentReference"/>
        </w:rPr>
        <w:commentReference w:id="53"/>
      </w:r>
      <w:r w:rsidRPr="008D2B13">
        <w:rPr>
          <w:rFonts w:ascii="Arial" w:eastAsia="Calibri" w:hAnsi="Arial" w:cs="Arial"/>
          <w:color w:val="000000"/>
          <w:kern w:val="0"/>
          <w:sz w:val="24"/>
          <w:szCs w:val="24"/>
          <w:lang w:val="en-ZW"/>
          <w14:ligatures w14:val="none"/>
        </w:rPr>
        <w:t xml:space="preserve">that </w:t>
      </w:r>
      <w:r w:rsidRPr="008D2B13">
        <w:rPr>
          <w:rFonts w:ascii="Arial" w:eastAsia="Calibri" w:hAnsi="Arial" w:cs="Arial"/>
          <w:color w:val="000000"/>
          <w:kern w:val="0"/>
          <w:sz w:val="24"/>
          <w:szCs w:val="24"/>
          <w:lang w:val="en-ZA"/>
          <w14:ligatures w14:val="none"/>
        </w:rPr>
        <w:t xml:space="preserve">South Africa has the highest teenage pregnancies rate in the sub-Saharan African continent, which has drawn attention from around the world. The effects of teenage pregnancy are affecting not just the individual but also the community in terms of socio-economic and educational perspectives. </w:t>
      </w:r>
    </w:p>
    <w:p w14:paraId="224F73E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shockingly high incidence of adolescent pregnancy in South Africa contributes to a large share of births rate in the country. According to a World Bank data from (2018)   16% of South African women gave birth before turning 18 years. </w:t>
      </w:r>
      <w:commentRangeStart w:id="54"/>
      <w:r w:rsidRPr="008D2B13">
        <w:rPr>
          <w:rFonts w:ascii="Arial" w:eastAsia="Calibri" w:hAnsi="Arial" w:cs="Arial"/>
          <w:color w:val="000000"/>
          <w:kern w:val="0"/>
          <w:sz w:val="24"/>
          <w:szCs w:val="24"/>
          <w:lang w:val="en-ZA"/>
          <w14:ligatures w14:val="none"/>
        </w:rPr>
        <w:t>This concerning rate is more than just a figure, it reflects actual life paths that have been changed and may be blocked. In addition to the obvious health risks, teen pregnancies can have a wide range of negative socio-economic and educational implications.</w:t>
      </w:r>
      <w:commentRangeEnd w:id="54"/>
      <w:r w:rsidR="006679F2">
        <w:rPr>
          <w:rStyle w:val="CommentReference"/>
        </w:rPr>
        <w:commentReference w:id="54"/>
      </w:r>
    </w:p>
    <w:p w14:paraId="5D1D0C99" w14:textId="6CE5241A"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Teenage pregnancy has complex consequences. </w:t>
      </w:r>
      <w:commentRangeStart w:id="55"/>
      <w:r w:rsidRPr="008D2B13">
        <w:rPr>
          <w:rFonts w:ascii="Arial" w:eastAsia="Calibri" w:hAnsi="Arial" w:cs="Arial"/>
          <w:color w:val="000000"/>
          <w:kern w:val="0"/>
          <w:sz w:val="24"/>
          <w:szCs w:val="24"/>
          <w:lang w:val="en-ZA"/>
          <w14:ligatures w14:val="none"/>
        </w:rPr>
        <w:t xml:space="preserve">Many teenage mothers </w:t>
      </w:r>
      <w:commentRangeEnd w:id="55"/>
      <w:r w:rsidR="00E64B82">
        <w:rPr>
          <w:rStyle w:val="CommentReference"/>
        </w:rPr>
        <w:commentReference w:id="55"/>
      </w:r>
      <w:r w:rsidRPr="008D2B13">
        <w:rPr>
          <w:rFonts w:ascii="Arial" w:eastAsia="Calibri" w:hAnsi="Arial" w:cs="Arial"/>
          <w:color w:val="000000"/>
          <w:kern w:val="0"/>
          <w:sz w:val="24"/>
          <w:szCs w:val="24"/>
          <w:lang w:val="en-ZA"/>
          <w14:ligatures w14:val="none"/>
        </w:rPr>
        <w:t>drop out of school because they cannot balance their academic obligations with those of raising their children (</w:t>
      </w:r>
      <w:commentRangeStart w:id="56"/>
      <w:r w:rsidRPr="008D2B13">
        <w:rPr>
          <w:rFonts w:ascii="Arial" w:eastAsia="Calibri" w:hAnsi="Arial" w:cs="Arial"/>
          <w:color w:val="000000"/>
          <w:kern w:val="0"/>
          <w:sz w:val="24"/>
          <w:szCs w:val="24"/>
          <w:lang w:val="en-ZW"/>
          <w14:ligatures w14:val="none"/>
        </w:rPr>
        <w:t>Mann</w:t>
      </w:r>
      <w:commentRangeEnd w:id="56"/>
      <w:r w:rsidR="00E64B82">
        <w:rPr>
          <w:rStyle w:val="CommentReference"/>
        </w:rPr>
        <w:commentReference w:id="56"/>
      </w:r>
      <w:r w:rsidRPr="008D2B13">
        <w:rPr>
          <w:rFonts w:ascii="Arial" w:eastAsia="Calibri" w:hAnsi="Arial" w:cs="Arial"/>
          <w:color w:val="000000"/>
          <w:kern w:val="0"/>
          <w:sz w:val="24"/>
          <w:szCs w:val="24"/>
          <w:lang w:val="en-ZW"/>
          <w14:ligatures w14:val="none"/>
        </w:rPr>
        <w:t>, Bateson and Black, 2020</w:t>
      </w:r>
      <w:r w:rsidRPr="008D2B13">
        <w:rPr>
          <w:rFonts w:ascii="Arial" w:eastAsia="Calibri" w:hAnsi="Arial" w:cs="Arial"/>
          <w:color w:val="000000"/>
          <w:kern w:val="0"/>
          <w:sz w:val="24"/>
          <w:szCs w:val="24"/>
          <w:lang w:val="en-ZA"/>
          <w14:ligatures w14:val="none"/>
        </w:rPr>
        <w:t>). These mothers often have modest incomes and depend heavily on community support and family support meanwhile the costs of living in South African is particularly increasing.</w:t>
      </w:r>
      <w:ins w:id="57" w:author="External Examiner" w:date="2024-06-12T15:04:00Z">
        <w:r w:rsidR="00A54DB5">
          <w:rPr>
            <w:rFonts w:ascii="Arial" w:eastAsia="Calibri" w:hAnsi="Arial" w:cs="Arial"/>
            <w:color w:val="000000"/>
            <w:kern w:val="0"/>
            <w:sz w:val="24"/>
            <w:szCs w:val="24"/>
            <w:lang w:val="en-ZA"/>
            <w14:ligatures w14:val="none"/>
          </w:rPr>
          <w:t xml:space="preserve"> </w:t>
        </w:r>
        <w:commentRangeStart w:id="58"/>
        <w:r w:rsidR="00A54DB5">
          <w:rPr>
            <w:rFonts w:ascii="Arial" w:eastAsia="Calibri" w:hAnsi="Arial" w:cs="Arial"/>
            <w:color w:val="000000"/>
            <w:kern w:val="0"/>
            <w:sz w:val="24"/>
            <w:szCs w:val="24"/>
            <w:lang w:val="en-ZA"/>
            <w14:ligatures w14:val="none"/>
          </w:rPr>
          <w:t>The lengths of the paragraphs are concerning; they are too short.</w:t>
        </w:r>
        <w:commentRangeEnd w:id="58"/>
        <w:r w:rsidR="00837860">
          <w:rPr>
            <w:rStyle w:val="CommentReference"/>
          </w:rPr>
          <w:commentReference w:id="58"/>
        </w:r>
      </w:ins>
    </w:p>
    <w:p w14:paraId="3E793A9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59"/>
      <w:r w:rsidRPr="008D2B13">
        <w:rPr>
          <w:rFonts w:ascii="Arial" w:eastAsia="Calibri" w:hAnsi="Arial" w:cs="Arial"/>
          <w:color w:val="000000"/>
          <w:kern w:val="0"/>
          <w:sz w:val="24"/>
          <w:szCs w:val="24"/>
          <w:lang w:val="en-ZA"/>
          <w14:ligatures w14:val="none"/>
        </w:rPr>
        <w:t>There are clear negative effects of teenage pregnancies from an educational standpoint. When faced with the burden of raising children, young mothers are more likely to abandon their education</w:t>
      </w:r>
      <w:commentRangeEnd w:id="59"/>
      <w:r w:rsidR="00643B80">
        <w:rPr>
          <w:rStyle w:val="CommentReference"/>
        </w:rPr>
        <w:commentReference w:id="59"/>
      </w:r>
      <w:r w:rsidRPr="008D2B13">
        <w:rPr>
          <w:rFonts w:ascii="Arial" w:eastAsia="Calibri" w:hAnsi="Arial" w:cs="Arial"/>
          <w:color w:val="000000"/>
          <w:kern w:val="0"/>
          <w:sz w:val="24"/>
          <w:szCs w:val="24"/>
          <w:lang w:val="en-ZA"/>
          <w14:ligatures w14:val="none"/>
        </w:rPr>
        <w:t>. Only one-third of teenage mothers go back to school after giving birth, which raises dropout rates and lowers educational attainment, (</w:t>
      </w:r>
      <w:r w:rsidRPr="008D2B13">
        <w:rPr>
          <w:rFonts w:ascii="Arial" w:eastAsia="Calibri" w:hAnsi="Arial" w:cs="Arial"/>
          <w:color w:val="000000"/>
          <w:kern w:val="0"/>
          <w:sz w:val="24"/>
          <w:szCs w:val="24"/>
          <w:lang w:val="en-ZW"/>
          <w14:ligatures w14:val="none"/>
        </w:rPr>
        <w:t>Govender, Taylor and Naidoo, 2020)</w:t>
      </w:r>
      <w:r w:rsidRPr="008D2B13">
        <w:rPr>
          <w:rFonts w:ascii="Arial" w:eastAsia="Calibri" w:hAnsi="Arial" w:cs="Arial"/>
          <w:color w:val="000000"/>
          <w:kern w:val="0"/>
          <w:sz w:val="24"/>
          <w:szCs w:val="24"/>
          <w:lang w:val="en-ZA"/>
          <w14:ligatures w14:val="none"/>
        </w:rPr>
        <w:t>. The economic limitations that these young women experiences are inevitably exacerbated by the lack of educational options.</w:t>
      </w:r>
    </w:p>
    <w:p w14:paraId="4BC8EFF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It is impossible to overlook the contribution by social component on teenage pregnancy especially in South African rural areas. Teenage pregnancies frequently take place within the context of societal norms and cultural practises. Some rural South African traditions continue to value early pregnancy and associate it with a woman's maturity or value (</w:t>
      </w:r>
      <w:r w:rsidRPr="008D2B13">
        <w:rPr>
          <w:rFonts w:ascii="Arial" w:eastAsia="Calibri" w:hAnsi="Arial" w:cs="Arial"/>
          <w:color w:val="000000"/>
          <w:kern w:val="0"/>
          <w:sz w:val="24"/>
          <w:szCs w:val="24"/>
          <w:lang w:val="en-ZW"/>
          <w14:ligatures w14:val="none"/>
        </w:rPr>
        <w:t>Jochim, 2021</w:t>
      </w:r>
      <w:r w:rsidRPr="008D2B13">
        <w:rPr>
          <w:rFonts w:ascii="Arial" w:eastAsia="Calibri" w:hAnsi="Arial" w:cs="Arial"/>
          <w:color w:val="000000"/>
          <w:kern w:val="0"/>
          <w:sz w:val="24"/>
          <w:szCs w:val="24"/>
          <w:lang w:val="en-ZA"/>
          <w14:ligatures w14:val="none"/>
        </w:rPr>
        <w:t>).</w:t>
      </w:r>
    </w:p>
    <w:p w14:paraId="76A9E8E2" w14:textId="282C1E4E" w:rsidR="008D2B13" w:rsidRPr="008D2B13" w:rsidRDefault="00643B80" w:rsidP="008D2B13">
      <w:pPr>
        <w:spacing w:line="360" w:lineRule="auto"/>
        <w:jc w:val="both"/>
        <w:rPr>
          <w:rFonts w:ascii="Arial" w:eastAsia="Calibri" w:hAnsi="Arial" w:cs="Arial"/>
          <w:color w:val="000000"/>
          <w:kern w:val="0"/>
          <w:sz w:val="24"/>
          <w:szCs w:val="24"/>
          <w:lang w:val="en-ZA"/>
          <w14:ligatures w14:val="none"/>
        </w:rPr>
      </w:pPr>
      <w:commentRangeStart w:id="60"/>
      <w:ins w:id="61" w:author="External Examiner" w:date="2024-06-12T15:05:00Z">
        <w:r>
          <w:rPr>
            <w:rFonts w:ascii="Arial" w:eastAsia="Calibri" w:hAnsi="Arial" w:cs="Arial"/>
            <w:color w:val="000000"/>
            <w:kern w:val="0"/>
            <w:sz w:val="24"/>
            <w:szCs w:val="24"/>
            <w:lang w:val="en-ZA"/>
            <w14:ligatures w14:val="none"/>
          </w:rPr>
          <w:t xml:space="preserve">The </w:t>
        </w:r>
      </w:ins>
      <w:r w:rsidR="008D2B13" w:rsidRPr="008D2B13">
        <w:rPr>
          <w:rFonts w:ascii="Arial" w:eastAsia="Calibri" w:hAnsi="Arial" w:cs="Arial"/>
          <w:color w:val="000000"/>
          <w:kern w:val="0"/>
          <w:sz w:val="24"/>
          <w:szCs w:val="24"/>
          <w:lang w:val="en-ZA"/>
          <w14:ligatures w14:val="none"/>
        </w:rPr>
        <w:t xml:space="preserve">KwaZulu Natal </w:t>
      </w:r>
      <w:commentRangeEnd w:id="60"/>
      <w:r>
        <w:rPr>
          <w:rStyle w:val="CommentReference"/>
        </w:rPr>
        <w:commentReference w:id="60"/>
      </w:r>
      <w:r w:rsidR="008D2B13" w:rsidRPr="008D2B13">
        <w:rPr>
          <w:rFonts w:ascii="Arial" w:eastAsia="Calibri" w:hAnsi="Arial" w:cs="Arial"/>
          <w:color w:val="000000"/>
          <w:kern w:val="0"/>
          <w:sz w:val="24"/>
          <w:szCs w:val="24"/>
          <w:lang w:val="en-ZA"/>
          <w14:ligatures w14:val="none"/>
        </w:rPr>
        <w:t>(KZN) uMkhanyakude District school provides an insightful case study, especially in its rural areas where the interaction of culture, poverty, and education presents specific difficulties and results.</w:t>
      </w:r>
      <w:r w:rsidR="008D2B13" w:rsidRPr="008D2B13">
        <w:rPr>
          <w:rFonts w:ascii="Arial" w:eastAsia="Calibri" w:hAnsi="Arial" w:cs="Arial"/>
          <w:b/>
          <w:bCs/>
          <w:color w:val="000000"/>
          <w:kern w:val="0"/>
          <w:sz w:val="24"/>
          <w:szCs w:val="24"/>
          <w:lang w:val="en-ZA"/>
          <w14:ligatures w14:val="none"/>
        </w:rPr>
        <w:t xml:space="preserve"> </w:t>
      </w:r>
      <w:commentRangeStart w:id="62"/>
      <w:r w:rsidR="008D2B13" w:rsidRPr="008D2B13">
        <w:rPr>
          <w:rFonts w:ascii="Arial" w:eastAsia="Calibri" w:hAnsi="Arial" w:cs="Arial"/>
          <w:color w:val="000000"/>
          <w:kern w:val="0"/>
          <w:sz w:val="24"/>
          <w:szCs w:val="24"/>
          <w:lang w:val="en-ZA"/>
          <w14:ligatures w14:val="none"/>
        </w:rPr>
        <w:t>Several problems seem to exist in the correlation between teenage pregnancies, educational attainment, and economic outcomes in rural. There is agreement on the fact that having a child while still a teenager is challenging, but there is less agreement on the root reasons, the community relationships, and implications</w:t>
      </w:r>
      <w:commentRangeEnd w:id="62"/>
      <w:r>
        <w:rPr>
          <w:rStyle w:val="CommentReference"/>
        </w:rPr>
        <w:commentReference w:id="62"/>
      </w:r>
      <w:r w:rsidR="008D2B13" w:rsidRPr="008D2B13">
        <w:rPr>
          <w:rFonts w:ascii="Arial" w:eastAsia="Calibri" w:hAnsi="Arial" w:cs="Arial"/>
          <w:color w:val="000000"/>
          <w:kern w:val="0"/>
          <w:sz w:val="24"/>
          <w:szCs w:val="24"/>
          <w:lang w:val="en-ZA"/>
          <w14:ligatures w14:val="none"/>
        </w:rPr>
        <w:t xml:space="preserve">. </w:t>
      </w:r>
    </w:p>
    <w:p w14:paraId="6F581B5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This research intends to fill these knowledge gaps by exploring the interconnectedness of teenage pregnancy, its socio-economic and educational implications in rural a school. The goal of this research is to analyse the complex network of causes, effects, and interactions that characterise the consequences of </w:t>
      </w:r>
      <w:commentRangeStart w:id="63"/>
      <w:r w:rsidRPr="008D2B13">
        <w:rPr>
          <w:rFonts w:ascii="Arial" w:eastAsia="Calibri" w:hAnsi="Arial" w:cs="Arial"/>
          <w:color w:val="000000"/>
          <w:kern w:val="0"/>
          <w:sz w:val="24"/>
          <w:szCs w:val="24"/>
          <w:lang w:val="en-ZA"/>
          <w14:ligatures w14:val="none"/>
        </w:rPr>
        <w:t>pregnancies in rural school</w:t>
      </w:r>
      <w:commentRangeEnd w:id="63"/>
      <w:r w:rsidR="00255885">
        <w:rPr>
          <w:rStyle w:val="CommentReference"/>
        </w:rPr>
        <w:commentReference w:id="63"/>
      </w:r>
      <w:r w:rsidRPr="008D2B13">
        <w:rPr>
          <w:rFonts w:ascii="Arial" w:eastAsia="Calibri" w:hAnsi="Arial" w:cs="Arial"/>
          <w:color w:val="000000"/>
          <w:kern w:val="0"/>
          <w:sz w:val="24"/>
          <w:szCs w:val="24"/>
          <w:lang w:val="en-ZA"/>
          <w14:ligatures w14:val="none"/>
        </w:rPr>
        <w:t>. By concentrating on the educational and socioeconomic aspects, the study aims to offer a thorough knowledge that can guide future interventions and policies.</w:t>
      </w:r>
    </w:p>
    <w:p w14:paraId="221EA2F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Some academics contend that under some circumstances, the cause-and-effect connection could be inverted. For example, </w:t>
      </w:r>
      <w:r w:rsidRPr="008D2B13">
        <w:rPr>
          <w:rFonts w:ascii="Arial" w:eastAsia="Calibri" w:hAnsi="Arial" w:cs="Arial"/>
          <w:color w:val="000000"/>
          <w:kern w:val="0"/>
          <w:sz w:val="24"/>
          <w:szCs w:val="24"/>
          <w:lang w:val="en-ZW"/>
          <w14:ligatures w14:val="none"/>
        </w:rPr>
        <w:t xml:space="preserve">Maharaj (2022), </w:t>
      </w:r>
      <w:r w:rsidRPr="008D2B13">
        <w:rPr>
          <w:rFonts w:ascii="Arial" w:eastAsia="Calibri" w:hAnsi="Arial" w:cs="Arial"/>
          <w:color w:val="000000"/>
          <w:kern w:val="0"/>
          <w:sz w:val="24"/>
          <w:szCs w:val="24"/>
          <w:lang w:val="en-ZA"/>
          <w14:ligatures w14:val="none"/>
        </w:rPr>
        <w:t xml:space="preserve">suggest that restricted access to education and economic possibilities may be the consequence rather than the cause of pregnancy for certain teenagers in rural communities. On the other hand, </w:t>
      </w:r>
      <w:r w:rsidRPr="008D2B13">
        <w:rPr>
          <w:rFonts w:ascii="Arial" w:eastAsia="Calibri" w:hAnsi="Arial" w:cs="Arial"/>
          <w:color w:val="000000"/>
          <w:kern w:val="0"/>
          <w:sz w:val="24"/>
          <w:szCs w:val="24"/>
          <w:lang w:val="en-ZW"/>
          <w14:ligatures w14:val="none"/>
        </w:rPr>
        <w:t>Govender, Taylor and Naidoo, (2020</w:t>
      </w:r>
      <w:r w:rsidRPr="008D2B13">
        <w:rPr>
          <w:rFonts w:ascii="Arial" w:eastAsia="Calibri" w:hAnsi="Arial" w:cs="Arial"/>
          <w:color w:val="000000"/>
          <w:kern w:val="0"/>
          <w:sz w:val="24"/>
          <w:szCs w:val="24"/>
          <w:lang w:val="en-ZA"/>
          <w14:ligatures w14:val="none"/>
        </w:rPr>
        <w:t xml:space="preserve">) present a different viewpoint, suggesting that the shortage of economic and educational possibilities in rural regions may cause teenage pregnancy. According to later perspectives, the risk of adolescent pregnancies is predetermined by the socioeconomic and educational context. </w:t>
      </w:r>
    </w:p>
    <w:p w14:paraId="0C5EB207" w14:textId="1B389643" w:rsidR="008D2B13" w:rsidRPr="008D2B13" w:rsidRDefault="008D2B13" w:rsidP="008D2B13">
      <w:pPr>
        <w:spacing w:line="360" w:lineRule="auto"/>
        <w:jc w:val="both"/>
        <w:rPr>
          <w:rFonts w:ascii="Arial" w:eastAsia="Times New Roman" w:hAnsi="Arial" w:cs="Arial"/>
          <w:kern w:val="0"/>
          <w:sz w:val="24"/>
          <w:szCs w:val="24"/>
          <w14:ligatures w14:val="none"/>
        </w:rPr>
      </w:pPr>
      <w:r w:rsidRPr="008D2B13">
        <w:rPr>
          <w:rFonts w:ascii="Arial" w:eastAsia="Calibri" w:hAnsi="Arial" w:cs="Arial"/>
          <w:color w:val="000000"/>
          <w:kern w:val="0"/>
          <w:sz w:val="24"/>
          <w:szCs w:val="24"/>
          <w:lang w:val="en-ZA"/>
          <w14:ligatures w14:val="none"/>
        </w:rPr>
        <w:t xml:space="preserve">The study aimed </w:t>
      </w:r>
      <w:commentRangeStart w:id="64"/>
      <w:r w:rsidRPr="008D2B13">
        <w:rPr>
          <w:rFonts w:ascii="Arial" w:eastAsia="Calibri" w:hAnsi="Arial" w:cs="Arial"/>
          <w:color w:val="000000"/>
          <w:kern w:val="0"/>
          <w:sz w:val="24"/>
          <w:szCs w:val="24"/>
          <w:lang w:val="en-ZA"/>
          <w14:ligatures w14:val="none"/>
        </w:rPr>
        <w:t xml:space="preserve">at </w:t>
      </w:r>
      <w:r w:rsidRPr="008D2B13">
        <w:rPr>
          <w:rFonts w:ascii="Arial" w:eastAsia="Times New Roman" w:hAnsi="Arial" w:cs="Arial"/>
          <w:kern w:val="0"/>
          <w:sz w:val="24"/>
          <w:szCs w:val="24"/>
          <w14:ligatures w14:val="none"/>
        </w:rPr>
        <w:t xml:space="preserve">Evaluating </w:t>
      </w:r>
      <w:commentRangeEnd w:id="64"/>
      <w:r w:rsidR="00EF30D7">
        <w:rPr>
          <w:rStyle w:val="CommentReference"/>
        </w:rPr>
        <w:commentReference w:id="64"/>
      </w:r>
      <w:r w:rsidRPr="008D2B13">
        <w:rPr>
          <w:rFonts w:ascii="Arial" w:eastAsia="Times New Roman" w:hAnsi="Arial" w:cs="Arial"/>
          <w:kern w:val="0"/>
          <w:sz w:val="24"/>
          <w:szCs w:val="24"/>
          <w14:ligatures w14:val="none"/>
        </w:rPr>
        <w:t>perceptions and implications of teenage pregnancies in rural school within uMkhanyakude District</w:t>
      </w:r>
      <w:r w:rsidRPr="00EF30D7">
        <w:rPr>
          <w:rFonts w:ascii="Arial" w:eastAsia="Times New Roman" w:hAnsi="Arial" w:cs="Arial"/>
          <w:kern w:val="0"/>
          <w:sz w:val="24"/>
          <w:szCs w:val="24"/>
          <w:highlight w:val="yellow"/>
          <w14:ligatures w14:val="none"/>
          <w:rPrChange w:id="65" w:author="External Examiner" w:date="2024-06-12T15:06:00Z">
            <w:rPr>
              <w:rFonts w:ascii="Arial" w:eastAsia="Times New Roman" w:hAnsi="Arial" w:cs="Arial"/>
              <w:kern w:val="0"/>
              <w:sz w:val="24"/>
              <w:szCs w:val="24"/>
              <w14:ligatures w14:val="none"/>
            </w:rPr>
          </w:rPrChange>
        </w:rPr>
        <w:t>, KZN, SA</w:t>
      </w:r>
      <w:r w:rsidRPr="008D2B13">
        <w:rPr>
          <w:rFonts w:ascii="Arial" w:eastAsia="Times New Roman" w:hAnsi="Arial" w:cs="Arial"/>
          <w:kern w:val="0"/>
          <w:sz w:val="24"/>
          <w:szCs w:val="24"/>
          <w14:ligatures w14:val="none"/>
        </w:rPr>
        <w:t>.</w:t>
      </w:r>
      <w:r w:rsidRPr="008D2B13">
        <w:rPr>
          <w:rFonts w:ascii="Arial" w:eastAsia="Calibri" w:hAnsi="Arial" w:cs="Arial"/>
          <w:kern w:val="0"/>
          <w:sz w:val="24"/>
          <w:szCs w:val="24"/>
          <w14:ligatures w14:val="none"/>
        </w:rPr>
        <w:t xml:space="preserve"> focusing </w:t>
      </w:r>
      <w:del w:id="66" w:author="External Examiner" w:date="2024-06-12T15:10:00Z">
        <w:r w:rsidRPr="008D2B13" w:rsidDel="00477EB9">
          <w:rPr>
            <w:rFonts w:ascii="Arial" w:eastAsia="Calibri" w:hAnsi="Arial" w:cs="Arial"/>
            <w:kern w:val="0"/>
            <w:sz w:val="24"/>
            <w:szCs w:val="24"/>
            <w14:ligatures w14:val="none"/>
          </w:rPr>
          <w:delText xml:space="preserve">at </w:delText>
        </w:r>
      </w:del>
      <w:ins w:id="67" w:author="External Examiner" w:date="2024-06-12T15:10:00Z">
        <w:r w:rsidR="00477EB9">
          <w:rPr>
            <w:rFonts w:ascii="Arial" w:eastAsia="Calibri" w:hAnsi="Arial" w:cs="Arial"/>
            <w:kern w:val="0"/>
            <w:sz w:val="24"/>
            <w:szCs w:val="24"/>
            <w14:ligatures w14:val="none"/>
          </w:rPr>
          <w:t xml:space="preserve">on </w:t>
        </w:r>
      </w:ins>
      <w:r w:rsidRPr="008D2B13">
        <w:rPr>
          <w:rFonts w:ascii="Arial" w:eastAsia="Calibri" w:hAnsi="Arial" w:cs="Arial"/>
          <w:kern w:val="0"/>
          <w:sz w:val="24"/>
          <w:szCs w:val="24"/>
          <w14:ligatures w14:val="none"/>
        </w:rPr>
        <w:t xml:space="preserve">Nkombose high school. Considering the structural exclusion and marginalization of rural schools especially public schools, this study is key in evaluating the socioeconomic and educational impact on teenage pregnancy. The study findings are expected to solve the challenges associated with teenage pregnancy, learner dropouts, unemployment, school attendance and economic limitations that these young women experiences. According to consulted literature these challenges are regarded as the source of youth poverty and impoverished rural communities. </w:t>
      </w:r>
    </w:p>
    <w:p w14:paraId="27E0774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94CDC98"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68" w:name="_Toc168640348"/>
      <w:bookmarkStart w:id="69" w:name="_Toc169025190"/>
      <w:r w:rsidRPr="008D2B13">
        <w:rPr>
          <w:rFonts w:ascii="Arial" w:eastAsia="Calibri" w:hAnsi="Arial" w:cs="Arial"/>
          <w:b/>
          <w:bCs/>
          <w:color w:val="000000"/>
          <w:kern w:val="0"/>
          <w:sz w:val="24"/>
          <w:szCs w:val="24"/>
          <w:lang w:val="en-ZA"/>
          <w14:ligatures w14:val="none"/>
        </w:rPr>
        <w:t>1.3 PROBLEM STATEMENT</w:t>
      </w:r>
      <w:bookmarkEnd w:id="68"/>
      <w:bookmarkEnd w:id="69"/>
    </w:p>
    <w:p w14:paraId="44B7B27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Rural areas seem to be more severely affected by teenage pregnancy because of their unique cultural, educational, and economic characteristics. According to </w:t>
      </w:r>
      <w:r w:rsidRPr="008D2B13">
        <w:rPr>
          <w:rFonts w:ascii="Arial" w:eastAsia="Calibri" w:hAnsi="Arial" w:cs="Arial"/>
          <w:color w:val="000000"/>
          <w:kern w:val="0"/>
          <w:sz w:val="24"/>
          <w:szCs w:val="24"/>
          <w:lang w:val="en-ZW"/>
          <w14:ligatures w14:val="none"/>
        </w:rPr>
        <w:t xml:space="preserve">Mkwananzi, Lebelo, Mashinini, Ngake, Paledi and Thwala, (2022) </w:t>
      </w:r>
      <w:r w:rsidRPr="008D2B13">
        <w:rPr>
          <w:rFonts w:ascii="Arial" w:eastAsia="Calibri" w:hAnsi="Arial" w:cs="Arial"/>
          <w:color w:val="000000"/>
          <w:kern w:val="0"/>
          <w:sz w:val="24"/>
          <w:szCs w:val="24"/>
          <w:lang w:val="en-ZA"/>
          <w14:ligatures w14:val="none"/>
        </w:rPr>
        <w:t>rural areas have a greater rate of teen pregnancies (4.57%) than urban areas (3.43%). The financial consequences that come with teenage pregnancy are one obvious worry. Teenage mothers frequently experience financial disadvantage because of their age and the ensuing limitations on their schooling.</w:t>
      </w:r>
    </w:p>
    <w:p w14:paraId="5645A99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Teenage pregnancies, according to </w:t>
      </w:r>
      <w:r w:rsidRPr="008D2B13">
        <w:rPr>
          <w:rFonts w:ascii="Arial" w:eastAsia="Calibri" w:hAnsi="Arial" w:cs="Arial"/>
          <w:color w:val="000000"/>
          <w:kern w:val="0"/>
          <w:sz w:val="24"/>
          <w:szCs w:val="24"/>
          <w:lang w:val="en-ZW"/>
          <w14:ligatures w14:val="none"/>
        </w:rPr>
        <w:t>Mann, Bateson and Black (2020</w:t>
      </w:r>
      <w:r w:rsidRPr="008D2B13">
        <w:rPr>
          <w:rFonts w:ascii="Arial" w:eastAsia="Calibri" w:hAnsi="Arial" w:cs="Arial"/>
          <w:color w:val="000000"/>
          <w:kern w:val="0"/>
          <w:sz w:val="24"/>
          <w:szCs w:val="24"/>
          <w:lang w:val="en-ZA"/>
          <w14:ligatures w14:val="none"/>
        </w:rPr>
        <w:t xml:space="preserve">), are associated with a greater need on family and social assistance systems. This point of view is consistent with research by </w:t>
      </w:r>
      <w:r w:rsidRPr="008D2B13">
        <w:rPr>
          <w:rFonts w:ascii="Arial" w:eastAsia="Calibri" w:hAnsi="Arial" w:cs="Arial"/>
          <w:color w:val="000000"/>
          <w:kern w:val="0"/>
          <w:sz w:val="24"/>
          <w:szCs w:val="24"/>
          <w:lang w:val="en-ZW"/>
          <w14:ligatures w14:val="none"/>
        </w:rPr>
        <w:t xml:space="preserve">Erasmus, Knight, and Dutton, (2020) </w:t>
      </w:r>
      <w:r w:rsidRPr="008D2B13">
        <w:rPr>
          <w:rFonts w:ascii="Arial" w:eastAsia="Calibri" w:hAnsi="Arial" w:cs="Arial"/>
          <w:color w:val="000000"/>
          <w:kern w:val="0"/>
          <w:sz w:val="24"/>
          <w:szCs w:val="24"/>
          <w:lang w:val="en-ZA"/>
          <w14:ligatures w14:val="none"/>
        </w:rPr>
        <w:t xml:space="preserve">which showed a correlation between adolescent pregnancy and a greater need for child support funds. On the other hand, </w:t>
      </w:r>
      <w:commentRangeStart w:id="70"/>
      <w:r w:rsidRPr="008D2B13">
        <w:rPr>
          <w:rFonts w:ascii="Arial" w:eastAsia="Calibri" w:hAnsi="Arial" w:cs="Arial"/>
          <w:color w:val="000000"/>
          <w:kern w:val="0"/>
          <w:sz w:val="24"/>
          <w:szCs w:val="24"/>
          <w:lang w:val="en-ZW"/>
          <w14:ligatures w14:val="none"/>
        </w:rPr>
        <w:t xml:space="preserve">Maharaj (2022), </w:t>
      </w:r>
      <w:commentRangeEnd w:id="70"/>
      <w:r w:rsidR="00477EB9">
        <w:rPr>
          <w:rStyle w:val="CommentReference"/>
        </w:rPr>
        <w:commentReference w:id="70"/>
      </w:r>
      <w:r w:rsidRPr="008D2B13">
        <w:rPr>
          <w:rFonts w:ascii="Arial" w:eastAsia="Calibri" w:hAnsi="Arial" w:cs="Arial"/>
          <w:color w:val="000000"/>
          <w:kern w:val="0"/>
          <w:sz w:val="24"/>
          <w:szCs w:val="24"/>
          <w:lang w:val="en-ZA"/>
          <w14:ligatures w14:val="none"/>
        </w:rPr>
        <w:t>argue that although child mothers may have financial difficulties at first, a long-term examination does not always indicate ongoing poverty.</w:t>
      </w:r>
    </w:p>
    <w:p w14:paraId="4987C81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problem gets more complicated when viewed from an academic perspective. Teenage mothers frequently face obstacles in their educational paths, and many of them drop out of school. As to the Department of Basic Education's report from 2017, less than thirty percent of young mothers in South Africa resume their education after giving birth. Studies like those by </w:t>
      </w:r>
      <w:r w:rsidRPr="008D2B13">
        <w:rPr>
          <w:rFonts w:ascii="Arial" w:eastAsia="Calibri" w:hAnsi="Arial" w:cs="Arial"/>
          <w:color w:val="000000"/>
          <w:kern w:val="0"/>
          <w:sz w:val="24"/>
          <w:szCs w:val="24"/>
          <w:lang w:val="en-ZW"/>
          <w14:ligatures w14:val="none"/>
        </w:rPr>
        <w:t>Jochim, Cluver and Meinck, (2021</w:t>
      </w:r>
      <w:r w:rsidRPr="008D2B13">
        <w:rPr>
          <w:rFonts w:ascii="Arial" w:eastAsia="Calibri" w:hAnsi="Arial" w:cs="Arial"/>
          <w:color w:val="000000"/>
          <w:kern w:val="0"/>
          <w:sz w:val="24"/>
          <w:szCs w:val="24"/>
          <w:lang w:val="en-ZA"/>
          <w14:ligatures w14:val="none"/>
        </w:rPr>
        <w:t xml:space="preserve">), which indicate a significant relationship between adolescent pregnancy and high school dropout rates, lend more credence to this. </w:t>
      </w:r>
    </w:p>
    <w:p w14:paraId="79140A1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difficulties associated with teenage pregnancies are exacerbated by the social structure of rural South African communities. In many rural contexts, prevalent cultural norms and societal ideals tend to support early childbirth, or at the absolute least, tolerate it passively. </w:t>
      </w:r>
      <w:r w:rsidRPr="008D2B13">
        <w:rPr>
          <w:rFonts w:ascii="Arial" w:eastAsia="Calibri" w:hAnsi="Arial" w:cs="Arial"/>
          <w:color w:val="000000"/>
          <w:kern w:val="0"/>
          <w:sz w:val="24"/>
          <w:szCs w:val="24"/>
          <w:lang w:val="en-ZW"/>
          <w14:ligatures w14:val="none"/>
        </w:rPr>
        <w:t xml:space="preserve">Maharaj (2022) </w:t>
      </w:r>
      <w:r w:rsidRPr="008D2B13">
        <w:rPr>
          <w:rFonts w:ascii="Arial" w:eastAsia="Calibri" w:hAnsi="Arial" w:cs="Arial"/>
          <w:color w:val="000000"/>
          <w:kern w:val="0"/>
          <w:sz w:val="24"/>
          <w:szCs w:val="24"/>
          <w:lang w:val="en-ZA"/>
          <w14:ligatures w14:val="none"/>
        </w:rPr>
        <w:t>explores the cultural factors and argues that the difficulty is exacerbated by social ideas that link having children early to improving one's status or demonstrating fruitfulness.</w:t>
      </w:r>
    </w:p>
    <w:p w14:paraId="10D34E13"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71" w:name="_Toc168640349"/>
      <w:bookmarkStart w:id="72" w:name="_Toc169025191"/>
      <w:r w:rsidRPr="008D2B13">
        <w:rPr>
          <w:rFonts w:ascii="Arial" w:eastAsia="Calibri" w:hAnsi="Arial" w:cs="Arial"/>
          <w:b/>
          <w:bCs/>
          <w:color w:val="000000"/>
          <w:kern w:val="0"/>
          <w:sz w:val="24"/>
          <w:szCs w:val="24"/>
          <w:lang w:val="en-ZA"/>
          <w14:ligatures w14:val="none"/>
        </w:rPr>
        <w:t>1.4 RESEARCH OBJECTIVES</w:t>
      </w:r>
      <w:bookmarkEnd w:id="71"/>
      <w:bookmarkEnd w:id="72"/>
      <w:r w:rsidRPr="008D2B13">
        <w:rPr>
          <w:rFonts w:ascii="Arial" w:eastAsia="Calibri" w:hAnsi="Arial" w:cs="Arial"/>
          <w:b/>
          <w:bCs/>
          <w:color w:val="000000"/>
          <w:kern w:val="0"/>
          <w:sz w:val="24"/>
          <w:szCs w:val="24"/>
          <w:lang w:val="en-ZA"/>
          <w14:ligatures w14:val="none"/>
        </w:rPr>
        <w:t xml:space="preserve"> </w:t>
      </w:r>
    </w:p>
    <w:p w14:paraId="1566FA5C" w14:textId="77777777" w:rsidR="008D2B13" w:rsidRPr="008D2B13" w:rsidRDefault="008D2B13" w:rsidP="008D2B13">
      <w:pPr>
        <w:spacing w:after="0"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objective of study are as follows:</w:t>
      </w:r>
    </w:p>
    <w:p w14:paraId="2A9F4B87" w14:textId="77777777" w:rsidR="008D2B13" w:rsidRPr="008D2B13" w:rsidRDefault="008D2B13" w:rsidP="008D2B13">
      <w:pPr>
        <w:spacing w:after="0" w:line="240" w:lineRule="auto"/>
        <w:ind w:left="540"/>
        <w:contextualSpacing/>
        <w:jc w:val="both"/>
        <w:rPr>
          <w:rFonts w:ascii="Arial" w:eastAsia="Calibri" w:hAnsi="Arial" w:cs="Arial"/>
          <w:color w:val="000000"/>
          <w:kern w:val="0"/>
          <w:sz w:val="24"/>
          <w:szCs w:val="24"/>
          <w:lang w:val="en-ZA"/>
          <w14:ligatures w14:val="none"/>
        </w:rPr>
      </w:pPr>
    </w:p>
    <w:p w14:paraId="3C21450C" w14:textId="77777777" w:rsidR="008D2B13" w:rsidRPr="008D2B13" w:rsidRDefault="008D2B13" w:rsidP="008D2B13">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To assess the perceptions </w:t>
      </w:r>
      <w:commentRangeStart w:id="73"/>
      <w:r w:rsidRPr="008D2B13">
        <w:rPr>
          <w:rFonts w:ascii="Arial" w:eastAsia="Calibri" w:hAnsi="Arial" w:cs="Arial"/>
          <w:color w:val="000000"/>
          <w:kern w:val="0"/>
          <w:sz w:val="24"/>
          <w:szCs w:val="24"/>
          <w:lang w:val="en-ZA"/>
          <w14:ligatures w14:val="none"/>
        </w:rPr>
        <w:t xml:space="preserve">of community member </w:t>
      </w:r>
      <w:commentRangeEnd w:id="73"/>
      <w:r w:rsidR="007F2502">
        <w:rPr>
          <w:rStyle w:val="CommentReference"/>
        </w:rPr>
        <w:commentReference w:id="73"/>
      </w:r>
      <w:r w:rsidRPr="008D2B13">
        <w:rPr>
          <w:rFonts w:ascii="Arial" w:eastAsia="Calibri" w:hAnsi="Arial" w:cs="Arial"/>
          <w:color w:val="000000"/>
          <w:kern w:val="0"/>
          <w:sz w:val="24"/>
          <w:szCs w:val="24"/>
          <w:lang w:val="en-ZA"/>
          <w14:ligatures w14:val="none"/>
        </w:rPr>
        <w:t xml:space="preserve">towards teenage pregnancy in a rural </w:t>
      </w:r>
      <w:commentRangeStart w:id="74"/>
      <w:r w:rsidRPr="008D2B13">
        <w:rPr>
          <w:rFonts w:ascii="Arial" w:eastAsia="Calibri" w:hAnsi="Arial" w:cs="Arial"/>
          <w:color w:val="000000"/>
          <w:kern w:val="0"/>
          <w:sz w:val="24"/>
          <w:szCs w:val="24"/>
          <w:lang w:val="en-ZA"/>
          <w14:ligatures w14:val="none"/>
        </w:rPr>
        <w:t>uMkhanyakude District school.</w:t>
      </w:r>
      <w:commentRangeEnd w:id="74"/>
      <w:r w:rsidR="007F2502">
        <w:rPr>
          <w:rStyle w:val="CommentReference"/>
        </w:rPr>
        <w:commentReference w:id="74"/>
      </w:r>
    </w:p>
    <w:p w14:paraId="6362B061" w14:textId="77777777" w:rsidR="008D2B13" w:rsidRPr="008D2B13" w:rsidRDefault="008D2B13" w:rsidP="008D2B13">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To assess how teenage pregnancies affect the socioeconomic situation in a rural uMkhanyakude District school. </w:t>
      </w:r>
    </w:p>
    <w:p w14:paraId="5C155CF7" w14:textId="77777777" w:rsidR="008D2B13" w:rsidRPr="008D2B13" w:rsidRDefault="008D2B13" w:rsidP="008D2B13">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To evaluate the impact of teenage pregnancies on education in a rural uMkhanyakude District school. </w:t>
      </w:r>
    </w:p>
    <w:p w14:paraId="3A9C66DE" w14:textId="65540CEA" w:rsidR="008D2B13" w:rsidRDefault="008D2B13" w:rsidP="008D2B13">
      <w:pPr>
        <w:numPr>
          <w:ilvl w:val="0"/>
          <w:numId w:val="2"/>
        </w:numPr>
        <w:spacing w:after="0" w:line="360" w:lineRule="auto"/>
        <w:contextualSpacing/>
        <w:jc w:val="both"/>
        <w:rPr>
          <w:ins w:id="75" w:author="External Examiner" w:date="2024-06-12T15:14:00Z"/>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To investigate the child mothers' existing support networks in a rural uMkhanyakude District school. </w:t>
      </w:r>
    </w:p>
    <w:p w14:paraId="648048B8" w14:textId="48535091" w:rsidR="007F2502" w:rsidRPr="008D2B13" w:rsidRDefault="007F2502" w:rsidP="008D2B13">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commentRangeStart w:id="76"/>
      <w:ins w:id="77" w:author="External Examiner" w:date="2024-06-12T15:14:00Z">
        <w:r>
          <w:rPr>
            <w:rFonts w:ascii="Arial" w:eastAsia="Calibri" w:hAnsi="Arial" w:cs="Arial"/>
            <w:color w:val="000000"/>
            <w:kern w:val="0"/>
            <w:sz w:val="24"/>
            <w:szCs w:val="24"/>
            <w:lang w:val="en-ZA"/>
            <w14:ligatures w14:val="none"/>
          </w:rPr>
          <w:t xml:space="preserve">There must be an objective that speaks to </w:t>
        </w:r>
        <w:commentRangeEnd w:id="76"/>
        <w:r>
          <w:rPr>
            <w:rFonts w:ascii="Arial" w:eastAsia="Calibri" w:hAnsi="Arial" w:cs="Arial"/>
            <w:color w:val="000000"/>
            <w:kern w:val="0"/>
            <w:sz w:val="24"/>
            <w:szCs w:val="24"/>
            <w:lang w:val="en-ZA"/>
            <w14:ligatures w14:val="none"/>
          </w:rPr>
          <w:t>recommendations</w:t>
        </w:r>
        <w:r>
          <w:rPr>
            <w:rStyle w:val="CommentReference"/>
          </w:rPr>
          <w:commentReference w:id="76"/>
        </w:r>
      </w:ins>
    </w:p>
    <w:p w14:paraId="1D23252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854D5C1"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78" w:name="_Toc147230895"/>
      <w:bookmarkStart w:id="79" w:name="_Toc168640350"/>
      <w:bookmarkStart w:id="80" w:name="_Toc169025192"/>
      <w:r w:rsidRPr="008D2B13">
        <w:rPr>
          <w:rFonts w:ascii="Arial" w:eastAsia="Calibri" w:hAnsi="Arial" w:cs="Arial"/>
          <w:b/>
          <w:bCs/>
          <w:color w:val="000000"/>
          <w:kern w:val="0"/>
          <w:sz w:val="24"/>
          <w:szCs w:val="24"/>
          <w:lang w:val="en-ZA"/>
          <w14:ligatures w14:val="none"/>
        </w:rPr>
        <w:t xml:space="preserve">1.5 </w:t>
      </w:r>
      <w:bookmarkEnd w:id="78"/>
      <w:r w:rsidRPr="008D2B13">
        <w:rPr>
          <w:rFonts w:ascii="Arial" w:eastAsia="Calibri" w:hAnsi="Arial" w:cs="Arial"/>
          <w:b/>
          <w:bCs/>
          <w:color w:val="000000"/>
          <w:kern w:val="0"/>
          <w:sz w:val="24"/>
          <w:szCs w:val="24"/>
          <w:lang w:val="en-ZA"/>
          <w14:ligatures w14:val="none"/>
        </w:rPr>
        <w:t>RESEARCH QUESTIONS</w:t>
      </w:r>
      <w:bookmarkStart w:id="81" w:name="_Toc147230898"/>
      <w:bookmarkEnd w:id="79"/>
      <w:bookmarkEnd w:id="80"/>
    </w:p>
    <w:p w14:paraId="19993AB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research questions will be as follows:</w:t>
      </w:r>
    </w:p>
    <w:p w14:paraId="266F0E2C" w14:textId="77777777" w:rsidR="008D2B13" w:rsidRPr="008D2B13" w:rsidRDefault="008D2B13" w:rsidP="008D2B13">
      <w:pPr>
        <w:numPr>
          <w:ilvl w:val="0"/>
          <w:numId w:val="3"/>
        </w:numPr>
        <w:spacing w:line="360"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What are the perceptions of community members towards teenage pregnancy in uMkhanyakude District school?</w:t>
      </w:r>
    </w:p>
    <w:p w14:paraId="0D7F7997" w14:textId="77777777" w:rsidR="008D2B13" w:rsidRPr="008D2B13" w:rsidRDefault="008D2B13" w:rsidP="008D2B13">
      <w:pPr>
        <w:numPr>
          <w:ilvl w:val="0"/>
          <w:numId w:val="3"/>
        </w:numPr>
        <w:spacing w:line="360" w:lineRule="auto"/>
        <w:contextualSpacing/>
        <w:jc w:val="both"/>
        <w:rPr>
          <w:rFonts w:ascii="Arial" w:eastAsia="Calibri" w:hAnsi="Arial" w:cs="Arial"/>
          <w:color w:val="000000"/>
          <w:kern w:val="0"/>
          <w:sz w:val="24"/>
          <w:szCs w:val="24"/>
          <w:lang w:val="en-ZA"/>
          <w14:ligatures w14:val="none"/>
        </w:rPr>
      </w:pPr>
      <w:bookmarkStart w:id="82" w:name="_Hlk160784991"/>
      <w:r w:rsidRPr="008D2B13">
        <w:rPr>
          <w:rFonts w:ascii="Arial" w:eastAsia="Calibri" w:hAnsi="Arial" w:cs="Arial"/>
          <w:color w:val="000000"/>
          <w:kern w:val="0"/>
          <w:sz w:val="24"/>
          <w:szCs w:val="24"/>
          <w:lang w:val="en-ZA"/>
          <w14:ligatures w14:val="none"/>
        </w:rPr>
        <w:t xml:space="preserve">How do teenage pregnancies affect the socioeconomic situation in a rural uMkhanyakude District school? </w:t>
      </w:r>
    </w:p>
    <w:p w14:paraId="6E6853E5" w14:textId="77777777" w:rsidR="008D2B13" w:rsidRPr="008D2B13" w:rsidRDefault="008D2B13" w:rsidP="008D2B13">
      <w:pPr>
        <w:numPr>
          <w:ilvl w:val="0"/>
          <w:numId w:val="3"/>
        </w:numPr>
        <w:spacing w:line="360"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What are the effects of teenage pregnancies on education in a rural uMkhanyakude District </w:t>
      </w:r>
      <w:bookmarkEnd w:id="82"/>
      <w:r w:rsidRPr="008D2B13">
        <w:rPr>
          <w:rFonts w:ascii="Arial" w:eastAsia="Calibri" w:hAnsi="Arial" w:cs="Arial"/>
          <w:color w:val="000000"/>
          <w:kern w:val="0"/>
          <w:sz w:val="24"/>
          <w:szCs w:val="24"/>
          <w:lang w:val="en-ZA"/>
          <w14:ligatures w14:val="none"/>
        </w:rPr>
        <w:t>school?</w:t>
      </w:r>
    </w:p>
    <w:p w14:paraId="33676151" w14:textId="77777777" w:rsidR="008D2B13" w:rsidRPr="008D2B13" w:rsidRDefault="008D2B13" w:rsidP="008D2B13">
      <w:pPr>
        <w:numPr>
          <w:ilvl w:val="0"/>
          <w:numId w:val="3"/>
        </w:numPr>
        <w:spacing w:line="360" w:lineRule="auto"/>
        <w:contextualSpacing/>
        <w:jc w:val="both"/>
        <w:rPr>
          <w:rFonts w:ascii="Arial" w:eastAsia="Calibri" w:hAnsi="Arial" w:cs="Arial"/>
          <w:color w:val="000000"/>
          <w:kern w:val="0"/>
          <w:sz w:val="24"/>
          <w:szCs w:val="24"/>
          <w:lang w:val="en-ZA"/>
          <w14:ligatures w14:val="none"/>
        </w:rPr>
      </w:pPr>
      <w:bookmarkStart w:id="83" w:name="_Hlk160796256"/>
      <w:r w:rsidRPr="008D2B13">
        <w:rPr>
          <w:rFonts w:ascii="Arial" w:eastAsia="Calibri" w:hAnsi="Arial" w:cs="Arial"/>
          <w:color w:val="000000"/>
          <w:kern w:val="0"/>
          <w:sz w:val="24"/>
          <w:szCs w:val="24"/>
          <w:lang w:val="en-ZA"/>
          <w14:ligatures w14:val="none"/>
        </w:rPr>
        <w:t>How successful are the current support systems for teenage mothers in a rural uMkhanyakude District school?</w:t>
      </w:r>
    </w:p>
    <w:p w14:paraId="200D3446"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84" w:name="_Toc168640351"/>
      <w:bookmarkStart w:id="85" w:name="_Toc169025193"/>
      <w:bookmarkEnd w:id="83"/>
      <w:r w:rsidRPr="008D2B13">
        <w:rPr>
          <w:rFonts w:ascii="Arial" w:eastAsia="Calibri" w:hAnsi="Arial" w:cs="Arial"/>
          <w:b/>
          <w:bCs/>
          <w:color w:val="000000"/>
          <w:kern w:val="0"/>
          <w:sz w:val="24"/>
          <w:szCs w:val="24"/>
          <w:lang w:val="en-ZA"/>
          <w14:ligatures w14:val="none"/>
        </w:rPr>
        <w:t xml:space="preserve">1.6 </w:t>
      </w:r>
      <w:commentRangeStart w:id="86"/>
      <w:r w:rsidRPr="008D2B13">
        <w:rPr>
          <w:rFonts w:ascii="Arial" w:eastAsia="Calibri" w:hAnsi="Arial" w:cs="Arial"/>
          <w:b/>
          <w:bCs/>
          <w:color w:val="000000"/>
          <w:kern w:val="0"/>
          <w:sz w:val="24"/>
          <w:szCs w:val="24"/>
          <w:lang w:val="en-ZA"/>
          <w14:ligatures w14:val="none"/>
        </w:rPr>
        <w:t>R</w:t>
      </w:r>
      <w:bookmarkEnd w:id="81"/>
      <w:r w:rsidRPr="008D2B13">
        <w:rPr>
          <w:rFonts w:ascii="Arial" w:eastAsia="Calibri" w:hAnsi="Arial" w:cs="Arial"/>
          <w:b/>
          <w:bCs/>
          <w:color w:val="000000"/>
          <w:kern w:val="0"/>
          <w:sz w:val="24"/>
          <w:szCs w:val="24"/>
          <w:lang w:val="en-ZA"/>
          <w14:ligatures w14:val="none"/>
        </w:rPr>
        <w:t>ATIONALE FOR THE STUDY</w:t>
      </w:r>
      <w:bookmarkEnd w:id="84"/>
      <w:bookmarkEnd w:id="85"/>
      <w:r w:rsidRPr="008D2B13">
        <w:rPr>
          <w:rFonts w:ascii="Arial" w:eastAsia="Calibri" w:hAnsi="Arial" w:cs="Arial"/>
          <w:b/>
          <w:bCs/>
          <w:color w:val="000000"/>
          <w:kern w:val="0"/>
          <w:sz w:val="24"/>
          <w:szCs w:val="24"/>
          <w:lang w:val="en-ZA"/>
          <w14:ligatures w14:val="none"/>
        </w:rPr>
        <w:t xml:space="preserve"> </w:t>
      </w:r>
      <w:commentRangeEnd w:id="86"/>
      <w:r w:rsidR="000C34CB">
        <w:rPr>
          <w:rStyle w:val="CommentReference"/>
        </w:rPr>
        <w:commentReference w:id="86"/>
      </w:r>
    </w:p>
    <w:p w14:paraId="359B1EB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alarming prevalence of teenage pregnancies in South Africa, particularly in rural areas, demands a thorough investigation to comprehend their implications.</w:t>
      </w:r>
    </w:p>
    <w:p w14:paraId="1AF6690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repercussions (</w:t>
      </w:r>
      <w:r w:rsidRPr="008D2B13">
        <w:rPr>
          <w:rFonts w:ascii="Arial" w:eastAsia="Calibri" w:hAnsi="Arial" w:cs="Arial"/>
          <w:color w:val="000000"/>
          <w:kern w:val="0"/>
          <w:sz w:val="24"/>
          <w:szCs w:val="24"/>
          <w:lang w:val="en-ZW"/>
          <w14:ligatures w14:val="none"/>
        </w:rPr>
        <w:t>Erasmus, Knight and Dutton, 2020)</w:t>
      </w:r>
      <w:r w:rsidRPr="008D2B13">
        <w:rPr>
          <w:rFonts w:ascii="Arial" w:eastAsia="Calibri" w:hAnsi="Arial" w:cs="Arial"/>
          <w:color w:val="000000"/>
          <w:kern w:val="0"/>
          <w:sz w:val="24"/>
          <w:szCs w:val="24"/>
          <w:lang w:val="en-ZA"/>
          <w14:ligatures w14:val="none"/>
        </w:rPr>
        <w:t>. The phenomena do not exist in isolation, but rather connects with wider socioeconomic and educational processes, directly impacting on rural areas economic growth.</w:t>
      </w:r>
    </w:p>
    <w:p w14:paraId="7A276EB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communities in South Africa experience socioeconomic issues, such as inequities in accessing health facilities, quality education, and employment possibilities (</w:t>
      </w:r>
      <w:r w:rsidRPr="008D2B13">
        <w:rPr>
          <w:rFonts w:ascii="Arial" w:eastAsia="Calibri" w:hAnsi="Arial" w:cs="Arial"/>
          <w:color w:val="000000"/>
          <w:kern w:val="0"/>
          <w:sz w:val="24"/>
          <w:szCs w:val="24"/>
          <w:lang w:val="en-ZW"/>
          <w14:ligatures w14:val="none"/>
        </w:rPr>
        <w:t xml:space="preserve">Mkwananzi et al, 2022). </w:t>
      </w:r>
      <w:r w:rsidRPr="008D2B13">
        <w:rPr>
          <w:rFonts w:ascii="Arial" w:eastAsia="Calibri" w:hAnsi="Arial" w:cs="Arial"/>
          <w:color w:val="000000"/>
          <w:kern w:val="0"/>
          <w:sz w:val="24"/>
          <w:szCs w:val="24"/>
          <w:lang w:val="en-ZA"/>
          <w14:ligatures w14:val="none"/>
        </w:rPr>
        <w:t xml:space="preserve">Teenage pregnancies significantly complicate an already complex terrain in such situations. </w:t>
      </w:r>
      <w:r w:rsidRPr="008D2B13">
        <w:rPr>
          <w:rFonts w:ascii="Arial" w:eastAsia="Calibri" w:hAnsi="Arial" w:cs="Arial"/>
          <w:color w:val="000000"/>
          <w:kern w:val="0"/>
          <w:sz w:val="24"/>
          <w:szCs w:val="24"/>
          <w:lang w:val="en-ZW"/>
          <w14:ligatures w14:val="none"/>
        </w:rPr>
        <w:t>Mann, Bateson and Black (2020</w:t>
      </w:r>
      <w:r w:rsidRPr="008D2B13">
        <w:rPr>
          <w:rFonts w:ascii="Arial" w:eastAsia="Calibri" w:hAnsi="Arial" w:cs="Arial"/>
          <w:color w:val="000000"/>
          <w:kern w:val="0"/>
          <w:sz w:val="24"/>
          <w:szCs w:val="24"/>
          <w:lang w:val="en-ZA"/>
          <w14:ligatures w14:val="none"/>
        </w:rPr>
        <w:t xml:space="preserve">) contends that early childbirth generally exacerbates the financial burden on rural households, mirroring the wider theme of economic fragility. </w:t>
      </w:r>
    </w:p>
    <w:p w14:paraId="55CEEEB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On the contrary, </w:t>
      </w:r>
      <w:r w:rsidRPr="008D2B13">
        <w:rPr>
          <w:rFonts w:ascii="Arial" w:eastAsia="Calibri" w:hAnsi="Arial" w:cs="Arial"/>
          <w:color w:val="000000"/>
          <w:kern w:val="0"/>
          <w:sz w:val="24"/>
          <w:szCs w:val="24"/>
          <w:lang w:val="en-ZW"/>
          <w14:ligatures w14:val="none"/>
        </w:rPr>
        <w:t xml:space="preserve">Jochim, Cluver and Meinck (2021), </w:t>
      </w:r>
      <w:r w:rsidRPr="008D2B13">
        <w:rPr>
          <w:rFonts w:ascii="Arial" w:eastAsia="Calibri" w:hAnsi="Arial" w:cs="Arial"/>
          <w:color w:val="000000"/>
          <w:kern w:val="0"/>
          <w:sz w:val="24"/>
          <w:szCs w:val="24"/>
          <w:lang w:val="en-ZA"/>
          <w14:ligatures w14:val="none"/>
        </w:rPr>
        <w:t>argue that, while teenage pregnancies may be a symptom of these issues, they may not be the major cause of prolonged economic difficulties. This contrast emphasises the importance of delving deeper into the underlying nature of the problem.</w:t>
      </w:r>
    </w:p>
    <w:p w14:paraId="7EA7ED84" w14:textId="20AED45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87"/>
      <w:r w:rsidRPr="008D2B13">
        <w:rPr>
          <w:rFonts w:ascii="Arial" w:eastAsia="Calibri" w:hAnsi="Arial" w:cs="Arial"/>
          <w:color w:val="000000"/>
          <w:kern w:val="0"/>
          <w:sz w:val="24"/>
          <w:szCs w:val="24"/>
          <w:lang w:val="en-ZA"/>
          <w14:ligatures w14:val="none"/>
        </w:rPr>
        <w:t>Education, which is frequently lauded as a transforming instrument, plays an important part in this debate</w:t>
      </w:r>
      <w:commentRangeEnd w:id="87"/>
      <w:r w:rsidR="00611D87">
        <w:rPr>
          <w:rStyle w:val="CommentReference"/>
        </w:rPr>
        <w:commentReference w:id="87"/>
      </w:r>
      <w:r w:rsidRPr="008D2B13">
        <w:rPr>
          <w:rFonts w:ascii="Arial" w:eastAsia="Calibri" w:hAnsi="Arial" w:cs="Arial"/>
          <w:color w:val="000000"/>
          <w:kern w:val="0"/>
          <w:sz w:val="24"/>
          <w:szCs w:val="24"/>
          <w:lang w:val="en-ZA"/>
          <w14:ligatures w14:val="none"/>
        </w:rPr>
        <w:t>. It is critical to study the role of education as both a cause and a result of adolescent childbearing holistically. Furthermore, the cultural fabric of rural South Africa plays an important role in creating the discourse around adolescent pregnancy. Individual behaviours and decisions are significantly influenced by cultural norms, traditions, and societal judgements (</w:t>
      </w:r>
      <w:r w:rsidRPr="008D2B13">
        <w:rPr>
          <w:rFonts w:ascii="Arial" w:eastAsia="Calibri" w:hAnsi="Arial" w:cs="Arial"/>
          <w:color w:val="000000"/>
          <w:kern w:val="0"/>
          <w:sz w:val="24"/>
          <w:szCs w:val="24"/>
          <w:lang w:val="en-ZW"/>
          <w14:ligatures w14:val="none"/>
        </w:rPr>
        <w:t>Mann, Bateson and Black, 2020</w:t>
      </w:r>
      <w:r w:rsidRPr="008D2B13">
        <w:rPr>
          <w:rFonts w:ascii="Arial" w:eastAsia="Calibri" w:hAnsi="Arial" w:cs="Arial"/>
          <w:color w:val="000000"/>
          <w:kern w:val="0"/>
          <w:sz w:val="24"/>
          <w:szCs w:val="24"/>
          <w:lang w:val="en-ZA"/>
          <w14:ligatures w14:val="none"/>
        </w:rPr>
        <w:t xml:space="preserve">). </w:t>
      </w:r>
      <w:commentRangeStart w:id="88"/>
      <w:ins w:id="89" w:author="External Examiner" w:date="2024-06-12T16:01:00Z">
        <w:r w:rsidR="00611D87">
          <w:rPr>
            <w:rFonts w:ascii="Arial" w:eastAsia="Calibri" w:hAnsi="Arial" w:cs="Arial"/>
            <w:color w:val="000000"/>
            <w:kern w:val="0"/>
            <w:sz w:val="24"/>
            <w:szCs w:val="24"/>
            <w:lang w:val="en-ZA"/>
            <w14:ligatures w14:val="none"/>
          </w:rPr>
          <w:t>So what?</w:t>
        </w:r>
        <w:commentRangeEnd w:id="88"/>
        <w:r w:rsidR="00611D87">
          <w:rPr>
            <w:rStyle w:val="CommentReference"/>
          </w:rPr>
          <w:commentReference w:id="88"/>
        </w:r>
      </w:ins>
    </w:p>
    <w:p w14:paraId="0B4FCC6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Finally, the current policy environment deserves close examination. While various policies and initiative are aimed at preventing teenage pregnancy, but their effectiveness, particularly in rural areas, is debatable. The Department of Basic Education (2017) describes programmes to help young mothers reintegrate into the educational system. However, proof of their effectiveness or failure in rural regions is limited. This study will attempt to close the information gap.</w:t>
      </w:r>
    </w:p>
    <w:p w14:paraId="0F61512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374094F"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90" w:name="_Toc168640352"/>
      <w:bookmarkStart w:id="91" w:name="_Toc169025194"/>
      <w:r w:rsidRPr="008D2B13">
        <w:rPr>
          <w:rFonts w:ascii="Arial" w:eastAsia="Calibri" w:hAnsi="Arial" w:cs="Arial"/>
          <w:b/>
          <w:bCs/>
          <w:color w:val="000000"/>
          <w:kern w:val="0"/>
          <w:sz w:val="24"/>
          <w:szCs w:val="24"/>
          <w:lang w:val="en-ZA"/>
          <w14:ligatures w14:val="none"/>
        </w:rPr>
        <w:t>1.7 SIGNIFICANCE OF THE STUDY</w:t>
      </w:r>
      <w:bookmarkEnd w:id="90"/>
      <w:bookmarkEnd w:id="91"/>
      <w:r w:rsidRPr="008D2B13">
        <w:rPr>
          <w:rFonts w:ascii="Arial" w:eastAsia="Calibri" w:hAnsi="Arial" w:cs="Arial"/>
          <w:b/>
          <w:bCs/>
          <w:color w:val="000000"/>
          <w:kern w:val="0"/>
          <w:sz w:val="24"/>
          <w:szCs w:val="24"/>
          <w:lang w:val="en-ZA"/>
          <w14:ligatures w14:val="none"/>
        </w:rPr>
        <w:t xml:space="preserve"> </w:t>
      </w:r>
    </w:p>
    <w:p w14:paraId="3595ECF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persistent worry over adolescent pregnancies, particularly in South Africa's rural areas, highlights the urgent need for detailed investigation. Evaluating its implications provides a dual emphasis on investigating both socioeconomic and educational elements. This research is significant because it provides insights that may shape policy, lead actions, and serve as a platform for future research. Leading research that thoroughly assesses these impacts can help shed light on the bigger implications.</w:t>
      </w:r>
    </w:p>
    <w:p w14:paraId="53B1CF8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w:t>
      </w:r>
      <w:commentRangeStart w:id="92"/>
      <w:r w:rsidRPr="008D2B13">
        <w:rPr>
          <w:rFonts w:ascii="Arial" w:eastAsia="Calibri" w:hAnsi="Arial" w:cs="Arial"/>
          <w:color w:val="000000"/>
          <w:kern w:val="0"/>
          <w:sz w:val="24"/>
          <w:szCs w:val="24"/>
          <w:lang w:val="en-ZW"/>
          <w14:ligatures w14:val="none"/>
        </w:rPr>
        <w:t>Maharaj (2022</w:t>
      </w:r>
      <w:commentRangeEnd w:id="92"/>
      <w:r w:rsidR="00BB63FF">
        <w:rPr>
          <w:rStyle w:val="CommentReference"/>
        </w:rPr>
        <w:commentReference w:id="92"/>
      </w:r>
      <w:r w:rsidRPr="008D2B13">
        <w:rPr>
          <w:rFonts w:ascii="Arial" w:eastAsia="Calibri" w:hAnsi="Arial" w:cs="Arial"/>
          <w:color w:val="000000"/>
          <w:kern w:val="0"/>
          <w:sz w:val="24"/>
          <w:szCs w:val="24"/>
          <w:lang w:val="en-ZW"/>
          <w14:ligatures w14:val="none"/>
        </w:rPr>
        <w:t xml:space="preserve">) </w:t>
      </w:r>
      <w:r w:rsidRPr="008D2B13">
        <w:rPr>
          <w:rFonts w:ascii="Arial" w:eastAsia="Calibri" w:hAnsi="Arial" w:cs="Arial"/>
          <w:color w:val="000000"/>
          <w:kern w:val="0"/>
          <w:sz w:val="24"/>
          <w:szCs w:val="24"/>
          <w:lang w:val="en-ZA"/>
          <w14:ligatures w14:val="none"/>
        </w:rPr>
        <w:t xml:space="preserve">emphasises the immediate socioeconomic consequences of adolescent pregnancy, such as increased healthcare needs and dependence ratios. </w:t>
      </w:r>
      <w:r w:rsidRPr="008D2B13">
        <w:rPr>
          <w:rFonts w:ascii="Arial" w:eastAsia="Calibri" w:hAnsi="Arial" w:cs="Arial"/>
          <w:color w:val="000000"/>
          <w:kern w:val="0"/>
          <w:sz w:val="24"/>
          <w:szCs w:val="24"/>
          <w:lang w:val="en-ZW"/>
          <w14:ligatures w14:val="none"/>
        </w:rPr>
        <w:t>Mann, Bateson and Black (2020</w:t>
      </w:r>
      <w:r w:rsidRPr="008D2B13">
        <w:rPr>
          <w:rFonts w:ascii="Arial" w:eastAsia="Calibri" w:hAnsi="Arial" w:cs="Arial"/>
          <w:color w:val="000000"/>
          <w:kern w:val="0"/>
          <w:sz w:val="24"/>
          <w:szCs w:val="24"/>
          <w:lang w:val="en-ZA"/>
          <w14:ligatures w14:val="none"/>
        </w:rPr>
        <w:t xml:space="preserve">), on the other hand, believe that infants born to adolescent mothers may experience developmental delays because of the socioeconomic situation. This study </w:t>
      </w:r>
      <w:commentRangeStart w:id="93"/>
      <w:r w:rsidRPr="008D2B13">
        <w:rPr>
          <w:rFonts w:ascii="Arial" w:eastAsia="Calibri" w:hAnsi="Arial" w:cs="Arial"/>
          <w:color w:val="000000"/>
          <w:kern w:val="0"/>
          <w:sz w:val="24"/>
          <w:szCs w:val="24"/>
          <w:lang w:val="en-ZA"/>
          <w14:ligatures w14:val="none"/>
        </w:rPr>
        <w:t>tries</w:t>
      </w:r>
      <w:commentRangeEnd w:id="93"/>
      <w:r w:rsidR="00D250A2">
        <w:rPr>
          <w:rStyle w:val="CommentReference"/>
        </w:rPr>
        <w:commentReference w:id="93"/>
      </w:r>
      <w:r w:rsidRPr="008D2B13">
        <w:rPr>
          <w:rFonts w:ascii="Arial" w:eastAsia="Calibri" w:hAnsi="Arial" w:cs="Arial"/>
          <w:color w:val="000000"/>
          <w:kern w:val="0"/>
          <w:sz w:val="24"/>
          <w:szCs w:val="24"/>
          <w:lang w:val="en-ZA"/>
          <w14:ligatures w14:val="none"/>
        </w:rPr>
        <w:t xml:space="preserve"> to give a more comprehensive viewpoint by juxtaposing these points of view, so increasing its relevance.</w:t>
      </w:r>
    </w:p>
    <w:p w14:paraId="677410B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Education is a critical component of society growth, and its interaction with teen pregnancy necessitates careful consideration. Early pregnancy has repeatedly been connected to interruptions in educational trajectories (</w:t>
      </w:r>
      <w:r w:rsidRPr="008D2B13">
        <w:rPr>
          <w:rFonts w:ascii="Arial" w:eastAsia="Calibri" w:hAnsi="Arial" w:cs="Arial"/>
          <w:color w:val="000000"/>
          <w:kern w:val="0"/>
          <w:sz w:val="24"/>
          <w:szCs w:val="24"/>
          <w:lang w:val="en-ZW"/>
          <w14:ligatures w14:val="none"/>
        </w:rPr>
        <w:t>Jochim, 2021</w:t>
      </w:r>
      <w:r w:rsidRPr="008D2B13">
        <w:rPr>
          <w:rFonts w:ascii="Arial" w:eastAsia="Calibri" w:hAnsi="Arial" w:cs="Arial"/>
          <w:color w:val="000000"/>
          <w:kern w:val="0"/>
          <w:sz w:val="24"/>
          <w:szCs w:val="24"/>
          <w:lang w:val="en-ZA"/>
          <w14:ligatures w14:val="none"/>
        </w:rPr>
        <w:t xml:space="preserve">). This disturbance has far-reaching consequences, affecting not just the mother's educational performance but also the nation's human capital. </w:t>
      </w:r>
    </w:p>
    <w:p w14:paraId="6AB1202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282C624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9C3D26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94" w:name="_Toc168640353"/>
      <w:bookmarkStart w:id="95" w:name="_Toc169025195"/>
      <w:r w:rsidRPr="008D2B13">
        <w:rPr>
          <w:rFonts w:ascii="Arial" w:eastAsia="Calibri" w:hAnsi="Arial" w:cs="Arial"/>
          <w:b/>
          <w:bCs/>
          <w:color w:val="000000"/>
          <w:kern w:val="0"/>
          <w:sz w:val="24"/>
          <w:szCs w:val="24"/>
          <w:lang w:val="en-ZA"/>
          <w14:ligatures w14:val="none"/>
        </w:rPr>
        <w:t>1.8 ASSUMPTIONS OF THE STUDY</w:t>
      </w:r>
      <w:bookmarkEnd w:id="94"/>
      <w:bookmarkEnd w:id="95"/>
      <w:r w:rsidRPr="008D2B13">
        <w:rPr>
          <w:rFonts w:ascii="Arial" w:eastAsia="Calibri" w:hAnsi="Arial" w:cs="Arial"/>
          <w:b/>
          <w:bCs/>
          <w:color w:val="000000"/>
          <w:kern w:val="0"/>
          <w:sz w:val="24"/>
          <w:szCs w:val="24"/>
          <w:lang w:val="en-ZA"/>
          <w14:ligatures w14:val="none"/>
        </w:rPr>
        <w:t xml:space="preserve"> </w:t>
      </w:r>
    </w:p>
    <w:p w14:paraId="786C911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assumption that underlies this study is that restricted access to education and economic possibilities may be the consequence of teenage pregnancy rather than being the cause of teenage pregnancy in rural communities. It is assumed that there are conflicting roles, duties and responsibilities of parents, education authorities, traditional leaders, community in implementing policies aiming at reducing teenage pregnancy in rural areas. In many rural contexts it is also assumed that early childbirth improves one’s status or it demonstrate an ability to produce an abundance of offspring. </w:t>
      </w:r>
    </w:p>
    <w:p w14:paraId="7807E67D"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96" w:name="_Toc168640354"/>
      <w:bookmarkStart w:id="97" w:name="_Toc169025196"/>
      <w:r w:rsidRPr="008D2B13">
        <w:rPr>
          <w:rFonts w:ascii="Arial" w:eastAsia="Calibri" w:hAnsi="Arial" w:cs="Arial"/>
          <w:b/>
          <w:bCs/>
          <w:color w:val="000000"/>
          <w:kern w:val="0"/>
          <w:sz w:val="24"/>
          <w:szCs w:val="24"/>
          <w:lang w:val="en-ZA"/>
          <w14:ligatures w14:val="none"/>
        </w:rPr>
        <w:t xml:space="preserve">1.9 DELIMITATIONS </w:t>
      </w:r>
      <w:commentRangeStart w:id="98"/>
      <w:r w:rsidRPr="008D2B13">
        <w:rPr>
          <w:rFonts w:ascii="Arial" w:eastAsia="Calibri" w:hAnsi="Arial" w:cs="Arial"/>
          <w:b/>
          <w:bCs/>
          <w:color w:val="000000"/>
          <w:kern w:val="0"/>
          <w:sz w:val="24"/>
          <w:szCs w:val="24"/>
          <w:lang w:val="en-ZA"/>
          <w14:ligatures w14:val="none"/>
        </w:rPr>
        <w:t>OF THE STUDY</w:t>
      </w:r>
      <w:bookmarkEnd w:id="96"/>
      <w:bookmarkEnd w:id="97"/>
      <w:r w:rsidRPr="008D2B13">
        <w:rPr>
          <w:rFonts w:ascii="Arial" w:eastAsia="Calibri" w:hAnsi="Arial" w:cs="Arial"/>
          <w:b/>
          <w:bCs/>
          <w:color w:val="000000"/>
          <w:kern w:val="0"/>
          <w:sz w:val="24"/>
          <w:szCs w:val="24"/>
          <w:lang w:val="en-ZA"/>
          <w14:ligatures w14:val="none"/>
        </w:rPr>
        <w:t xml:space="preserve"> </w:t>
      </w:r>
      <w:commentRangeEnd w:id="98"/>
      <w:r w:rsidR="00D250A2">
        <w:rPr>
          <w:rStyle w:val="CommentReference"/>
        </w:rPr>
        <w:commentReference w:id="98"/>
      </w:r>
    </w:p>
    <w:p w14:paraId="62224B6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Even though the school community is composed of parents, teachers, learners, </w:t>
      </w:r>
      <w:commentRangeStart w:id="99"/>
      <w:r w:rsidRPr="008D2B13">
        <w:rPr>
          <w:rFonts w:ascii="Arial" w:eastAsia="Calibri" w:hAnsi="Arial" w:cs="Arial"/>
          <w:color w:val="000000"/>
          <w:kern w:val="0"/>
          <w:sz w:val="24"/>
          <w:szCs w:val="24"/>
          <w:lang w:val="en-ZA"/>
          <w14:ligatures w14:val="none"/>
        </w:rPr>
        <w:t xml:space="preserve">SGB, </w:t>
      </w:r>
      <w:commentRangeEnd w:id="99"/>
      <w:r w:rsidR="00D250A2">
        <w:rPr>
          <w:rStyle w:val="CommentReference"/>
        </w:rPr>
        <w:commentReference w:id="99"/>
      </w:r>
      <w:r w:rsidRPr="008D2B13">
        <w:rPr>
          <w:rFonts w:ascii="Arial" w:eastAsia="Calibri" w:hAnsi="Arial" w:cs="Arial"/>
          <w:color w:val="000000"/>
          <w:kern w:val="0"/>
          <w:sz w:val="24"/>
          <w:szCs w:val="24"/>
          <w:lang w:val="en-ZA"/>
          <w14:ligatures w14:val="none"/>
        </w:rPr>
        <w:t>community leaders and business leaders. The researcher has excluded religious leadership and business leaders. This exclusion was done because of the long process to be followed to solicit their permission and business leaders benefit from cheap labour that is provided by school dropout teenage mothers.</w:t>
      </w:r>
    </w:p>
    <w:p w14:paraId="58B3DAA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6D90F65"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100" w:name="_Toc168640355"/>
      <w:bookmarkStart w:id="101" w:name="_Toc169025197"/>
      <w:r w:rsidRPr="008D2B13">
        <w:rPr>
          <w:rFonts w:ascii="Arial" w:eastAsia="Calibri" w:hAnsi="Arial" w:cs="Arial"/>
          <w:b/>
          <w:bCs/>
          <w:color w:val="000000"/>
          <w:kern w:val="0"/>
          <w:sz w:val="24"/>
          <w:szCs w:val="24"/>
          <w:lang w:val="en-ZA"/>
          <w14:ligatures w14:val="none"/>
        </w:rPr>
        <w:t>1.10 THEORETICAL FRAMEWORK</w:t>
      </w:r>
      <w:bookmarkEnd w:id="100"/>
      <w:bookmarkEnd w:id="101"/>
      <w:r w:rsidRPr="008D2B13">
        <w:rPr>
          <w:rFonts w:ascii="Arial" w:eastAsia="Calibri" w:hAnsi="Arial" w:cs="Arial"/>
          <w:b/>
          <w:bCs/>
          <w:color w:val="000000"/>
          <w:kern w:val="0"/>
          <w:sz w:val="24"/>
          <w:szCs w:val="24"/>
          <w:lang w:val="en-ZA"/>
          <w14:ligatures w14:val="none"/>
        </w:rPr>
        <w:t xml:space="preserve">  </w:t>
      </w:r>
    </w:p>
    <w:p w14:paraId="5030426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Socio-Ecological Model (SEM) has served as the main theoretical foundation for this investigation. Given the socioeconomic and pedagogical complexities of adolescent pregnancy in rural schools, SEM appears as an appropriate paradigm. </w:t>
      </w:r>
      <w:commentRangeStart w:id="102"/>
      <w:r w:rsidRPr="008D2B13">
        <w:rPr>
          <w:rFonts w:ascii="Arial" w:eastAsia="Calibri" w:hAnsi="Arial" w:cs="Arial"/>
          <w:color w:val="000000"/>
          <w:kern w:val="0"/>
          <w:sz w:val="24"/>
          <w:szCs w:val="24"/>
          <w:lang w:val="en-ZA"/>
          <w14:ligatures w14:val="none"/>
        </w:rPr>
        <w:t xml:space="preserve">Its multi-level approach enables a thorough comprehension of the many variables at work. The SEM provides a multifaceted approach that emphasises the interaction of social, relational, community, and individual </w:t>
      </w:r>
      <w:commentRangeEnd w:id="102"/>
      <w:r w:rsidR="00D250A2">
        <w:rPr>
          <w:rStyle w:val="CommentReference"/>
        </w:rPr>
        <w:commentReference w:id="102"/>
      </w:r>
      <w:r w:rsidRPr="008D2B13">
        <w:rPr>
          <w:rFonts w:ascii="Arial" w:eastAsia="Calibri" w:hAnsi="Arial" w:cs="Arial"/>
          <w:color w:val="000000"/>
          <w:kern w:val="0"/>
          <w:sz w:val="24"/>
          <w:szCs w:val="24"/>
          <w:lang w:val="en-ZA"/>
          <w14:ligatures w14:val="none"/>
        </w:rPr>
        <w:t>issues.</w:t>
      </w:r>
    </w:p>
    <w:p w14:paraId="1B16847A" w14:textId="5D7D03DC"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populations may lack readily available healthcare services, limiting access to contraception and reproductive health treatments. Furthermore, the school environment, including curriculum, teacher attitudes, and peer dynamics, may either reduce or increase the likelihood of adolescent pregnancy (Hallman et al., 2015).</w:t>
      </w:r>
    </w:p>
    <w:p w14:paraId="05EABFFE" w14:textId="77777777" w:rsidR="00C0078C" w:rsidRPr="00996485" w:rsidRDefault="008D2B13" w:rsidP="00C0078C">
      <w:pPr>
        <w:spacing w:line="360" w:lineRule="auto"/>
        <w:jc w:val="both"/>
        <w:outlineLvl w:val="1"/>
        <w:rPr>
          <w:rFonts w:ascii="Arial" w:eastAsia="Calibri" w:hAnsi="Arial" w:cs="Arial"/>
          <w:b/>
          <w:bCs/>
          <w:color w:val="000000"/>
          <w:kern w:val="0"/>
          <w:sz w:val="24"/>
          <w:szCs w:val="24"/>
          <w:lang w:val="en-ZA"/>
          <w14:ligatures w14:val="none"/>
        </w:rPr>
      </w:pPr>
      <w:bookmarkStart w:id="103" w:name="_Toc168640356"/>
      <w:bookmarkStart w:id="104" w:name="_Toc169025198"/>
      <w:r w:rsidRPr="008D2B13">
        <w:rPr>
          <w:rFonts w:ascii="Arial" w:eastAsia="Calibri" w:hAnsi="Arial" w:cs="Arial"/>
          <w:b/>
          <w:bCs/>
          <w:color w:val="000000"/>
          <w:kern w:val="0"/>
          <w:sz w:val="24"/>
          <w:szCs w:val="24"/>
          <w:lang w:val="en-ZA"/>
          <w14:ligatures w14:val="none"/>
        </w:rPr>
        <w:t xml:space="preserve">1.11 </w:t>
      </w:r>
      <w:commentRangeStart w:id="105"/>
      <w:r w:rsidRPr="008D2B13">
        <w:rPr>
          <w:rFonts w:ascii="Arial" w:eastAsia="Calibri" w:hAnsi="Arial" w:cs="Arial"/>
          <w:b/>
          <w:bCs/>
          <w:color w:val="000000"/>
          <w:kern w:val="0"/>
          <w:sz w:val="24"/>
          <w:szCs w:val="24"/>
          <w:lang w:val="en-ZA"/>
          <w14:ligatures w14:val="none"/>
        </w:rPr>
        <w:t>PROPOSED</w:t>
      </w:r>
      <w:commentRangeEnd w:id="105"/>
      <w:r w:rsidR="00D63CED">
        <w:rPr>
          <w:rStyle w:val="CommentReference"/>
        </w:rPr>
        <w:commentReference w:id="105"/>
      </w:r>
      <w:r w:rsidRPr="008D2B13">
        <w:rPr>
          <w:rFonts w:ascii="Arial" w:eastAsia="Calibri" w:hAnsi="Arial" w:cs="Arial"/>
          <w:b/>
          <w:bCs/>
          <w:color w:val="000000"/>
          <w:kern w:val="0"/>
          <w:sz w:val="24"/>
          <w:szCs w:val="24"/>
          <w:lang w:val="en-ZA"/>
          <w14:ligatures w14:val="none"/>
        </w:rPr>
        <w:t xml:space="preserve"> CHAPTERS LAYOUT</w:t>
      </w:r>
      <w:bookmarkEnd w:id="103"/>
      <w:bookmarkEnd w:id="104"/>
      <w:r w:rsidRPr="008D2B13">
        <w:rPr>
          <w:rFonts w:ascii="Arial" w:eastAsia="Calibri" w:hAnsi="Arial" w:cs="Arial"/>
          <w:b/>
          <w:bCs/>
          <w:color w:val="000000"/>
          <w:kern w:val="0"/>
          <w:sz w:val="24"/>
          <w:szCs w:val="24"/>
          <w:lang w:val="en-ZA"/>
          <w14:ligatures w14:val="none"/>
        </w:rPr>
        <w:t xml:space="preserve"> </w:t>
      </w:r>
    </w:p>
    <w:p w14:paraId="3E088F8B" w14:textId="200A06F6" w:rsidR="008D2B13" w:rsidRPr="008D2B13" w:rsidRDefault="008D2B13" w:rsidP="00C0078C">
      <w:pPr>
        <w:rPr>
          <w:rFonts w:ascii="Arial" w:eastAsia="Calibri" w:hAnsi="Arial" w:cs="Arial"/>
          <w:b/>
          <w:bCs/>
          <w:color w:val="000000"/>
          <w:kern w:val="0"/>
          <w:sz w:val="24"/>
          <w:szCs w:val="24"/>
          <w:lang w:val="en-ZA"/>
          <w14:ligatures w14:val="none"/>
        </w:rPr>
      </w:pPr>
      <w:r w:rsidRPr="00996485">
        <w:rPr>
          <w:rFonts w:ascii="Arial" w:hAnsi="Arial" w:cs="Arial"/>
          <w:sz w:val="24"/>
          <w:szCs w:val="24"/>
        </w:rPr>
        <w:t>The following chapters will be included in the study:</w:t>
      </w:r>
    </w:p>
    <w:p w14:paraId="6977A7DA"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06" w:name="_Toc168640357"/>
      <w:bookmarkStart w:id="107" w:name="_Toc169025199"/>
      <w:r w:rsidRPr="008D2B13">
        <w:rPr>
          <w:rFonts w:ascii="Arial" w:eastAsia="Calibri" w:hAnsi="Arial" w:cs="Arial"/>
          <w:b/>
          <w:kern w:val="0"/>
          <w:sz w:val="24"/>
          <w:szCs w:val="24"/>
          <w:lang w:val="en-ZA"/>
          <w14:ligatures w14:val="none"/>
        </w:rPr>
        <w:t xml:space="preserve">1.11.1 Chapter 1: </w:t>
      </w:r>
      <w:commentRangeStart w:id="108"/>
      <w:r w:rsidRPr="008D2B13">
        <w:rPr>
          <w:rFonts w:ascii="Arial" w:eastAsia="Calibri" w:hAnsi="Arial" w:cs="Arial"/>
          <w:b/>
          <w:kern w:val="0"/>
          <w:sz w:val="24"/>
          <w:szCs w:val="24"/>
          <w:lang w:val="en-ZA"/>
          <w14:ligatures w14:val="none"/>
        </w:rPr>
        <w:t>Introduction</w:t>
      </w:r>
      <w:bookmarkEnd w:id="106"/>
      <w:bookmarkEnd w:id="107"/>
      <w:r w:rsidRPr="008D2B13">
        <w:rPr>
          <w:rFonts w:ascii="Arial" w:eastAsia="Calibri" w:hAnsi="Arial" w:cs="Arial"/>
          <w:b/>
          <w:kern w:val="0"/>
          <w:sz w:val="24"/>
          <w:szCs w:val="24"/>
          <w:lang w:val="en-ZA"/>
          <w14:ligatures w14:val="none"/>
        </w:rPr>
        <w:t xml:space="preserve">  </w:t>
      </w:r>
      <w:commentRangeEnd w:id="108"/>
      <w:r w:rsidR="00D63CED">
        <w:rPr>
          <w:rStyle w:val="CommentReference"/>
        </w:rPr>
        <w:commentReference w:id="108"/>
      </w:r>
    </w:p>
    <w:p w14:paraId="2E6F46A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introduction is setting the tone of the entire learning. Its outlining the background of the study, problem statement, objectives and questions of the study are outlined, significance of the study, rationale of the study and emphasising the need of knowing the implications of teenage pregnancy, particularly in rural </w:t>
      </w:r>
      <w:commentRangeStart w:id="109"/>
      <w:r w:rsidRPr="008D2B13">
        <w:rPr>
          <w:rFonts w:ascii="Arial" w:eastAsia="Calibri" w:hAnsi="Arial" w:cs="Arial"/>
          <w:color w:val="000000"/>
          <w:kern w:val="0"/>
          <w:sz w:val="24"/>
          <w:szCs w:val="24"/>
          <w:lang w:val="en-ZA"/>
          <w14:ligatures w14:val="none"/>
        </w:rPr>
        <w:t xml:space="preserve">uMkhanyakude District school. </w:t>
      </w:r>
      <w:commentRangeEnd w:id="109"/>
      <w:r w:rsidR="00D63CED">
        <w:rPr>
          <w:rStyle w:val="CommentReference"/>
        </w:rPr>
        <w:commentReference w:id="109"/>
      </w:r>
      <w:r w:rsidRPr="008D2B13">
        <w:rPr>
          <w:rFonts w:ascii="Arial" w:eastAsia="Calibri" w:hAnsi="Arial" w:cs="Arial"/>
          <w:color w:val="000000"/>
          <w:kern w:val="0"/>
          <w:sz w:val="24"/>
          <w:szCs w:val="24"/>
          <w:lang w:val="en-ZA"/>
          <w14:ligatures w14:val="none"/>
        </w:rPr>
        <w:t xml:space="preserve">The chapter explain the relevance of the research emphasising its potential contributions to both academic discourse and policy development. </w:t>
      </w:r>
    </w:p>
    <w:p w14:paraId="7DF6B3E2"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10" w:name="_Toc168640358"/>
      <w:bookmarkStart w:id="111" w:name="_Toc169025200"/>
      <w:r w:rsidRPr="008D2B13">
        <w:rPr>
          <w:rFonts w:ascii="Arial" w:eastAsia="Calibri" w:hAnsi="Arial" w:cs="Arial"/>
          <w:b/>
          <w:kern w:val="0"/>
          <w:sz w:val="24"/>
          <w:szCs w:val="24"/>
          <w:lang w:val="en-ZA"/>
          <w14:ligatures w14:val="none"/>
        </w:rPr>
        <w:t>1.11.2 Chapter 2: Literature Review</w:t>
      </w:r>
      <w:bookmarkEnd w:id="110"/>
      <w:bookmarkEnd w:id="111"/>
      <w:r w:rsidRPr="008D2B13">
        <w:rPr>
          <w:rFonts w:ascii="Arial" w:eastAsia="Calibri" w:hAnsi="Arial" w:cs="Arial"/>
          <w:b/>
          <w:kern w:val="0"/>
          <w:sz w:val="24"/>
          <w:szCs w:val="24"/>
          <w:lang w:val="en-ZA"/>
          <w14:ligatures w14:val="none"/>
        </w:rPr>
        <w:t xml:space="preserve"> </w:t>
      </w:r>
    </w:p>
    <w:p w14:paraId="7C5FD3EB"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In the literature review, the researcher </w:t>
      </w:r>
      <w:commentRangeStart w:id="112"/>
      <w:r w:rsidRPr="008D2B13">
        <w:rPr>
          <w:rFonts w:ascii="Arial" w:eastAsia="Calibri" w:hAnsi="Arial" w:cs="Arial"/>
          <w:color w:val="000000"/>
          <w:kern w:val="0"/>
          <w:sz w:val="24"/>
          <w:szCs w:val="24"/>
          <w:lang w:val="en-ZA"/>
          <w14:ligatures w14:val="none"/>
        </w:rPr>
        <w:t xml:space="preserve">will </w:t>
      </w:r>
      <w:commentRangeEnd w:id="112"/>
      <w:r w:rsidR="00DA4A4E">
        <w:rPr>
          <w:rStyle w:val="CommentReference"/>
        </w:rPr>
        <w:commentReference w:id="112"/>
      </w:r>
      <w:r w:rsidRPr="008D2B13">
        <w:rPr>
          <w:rFonts w:ascii="Arial" w:eastAsia="Calibri" w:hAnsi="Arial" w:cs="Arial"/>
          <w:color w:val="000000"/>
          <w:kern w:val="0"/>
          <w:sz w:val="24"/>
          <w:szCs w:val="24"/>
          <w:lang w:val="en-ZA"/>
          <w14:ligatures w14:val="none"/>
        </w:rPr>
        <w:t xml:space="preserve">examine some of the scholarly works that have been written about the topic at hand. Research on teen pregnancies is first analysed in depth, with a special emphasis on research conducted in South Africa. The literature </w:t>
      </w:r>
      <w:r w:rsidRPr="00DA4A4E">
        <w:rPr>
          <w:rFonts w:ascii="Arial" w:eastAsia="Calibri" w:hAnsi="Arial" w:cs="Arial"/>
          <w:color w:val="000000"/>
          <w:kern w:val="0"/>
          <w:sz w:val="24"/>
          <w:szCs w:val="24"/>
          <w:highlight w:val="yellow"/>
          <w:lang w:val="en-ZA"/>
          <w14:ligatures w14:val="none"/>
          <w:rPrChange w:id="113" w:author="External Examiner" w:date="2024-06-12T16:08:00Z">
            <w:rPr>
              <w:rFonts w:ascii="Arial" w:eastAsia="Calibri" w:hAnsi="Arial" w:cs="Arial"/>
              <w:color w:val="000000"/>
              <w:kern w:val="0"/>
              <w:sz w:val="24"/>
              <w:szCs w:val="24"/>
              <w:lang w:val="en-ZA"/>
              <w14:ligatures w14:val="none"/>
            </w:rPr>
          </w:rPrChange>
        </w:rPr>
        <w:t>will</w:t>
      </w:r>
      <w:r w:rsidRPr="008D2B13">
        <w:rPr>
          <w:rFonts w:ascii="Arial" w:eastAsia="Calibri" w:hAnsi="Arial" w:cs="Arial"/>
          <w:color w:val="000000"/>
          <w:kern w:val="0"/>
          <w:sz w:val="24"/>
          <w:szCs w:val="24"/>
          <w:lang w:val="en-ZA"/>
          <w14:ligatures w14:val="none"/>
        </w:rPr>
        <w:t xml:space="preserve">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fill will have been established</w:t>
      </w:r>
      <w:r w:rsidRPr="008D2B13">
        <w:rPr>
          <w:rFonts w:ascii="Arial" w:eastAsia="Calibri" w:hAnsi="Arial" w:cs="Arial"/>
          <w:b/>
          <w:bCs/>
          <w:color w:val="000000"/>
          <w:kern w:val="0"/>
          <w:sz w:val="24"/>
          <w:szCs w:val="24"/>
          <w:lang w:val="en-ZA"/>
          <w14:ligatures w14:val="none"/>
        </w:rPr>
        <w:t>.</w:t>
      </w:r>
    </w:p>
    <w:p w14:paraId="0351D117" w14:textId="77777777" w:rsidR="008D2B13" w:rsidRPr="008D2B13" w:rsidRDefault="008D2B13" w:rsidP="008D2B13">
      <w:pPr>
        <w:keepNext/>
        <w:keepLines/>
        <w:spacing w:before="40" w:after="0" w:line="360" w:lineRule="auto"/>
        <w:jc w:val="both"/>
        <w:outlineLvl w:val="2"/>
        <w:rPr>
          <w:rFonts w:ascii="Arial" w:eastAsia="Calibri" w:hAnsi="Arial" w:cs="Arial"/>
          <w:b/>
          <w:bCs/>
          <w:kern w:val="0"/>
          <w:sz w:val="24"/>
          <w:szCs w:val="24"/>
          <w:lang w:val="en-ZA"/>
          <w14:ligatures w14:val="none"/>
        </w:rPr>
      </w:pPr>
      <w:bookmarkStart w:id="114" w:name="_Toc168640359"/>
      <w:bookmarkStart w:id="115" w:name="_Toc169025201"/>
      <w:r w:rsidRPr="008D2B13">
        <w:rPr>
          <w:rFonts w:ascii="Arial" w:eastAsia="Calibri" w:hAnsi="Arial" w:cs="Arial"/>
          <w:b/>
          <w:bCs/>
          <w:kern w:val="0"/>
          <w:sz w:val="24"/>
          <w:szCs w:val="24"/>
          <w:lang w:val="en-ZA"/>
          <w14:ligatures w14:val="none"/>
        </w:rPr>
        <w:t>1.11.3 Chapter 3: Research Methodology</w:t>
      </w:r>
      <w:bookmarkEnd w:id="114"/>
      <w:bookmarkEnd w:id="115"/>
      <w:r w:rsidRPr="008D2B13">
        <w:rPr>
          <w:rFonts w:ascii="Arial" w:eastAsia="Calibri" w:hAnsi="Arial" w:cs="Arial"/>
          <w:b/>
          <w:bCs/>
          <w:kern w:val="0"/>
          <w:sz w:val="24"/>
          <w:szCs w:val="24"/>
          <w:lang w:val="en-ZA"/>
          <w14:ligatures w14:val="none"/>
        </w:rPr>
        <w:t xml:space="preserve"> </w:t>
      </w:r>
    </w:p>
    <w:p w14:paraId="74CF166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bookmarkStart w:id="116" w:name="_Hlk160811900"/>
      <w:r w:rsidRPr="008D2B13">
        <w:rPr>
          <w:rFonts w:ascii="Arial" w:eastAsia="Calibri" w:hAnsi="Arial" w:cs="Arial"/>
          <w:color w:val="000000"/>
          <w:kern w:val="0"/>
          <w:sz w:val="24"/>
          <w:szCs w:val="24"/>
          <w:lang w:val="en-ZA"/>
          <w14:ligatures w14:val="none"/>
        </w:rPr>
        <w:t>It is a crucial chapter that gives a full explanation of the methodologies used in the study. Starting with the research paradigm, the applicability of the interpretivist method for this research is discussed in depth, the chapter explains the research design, target population, and sample procedures, defending the decisions chosen.  Following that, the qualitative research approach is expounded on, demonstrating its suitability for this topic.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479C40D8"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17" w:name="_Toc168640360"/>
      <w:bookmarkStart w:id="118" w:name="_Toc169025202"/>
      <w:bookmarkEnd w:id="116"/>
      <w:r w:rsidRPr="008D2B13">
        <w:rPr>
          <w:rFonts w:ascii="Arial" w:eastAsia="Calibri" w:hAnsi="Arial" w:cs="Arial"/>
          <w:b/>
          <w:kern w:val="0"/>
          <w:sz w:val="24"/>
          <w:szCs w:val="24"/>
          <w:lang w:val="en-ZA"/>
          <w14:ligatures w14:val="none"/>
        </w:rPr>
        <w:t>1.11.4 Chapter 4: Data Analysis</w:t>
      </w:r>
      <w:bookmarkEnd w:id="117"/>
      <w:bookmarkEnd w:id="118"/>
      <w:r w:rsidRPr="008D2B13">
        <w:rPr>
          <w:rFonts w:ascii="Arial" w:eastAsia="Calibri" w:hAnsi="Arial" w:cs="Arial"/>
          <w:b/>
          <w:kern w:val="0"/>
          <w:sz w:val="24"/>
          <w:szCs w:val="24"/>
          <w:lang w:val="en-ZA"/>
          <w14:ligatures w14:val="none"/>
        </w:rPr>
        <w:t xml:space="preserve">  </w:t>
      </w:r>
    </w:p>
    <w:p w14:paraId="507088F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considering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084263AA"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19" w:name="_Toc168640361"/>
      <w:bookmarkStart w:id="120" w:name="_Toc169025203"/>
      <w:r w:rsidRPr="008D2B13">
        <w:rPr>
          <w:rFonts w:ascii="Arial" w:eastAsia="Calibri" w:hAnsi="Arial" w:cs="Arial"/>
          <w:b/>
          <w:kern w:val="0"/>
          <w:sz w:val="24"/>
          <w:szCs w:val="24"/>
          <w:lang w:val="en-ZA"/>
          <w14:ligatures w14:val="none"/>
        </w:rPr>
        <w:t>1.11.5 Chapter 5: Discussions</w:t>
      </w:r>
      <w:bookmarkEnd w:id="119"/>
      <w:bookmarkEnd w:id="120"/>
      <w:r w:rsidRPr="008D2B13">
        <w:rPr>
          <w:rFonts w:ascii="Arial" w:eastAsia="Calibri" w:hAnsi="Arial" w:cs="Arial"/>
          <w:b/>
          <w:kern w:val="0"/>
          <w:sz w:val="24"/>
          <w:szCs w:val="24"/>
          <w:lang w:val="en-ZA"/>
          <w14:ligatures w14:val="none"/>
        </w:rPr>
        <w:t xml:space="preserve"> </w:t>
      </w:r>
    </w:p>
    <w:p w14:paraId="75F629A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findings of chapter 4 are discussed and interpreted in alignment with the research objectives and research questions. The discussion will entail the findings of each theme, which is confirmed by the literature, or which contradicts the existing literature.</w:t>
      </w:r>
    </w:p>
    <w:p w14:paraId="7FA7DA27"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21" w:name="_Toc168640362"/>
      <w:bookmarkStart w:id="122" w:name="_Toc169025204"/>
      <w:r w:rsidRPr="008D2B13">
        <w:rPr>
          <w:rFonts w:ascii="Arial" w:eastAsia="Calibri" w:hAnsi="Arial" w:cs="Arial"/>
          <w:b/>
          <w:kern w:val="0"/>
          <w:sz w:val="24"/>
          <w:szCs w:val="24"/>
          <w:lang w:val="en-ZA"/>
          <w14:ligatures w14:val="none"/>
        </w:rPr>
        <w:t xml:space="preserve">1.11.6 Chapter 6: Summary </w:t>
      </w:r>
      <w:commentRangeStart w:id="123"/>
      <w:r w:rsidRPr="008D2B13">
        <w:rPr>
          <w:rFonts w:ascii="Arial" w:eastAsia="Calibri" w:hAnsi="Arial" w:cs="Arial"/>
          <w:b/>
          <w:kern w:val="0"/>
          <w:sz w:val="24"/>
          <w:szCs w:val="24"/>
          <w:lang w:val="en-ZA"/>
          <w14:ligatures w14:val="none"/>
        </w:rPr>
        <w:t>&amp;</w:t>
      </w:r>
      <w:commentRangeEnd w:id="123"/>
      <w:r w:rsidR="00DA4A4E">
        <w:rPr>
          <w:rStyle w:val="CommentReference"/>
        </w:rPr>
        <w:commentReference w:id="123"/>
      </w:r>
      <w:r w:rsidRPr="008D2B13">
        <w:rPr>
          <w:rFonts w:ascii="Arial" w:eastAsia="Calibri" w:hAnsi="Arial" w:cs="Arial"/>
          <w:b/>
          <w:kern w:val="0"/>
          <w:sz w:val="24"/>
          <w:szCs w:val="24"/>
          <w:lang w:val="en-ZA"/>
          <w14:ligatures w14:val="none"/>
        </w:rPr>
        <w:t xml:space="preserve"> Recommendations</w:t>
      </w:r>
      <w:bookmarkEnd w:id="121"/>
      <w:bookmarkEnd w:id="122"/>
      <w:r w:rsidRPr="008D2B13">
        <w:rPr>
          <w:rFonts w:ascii="Arial" w:eastAsia="Calibri" w:hAnsi="Arial" w:cs="Arial"/>
          <w:b/>
          <w:kern w:val="0"/>
          <w:sz w:val="24"/>
          <w:szCs w:val="24"/>
          <w:lang w:val="en-ZA"/>
          <w14:ligatures w14:val="none"/>
        </w:rPr>
        <w:t xml:space="preserve"> </w:t>
      </w:r>
    </w:p>
    <w:p w14:paraId="6569144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0B3B1F3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6284DE6" w14:textId="77777777" w:rsidR="008D2B13" w:rsidRPr="008D2B13" w:rsidRDefault="008D2B13" w:rsidP="008D2B13">
      <w:pPr>
        <w:tabs>
          <w:tab w:val="left" w:pos="2970"/>
        </w:tabs>
        <w:spacing w:line="360" w:lineRule="auto"/>
        <w:jc w:val="both"/>
        <w:outlineLvl w:val="1"/>
        <w:rPr>
          <w:rFonts w:ascii="Arial" w:eastAsia="Calibri" w:hAnsi="Arial" w:cs="Arial"/>
          <w:b/>
          <w:bCs/>
          <w:color w:val="000000"/>
          <w:kern w:val="0"/>
          <w:sz w:val="24"/>
          <w:szCs w:val="24"/>
          <w:lang w:val="en-ZA"/>
          <w14:ligatures w14:val="none"/>
        </w:rPr>
      </w:pPr>
      <w:bookmarkStart w:id="124" w:name="_Toc168640363"/>
      <w:bookmarkStart w:id="125" w:name="_Toc169025205"/>
      <w:r w:rsidRPr="008D2B13">
        <w:rPr>
          <w:rFonts w:ascii="Arial" w:eastAsia="Calibri" w:hAnsi="Arial" w:cs="Arial"/>
          <w:b/>
          <w:bCs/>
          <w:color w:val="000000"/>
          <w:kern w:val="0"/>
          <w:sz w:val="24"/>
          <w:szCs w:val="24"/>
          <w:lang w:val="en-ZA"/>
          <w14:ligatures w14:val="none"/>
        </w:rPr>
        <w:t>1.12 CONCLUSION</w:t>
      </w:r>
      <w:bookmarkEnd w:id="124"/>
      <w:bookmarkEnd w:id="125"/>
      <w:r w:rsidRPr="008D2B13">
        <w:rPr>
          <w:rFonts w:ascii="Arial" w:eastAsia="Calibri" w:hAnsi="Arial" w:cs="Arial"/>
          <w:b/>
          <w:bCs/>
          <w:color w:val="000000"/>
          <w:kern w:val="0"/>
          <w:sz w:val="24"/>
          <w:szCs w:val="24"/>
          <w:lang w:val="en-ZA"/>
          <w14:ligatures w14:val="none"/>
        </w:rPr>
        <w:t xml:space="preserve"> </w:t>
      </w:r>
      <w:r w:rsidRPr="008D2B13">
        <w:rPr>
          <w:rFonts w:ascii="Arial" w:eastAsia="Calibri" w:hAnsi="Arial" w:cs="Arial"/>
          <w:b/>
          <w:bCs/>
          <w:color w:val="000000"/>
          <w:kern w:val="0"/>
          <w:sz w:val="24"/>
          <w:szCs w:val="24"/>
          <w:lang w:val="en-ZA"/>
          <w14:ligatures w14:val="none"/>
        </w:rPr>
        <w:tab/>
      </w:r>
    </w:p>
    <w:p w14:paraId="03416C1E" w14:textId="77777777" w:rsidR="008D2B13" w:rsidRPr="008D2B13" w:rsidRDefault="008D2B13" w:rsidP="008D2B13">
      <w:pPr>
        <w:spacing w:line="360" w:lineRule="auto"/>
        <w:jc w:val="both"/>
        <w:rPr>
          <w:rFonts w:ascii="Arial" w:eastAsia="Calibri" w:hAnsi="Arial" w:cs="Arial"/>
          <w:kern w:val="0"/>
          <w:sz w:val="24"/>
          <w:szCs w:val="24"/>
          <w14:ligatures w14:val="none"/>
        </w:rPr>
      </w:pPr>
      <w:commentRangeStart w:id="126"/>
      <w:r w:rsidRPr="008D2B13">
        <w:rPr>
          <w:rFonts w:ascii="Arial" w:eastAsia="Calibri" w:hAnsi="Arial" w:cs="Arial"/>
          <w:color w:val="000000"/>
          <w:kern w:val="0"/>
          <w:sz w:val="24"/>
          <w:szCs w:val="24"/>
          <w:lang w:val="en-ZA"/>
          <w14:ligatures w14:val="none"/>
        </w:rPr>
        <w:t>The study covered introduction, the background of   the study</w:t>
      </w:r>
      <w:r w:rsidRPr="008D2B13">
        <w:rPr>
          <w:rFonts w:ascii="Arial" w:eastAsia="Calibri" w:hAnsi="Arial" w:cs="Arial"/>
          <w:kern w:val="0"/>
          <w:sz w:val="24"/>
          <w:szCs w:val="24"/>
          <w14:ligatures w14:val="none"/>
        </w:rPr>
        <w:t xml:space="preserve">, followed by the research problems statements, study objectives, research questions, research design, significance of the study, delimitations and chapters layout and conclusion. The next chapter will focus on the literature review. </w:t>
      </w:r>
      <w:commentRangeEnd w:id="126"/>
      <w:r w:rsidR="00DA4A4E">
        <w:rPr>
          <w:rStyle w:val="CommentReference"/>
        </w:rPr>
        <w:commentReference w:id="126"/>
      </w:r>
    </w:p>
    <w:p w14:paraId="7FDD5C3D" w14:textId="77777777" w:rsidR="008D2B13" w:rsidRPr="008D2B13" w:rsidRDefault="008D2B13" w:rsidP="008D2B13">
      <w:pPr>
        <w:spacing w:line="360" w:lineRule="auto"/>
        <w:jc w:val="both"/>
        <w:rPr>
          <w:rFonts w:ascii="Arial" w:eastAsia="Calibri" w:hAnsi="Arial" w:cs="Arial"/>
          <w:kern w:val="0"/>
          <w:sz w:val="24"/>
          <w:szCs w:val="24"/>
          <w14:ligatures w14:val="none"/>
        </w:rPr>
      </w:pPr>
    </w:p>
    <w:p w14:paraId="6A2889D8" w14:textId="77777777" w:rsidR="008D2B13" w:rsidRPr="008D2B13" w:rsidRDefault="008D2B13" w:rsidP="008D2B13">
      <w:pPr>
        <w:spacing w:line="360" w:lineRule="auto"/>
        <w:jc w:val="both"/>
        <w:outlineLvl w:val="0"/>
        <w:rPr>
          <w:rFonts w:ascii="Arial" w:eastAsia="Calibri" w:hAnsi="Arial" w:cs="Arial"/>
          <w:color w:val="000000"/>
          <w:kern w:val="0"/>
          <w:sz w:val="24"/>
          <w:szCs w:val="24"/>
          <w:lang w:val="en-ZA"/>
          <w14:ligatures w14:val="none"/>
        </w:rPr>
      </w:pPr>
      <w:bookmarkStart w:id="127" w:name="_Toc162079772"/>
      <w:bookmarkStart w:id="128" w:name="_Toc147230909"/>
    </w:p>
    <w:p w14:paraId="303D13CA" w14:textId="77777777" w:rsidR="008D2B13" w:rsidRPr="008D2B13" w:rsidRDefault="008D2B13" w:rsidP="008D2B13">
      <w:pPr>
        <w:spacing w:line="360" w:lineRule="auto"/>
        <w:jc w:val="both"/>
        <w:outlineLvl w:val="0"/>
        <w:rPr>
          <w:rFonts w:ascii="Arial" w:eastAsia="Calibri" w:hAnsi="Arial" w:cs="Arial"/>
          <w:color w:val="000000"/>
          <w:kern w:val="0"/>
          <w:sz w:val="24"/>
          <w:szCs w:val="24"/>
          <w:lang w:val="en-ZA"/>
          <w14:ligatures w14:val="none"/>
        </w:rPr>
      </w:pPr>
    </w:p>
    <w:p w14:paraId="4F417DDD" w14:textId="77777777" w:rsidR="008D2B13" w:rsidRDefault="008D2B13" w:rsidP="008D2B13">
      <w:pPr>
        <w:spacing w:line="360" w:lineRule="auto"/>
        <w:jc w:val="both"/>
        <w:rPr>
          <w:rFonts w:ascii="Arial" w:eastAsia="Calibri" w:hAnsi="Arial" w:cs="Arial"/>
          <w:color w:val="000000"/>
          <w:kern w:val="0"/>
          <w:sz w:val="24"/>
          <w:szCs w:val="24"/>
          <w:lang w:val="en-ZA"/>
          <w14:ligatures w14:val="none"/>
        </w:rPr>
      </w:pPr>
      <w:bookmarkStart w:id="129" w:name="_Toc168640364"/>
    </w:p>
    <w:p w14:paraId="1E865D74" w14:textId="77777777" w:rsidR="008D2B13" w:rsidRPr="0023396C"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130" w:name="_Toc169025206"/>
      <w:r w:rsidRPr="0023396C">
        <w:rPr>
          <w:rFonts w:ascii="Arial" w:eastAsia="Calibri" w:hAnsi="Arial" w:cs="Arial"/>
          <w:b/>
          <w:bCs/>
          <w:color w:val="000000"/>
          <w:kern w:val="0"/>
          <w:sz w:val="32"/>
          <w:szCs w:val="32"/>
          <w:lang w:val="en-ZA"/>
          <w14:ligatures w14:val="none"/>
        </w:rPr>
        <w:t xml:space="preserve">CHAPTER 2: </w:t>
      </w:r>
      <w:commentRangeStart w:id="131"/>
      <w:r w:rsidRPr="0023396C">
        <w:rPr>
          <w:rFonts w:ascii="Arial" w:eastAsia="Calibri" w:hAnsi="Arial" w:cs="Arial"/>
          <w:b/>
          <w:bCs/>
          <w:color w:val="000000"/>
          <w:kern w:val="0"/>
          <w:sz w:val="32"/>
          <w:szCs w:val="32"/>
          <w:lang w:val="en-ZA"/>
          <w14:ligatures w14:val="none"/>
        </w:rPr>
        <w:t>LITERATURE REVIEW</w:t>
      </w:r>
      <w:bookmarkEnd w:id="127"/>
      <w:bookmarkEnd w:id="129"/>
      <w:bookmarkEnd w:id="130"/>
      <w:commentRangeEnd w:id="131"/>
      <w:r w:rsidR="004349EB">
        <w:rPr>
          <w:rStyle w:val="CommentReference"/>
        </w:rPr>
        <w:commentReference w:id="131"/>
      </w:r>
    </w:p>
    <w:p w14:paraId="23BC00A3"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132" w:name="_Toc162079773"/>
      <w:bookmarkStart w:id="133" w:name="_Toc168640365"/>
      <w:bookmarkStart w:id="134" w:name="_Toc169025207"/>
      <w:r w:rsidRPr="008D2B13">
        <w:rPr>
          <w:rFonts w:ascii="Arial" w:eastAsia="Calibri" w:hAnsi="Arial" w:cs="Arial"/>
          <w:b/>
          <w:bCs/>
          <w:color w:val="000000"/>
          <w:kern w:val="0"/>
          <w:sz w:val="24"/>
          <w:szCs w:val="24"/>
          <w:lang w:val="en-ZA"/>
          <w14:ligatures w14:val="none"/>
        </w:rPr>
        <w:t>2.1 INTRODUCTION</w:t>
      </w:r>
      <w:bookmarkEnd w:id="132"/>
      <w:bookmarkEnd w:id="133"/>
      <w:bookmarkEnd w:id="134"/>
      <w:r w:rsidRPr="008D2B13">
        <w:rPr>
          <w:rFonts w:ascii="Arial" w:eastAsia="Calibri" w:hAnsi="Arial" w:cs="Arial"/>
          <w:b/>
          <w:bCs/>
          <w:color w:val="000000"/>
          <w:kern w:val="0"/>
          <w:sz w:val="24"/>
          <w:szCs w:val="24"/>
          <w:lang w:val="en-ZA"/>
          <w14:ligatures w14:val="none"/>
        </w:rPr>
        <w:t xml:space="preserve"> </w:t>
      </w:r>
      <w:bookmarkStart w:id="135" w:name="_Toc168427242"/>
    </w:p>
    <w:p w14:paraId="7E712A5A"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bookmarkStart w:id="136" w:name="_Toc168819257"/>
      <w:bookmarkStart w:id="137" w:name="_Toc168640592"/>
      <w:bookmarkStart w:id="138" w:name="_Toc168640479"/>
      <w:bookmarkStart w:id="139" w:name="_Toc168640366"/>
      <w:r w:rsidRPr="008D2B13">
        <w:rPr>
          <w:rFonts w:ascii="Arial" w:eastAsia="Calibri" w:hAnsi="Arial" w:cs="Arial"/>
          <w:color w:val="000000"/>
          <w:kern w:val="0"/>
          <w:sz w:val="24"/>
          <w:szCs w:val="24"/>
          <w:lang w:val="en-ZA"/>
          <w14:ligatures w14:val="none"/>
        </w:rPr>
        <w:t>In this chapt</w:t>
      </w:r>
      <w:commentRangeStart w:id="140"/>
      <w:r w:rsidRPr="008D2B13">
        <w:rPr>
          <w:rFonts w:ascii="Arial" w:eastAsia="Calibri" w:hAnsi="Arial" w:cs="Arial"/>
          <w:color w:val="000000"/>
          <w:kern w:val="0"/>
          <w:sz w:val="24"/>
          <w:szCs w:val="24"/>
          <w:lang w:val="en-ZA"/>
          <w14:ligatures w14:val="none"/>
        </w:rPr>
        <w:t xml:space="preserve">er the   researcher </w:t>
      </w:r>
      <w:commentRangeEnd w:id="140"/>
      <w:r w:rsidR="004349EB">
        <w:rPr>
          <w:rStyle w:val="CommentReference"/>
        </w:rPr>
        <w:commentReference w:id="140"/>
      </w:r>
      <w:r w:rsidRPr="008D2B13">
        <w:rPr>
          <w:rFonts w:ascii="Arial" w:eastAsia="Calibri" w:hAnsi="Arial" w:cs="Arial"/>
          <w:color w:val="000000"/>
          <w:kern w:val="0"/>
          <w:sz w:val="24"/>
          <w:szCs w:val="24"/>
          <w:lang w:val="en-ZA"/>
          <w14:ligatures w14:val="none"/>
        </w:rPr>
        <w:t xml:space="preserve">examines some scholarly works that have been written about teenage pregnancy. It examines theories, and empirical evidence on teenage pregnancy's views, effects, and implications in a rural school. The literature review begins with worldwide teenage pregnancy and then focuses on South Africa. </w:t>
      </w:r>
      <w:bookmarkStart w:id="141" w:name="_Hlk167300174"/>
      <w:r w:rsidRPr="008D2B13">
        <w:rPr>
          <w:rFonts w:ascii="Arial" w:eastAsia="Calibri" w:hAnsi="Arial" w:cs="Arial"/>
          <w:color w:val="000000"/>
          <w:kern w:val="0"/>
          <w:sz w:val="24"/>
          <w:szCs w:val="24"/>
          <w:lang w:val="en-ZA"/>
          <w14:ligatures w14:val="none"/>
        </w:rPr>
        <w:t>Socio-cultural and economic variables impact teenage pregnancy rates, and education affects perspectives and consequences.</w:t>
      </w:r>
      <w:bookmarkEnd w:id="141"/>
      <w:r w:rsidRPr="008D2B13">
        <w:rPr>
          <w:rFonts w:ascii="Arial" w:eastAsia="Calibri" w:hAnsi="Arial" w:cs="Arial"/>
          <w:color w:val="000000"/>
          <w:kern w:val="0"/>
          <w:sz w:val="24"/>
          <w:szCs w:val="24"/>
          <w:lang w:val="en-ZA"/>
          <w14:ligatures w14:val="none"/>
        </w:rPr>
        <w:t xml:space="preserve"> This chapter critically reviews the literature to identify gaps and situate current research with the teenage pregnancy discourse.</w:t>
      </w:r>
      <w:bookmarkEnd w:id="135"/>
      <w:bookmarkEnd w:id="136"/>
      <w:bookmarkEnd w:id="137"/>
      <w:bookmarkEnd w:id="138"/>
      <w:bookmarkEnd w:id="139"/>
    </w:p>
    <w:p w14:paraId="5672C74A"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0C5440D2"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142" w:name="_Toc162079774"/>
      <w:bookmarkStart w:id="143" w:name="_Toc168640367"/>
      <w:bookmarkStart w:id="144" w:name="_Toc169025208"/>
      <w:r w:rsidRPr="008D2B13">
        <w:rPr>
          <w:rFonts w:ascii="Arial" w:eastAsia="Calibri" w:hAnsi="Arial" w:cs="Arial"/>
          <w:b/>
          <w:bCs/>
          <w:color w:val="000000"/>
          <w:kern w:val="0"/>
          <w:sz w:val="24"/>
          <w:szCs w:val="24"/>
          <w:lang w:val="en-ZA"/>
          <w14:ligatures w14:val="none"/>
        </w:rPr>
        <w:t>2.2 GLOBAL CONTEXT OF TEENAGE PREGNANCY</w:t>
      </w:r>
      <w:bookmarkEnd w:id="142"/>
      <w:bookmarkEnd w:id="143"/>
      <w:bookmarkEnd w:id="144"/>
    </w:p>
    <w:p w14:paraId="17477116"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145" w:name="_Toc162079775"/>
      <w:bookmarkStart w:id="146" w:name="_Toc168640368"/>
      <w:bookmarkStart w:id="147" w:name="_Toc169025209"/>
      <w:r w:rsidRPr="008D2B13">
        <w:rPr>
          <w:rFonts w:ascii="Arial" w:eastAsia="Calibri" w:hAnsi="Arial" w:cs="Arial"/>
          <w:b/>
          <w:bCs/>
          <w:color w:val="000000"/>
          <w:kern w:val="0"/>
          <w:sz w:val="24"/>
          <w:szCs w:val="24"/>
          <w:lang w:val="en-ZA"/>
          <w14:ligatures w14:val="none"/>
        </w:rPr>
        <w:t>2.2.1 Prevalence and Trends in Teenage Pregnancy Worldwide</w:t>
      </w:r>
      <w:bookmarkEnd w:id="145"/>
      <w:bookmarkEnd w:id="146"/>
      <w:bookmarkEnd w:id="147"/>
    </w:p>
    <w:p w14:paraId="2ACA26B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 pregnancy is a worldwide health issue. In impoverished countries, 21 million 15–19-year-olds become pregnant annually (WHO, 2020). Đorđević &amp; Rakić, (2020), adolescent birth rates are falling globally but rising in sub-Saharan Africa and South Asia. </w:t>
      </w:r>
      <w:commentRangeStart w:id="148"/>
      <w:r w:rsidRPr="008D2B13">
        <w:rPr>
          <w:rFonts w:ascii="Arial" w:eastAsia="Calibri" w:hAnsi="Arial" w:cs="Arial"/>
          <w:color w:val="000000"/>
          <w:kern w:val="0"/>
          <w:sz w:val="24"/>
          <w:szCs w:val="24"/>
          <w:lang w:val="en-ZA"/>
          <w14:ligatures w14:val="none"/>
        </w:rPr>
        <w:t xml:space="preserve">These numbers </w:t>
      </w:r>
      <w:commentRangeEnd w:id="148"/>
      <w:r w:rsidR="00FD32A8">
        <w:rPr>
          <w:rStyle w:val="CommentReference"/>
        </w:rPr>
        <w:commentReference w:id="148"/>
      </w:r>
      <w:r w:rsidRPr="008D2B13">
        <w:rPr>
          <w:rFonts w:ascii="Arial" w:eastAsia="Calibri" w:hAnsi="Arial" w:cs="Arial"/>
          <w:color w:val="000000"/>
          <w:kern w:val="0"/>
          <w:sz w:val="24"/>
          <w:szCs w:val="24"/>
          <w:lang w:val="en-ZA"/>
          <w14:ligatures w14:val="none"/>
        </w:rPr>
        <w:t>show how culture, education, social position, and reproductive health care affect teenage pregnancy.</w:t>
      </w:r>
    </w:p>
    <w:p w14:paraId="283B3C0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Regional teen pregnancy rates vary substantially. Teenage birth rates in Latin America, the Caribbean, and sub-Saharan Africa remain high despite sexual education and contraceptive services decreasing them in North America and Western Europe, according to Agyemang et al. (2019) The imbalance is driven by poverty, inadequate education, and cultural norms that encourage early marriage and children (Sharma et al., 2020). Regional differences show how socioeconomic and cultural variables affect teen pregnancy.</w:t>
      </w:r>
    </w:p>
    <w:p w14:paraId="0379B4D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Some countries have decreased teenage pregnancy with greater sexual education and contraception programmes. </w:t>
      </w:r>
      <w:commentRangeStart w:id="149"/>
      <w:r w:rsidRPr="008D2B13">
        <w:rPr>
          <w:rFonts w:ascii="Arial" w:eastAsia="Calibri" w:hAnsi="Arial" w:cs="Arial"/>
          <w:color w:val="000000"/>
          <w:kern w:val="0"/>
          <w:sz w:val="24"/>
          <w:szCs w:val="24"/>
          <w:lang w:val="en-ZA"/>
          <w14:ligatures w14:val="none"/>
        </w:rPr>
        <w:t xml:space="preserve">Adbale &amp; H, </w:t>
      </w:r>
      <w:commentRangeEnd w:id="149"/>
      <w:r w:rsidR="00715E89">
        <w:rPr>
          <w:rStyle w:val="CommentReference"/>
        </w:rPr>
        <w:commentReference w:id="149"/>
      </w:r>
      <w:r w:rsidRPr="008D2B13">
        <w:rPr>
          <w:rFonts w:ascii="Arial" w:eastAsia="Calibri" w:hAnsi="Arial" w:cs="Arial"/>
          <w:color w:val="000000"/>
          <w:kern w:val="0"/>
          <w:sz w:val="24"/>
          <w:szCs w:val="24"/>
          <w:lang w:val="en-ZA"/>
          <w14:ligatures w14:val="none"/>
        </w:rPr>
        <w:t xml:space="preserve">(2022) observed that delayed sexual engagement and greater contraceptive use among </w:t>
      </w:r>
      <w:commentRangeStart w:id="150"/>
      <w:r w:rsidRPr="008D2B13">
        <w:rPr>
          <w:rFonts w:ascii="Arial" w:eastAsia="Calibri" w:hAnsi="Arial" w:cs="Arial"/>
          <w:color w:val="000000"/>
          <w:kern w:val="0"/>
          <w:sz w:val="24"/>
          <w:szCs w:val="24"/>
          <w:lang w:val="en-ZA"/>
          <w14:ligatures w14:val="none"/>
        </w:rPr>
        <w:t xml:space="preserve">US </w:t>
      </w:r>
      <w:commentRangeEnd w:id="150"/>
      <w:r w:rsidR="00715E89">
        <w:rPr>
          <w:rStyle w:val="CommentReference"/>
        </w:rPr>
        <w:commentReference w:id="150"/>
      </w:r>
      <w:r w:rsidRPr="008D2B13">
        <w:rPr>
          <w:rFonts w:ascii="Arial" w:eastAsia="Calibri" w:hAnsi="Arial" w:cs="Arial"/>
          <w:color w:val="000000"/>
          <w:kern w:val="0"/>
          <w:sz w:val="24"/>
          <w:szCs w:val="24"/>
          <w:lang w:val="en-ZA"/>
          <w14:ligatures w14:val="none"/>
        </w:rPr>
        <w:t>sexually active teens reduced adolescent pregnancy rates. Baxter et al., (2021) concur that school-based health interventions teach teens about sexual and reproductive health. These data show that adolescent-specific interventions may reduce teenage pregnancy.</w:t>
      </w:r>
    </w:p>
    <w:p w14:paraId="6F1AE0E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generates long-term health and economic problems</w:t>
      </w:r>
      <w:commentRangeStart w:id="151"/>
      <w:r w:rsidRPr="008D2B13">
        <w:rPr>
          <w:rFonts w:ascii="Arial" w:eastAsia="Calibri" w:hAnsi="Arial" w:cs="Arial"/>
          <w:color w:val="000000"/>
          <w:kern w:val="0"/>
          <w:sz w:val="24"/>
          <w:szCs w:val="24"/>
          <w:lang w:val="en-ZA"/>
          <w14:ligatures w14:val="none"/>
        </w:rPr>
        <w:t>.</w:t>
      </w:r>
      <w:commentRangeEnd w:id="151"/>
      <w:r w:rsidR="00715E89">
        <w:rPr>
          <w:rStyle w:val="CommentReference"/>
        </w:rPr>
        <w:commentReference w:id="151"/>
      </w:r>
      <w:r w:rsidRPr="008D2B13">
        <w:rPr>
          <w:rFonts w:ascii="Arial" w:eastAsia="Calibri" w:hAnsi="Arial" w:cs="Arial"/>
          <w:color w:val="000000"/>
          <w:kern w:val="0"/>
          <w:sz w:val="24"/>
          <w:szCs w:val="24"/>
          <w:lang w:val="en-ZA"/>
          <w14:ligatures w14:val="none"/>
        </w:rPr>
        <w:t xml:space="preserve"> (Nemlioglu, 2019), teenage parents are more likely to live in poverty, drop out of school, and have limited job options, continuing a cycle of disadvantage. Health, early childhood development, and academic performance are also worse for teenage women' children (Lubis et al., 2022). These long-term impacts highlight the need for comprehensive teenage pregnancy prevention and mother-child support treatments.</w:t>
      </w:r>
    </w:p>
    <w:p w14:paraId="753337D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w:t>
      </w:r>
      <w:commentRangeStart w:id="152"/>
      <w:r w:rsidRPr="008D2B13">
        <w:rPr>
          <w:rFonts w:ascii="Arial" w:eastAsia="Calibri" w:hAnsi="Arial" w:cs="Arial"/>
          <w:color w:val="000000"/>
          <w:kern w:val="0"/>
          <w:sz w:val="24"/>
          <w:szCs w:val="24"/>
          <w:lang w:val="en-ZA"/>
          <w14:ligatures w14:val="none"/>
        </w:rPr>
        <w:t xml:space="preserve">study found </w:t>
      </w:r>
      <w:commentRangeEnd w:id="152"/>
      <w:r w:rsidR="006D5F7D">
        <w:rPr>
          <w:rStyle w:val="CommentReference"/>
        </w:rPr>
        <w:commentReference w:id="152"/>
      </w:r>
      <w:r w:rsidRPr="008D2B13">
        <w:rPr>
          <w:rFonts w:ascii="Arial" w:eastAsia="Calibri" w:hAnsi="Arial" w:cs="Arial"/>
          <w:color w:val="000000"/>
          <w:kern w:val="0"/>
          <w:sz w:val="24"/>
          <w:szCs w:val="24"/>
          <w:lang w:val="en-ZA"/>
          <w14:ligatures w14:val="none"/>
        </w:rPr>
        <w:t>that socioeconomic position, cultural norms, and access to education and health care complicate teenage pregnancy. Adolescent pregnancy rates have decreased in certain locations, while others need context-specific therapies. Education, healthcare, and social aid must be united to end teenage pregnancy worldwide.</w:t>
      </w:r>
    </w:p>
    <w:p w14:paraId="48F1196D"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53" w:name="_Toc162079776"/>
      <w:bookmarkStart w:id="154" w:name="_Toc168640369"/>
      <w:bookmarkStart w:id="155" w:name="_Toc169025210"/>
      <w:r w:rsidRPr="008D2B13">
        <w:rPr>
          <w:rFonts w:ascii="Arial" w:eastAsia="Calibri" w:hAnsi="Arial" w:cs="Arial"/>
          <w:b/>
          <w:kern w:val="0"/>
          <w:sz w:val="24"/>
          <w:szCs w:val="24"/>
          <w:lang w:val="en-ZA"/>
          <w14:ligatures w14:val="none"/>
        </w:rPr>
        <w:t>2.2.2 Sociocultural, Economic, and Health Implications of Teenage Pregnancy</w:t>
      </w:r>
      <w:bookmarkEnd w:id="153"/>
      <w:bookmarkEnd w:id="154"/>
      <w:bookmarkEnd w:id="155"/>
    </w:p>
    <w:p w14:paraId="3813F019" w14:textId="77777777" w:rsidR="008D2B13" w:rsidRPr="008D2B13" w:rsidRDefault="008D2B13" w:rsidP="008D2B13">
      <w:pPr>
        <w:keepNext/>
        <w:keepLines/>
        <w:spacing w:before="40" w:after="0" w:line="360" w:lineRule="auto"/>
        <w:jc w:val="both"/>
        <w:outlineLvl w:val="2"/>
        <w:rPr>
          <w:rFonts w:ascii="Arial" w:eastAsia="Calibri" w:hAnsi="Arial" w:cs="Arial"/>
          <w:bCs/>
          <w:kern w:val="0"/>
          <w:sz w:val="24"/>
          <w:szCs w:val="24"/>
          <w:lang w:val="en-ZA"/>
          <w14:ligatures w14:val="none"/>
        </w:rPr>
      </w:pPr>
      <w:bookmarkStart w:id="156" w:name="_Toc169025211"/>
      <w:commentRangeStart w:id="157"/>
      <w:r w:rsidRPr="008D2B13">
        <w:rPr>
          <w:rFonts w:ascii="Arial" w:eastAsia="Calibri" w:hAnsi="Arial" w:cs="Arial"/>
          <w:bCs/>
          <w:color w:val="000000"/>
          <w:kern w:val="0"/>
          <w:sz w:val="24"/>
          <w:szCs w:val="24"/>
          <w:lang w:val="en-ZA"/>
          <w14:ligatures w14:val="none"/>
        </w:rPr>
        <w:t>Teen pregnancy affects society and business beyond health. Adolescent women, their children, families, communities, and society are impacted.</w:t>
      </w:r>
      <w:bookmarkEnd w:id="156"/>
      <w:commentRangeEnd w:id="157"/>
      <w:r w:rsidR="006D5F7D">
        <w:rPr>
          <w:rStyle w:val="CommentReference"/>
        </w:rPr>
        <w:commentReference w:id="157"/>
      </w:r>
    </w:p>
    <w:p w14:paraId="6FEEC33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 pregnancy frequently promotes social shame and isolation. Bhatti, (2023) underlines the negative social stigma of teenage pregnancy in many cultures, which may marginalise and isolate young mothers. </w:t>
      </w:r>
      <w:commentRangeStart w:id="158"/>
      <w:r w:rsidRPr="008D2B13">
        <w:rPr>
          <w:rFonts w:ascii="Arial" w:eastAsia="Calibri" w:hAnsi="Arial" w:cs="Arial"/>
          <w:color w:val="000000"/>
          <w:kern w:val="0"/>
          <w:sz w:val="24"/>
          <w:szCs w:val="24"/>
          <w:lang w:val="en-ZA"/>
          <w14:ligatures w14:val="none"/>
        </w:rPr>
        <w:t>This stigma harms these teenagers' mental health, social integration, and support networks</w:t>
      </w:r>
      <w:commentRangeEnd w:id="158"/>
      <w:r w:rsidR="00976A18">
        <w:rPr>
          <w:rStyle w:val="CommentReference"/>
        </w:rPr>
        <w:commentReference w:id="158"/>
      </w:r>
      <w:r w:rsidRPr="008D2B13">
        <w:rPr>
          <w:rFonts w:ascii="Arial" w:eastAsia="Calibri" w:hAnsi="Arial" w:cs="Arial"/>
          <w:color w:val="000000"/>
          <w:kern w:val="0"/>
          <w:sz w:val="24"/>
          <w:szCs w:val="24"/>
          <w:lang w:val="en-ZA"/>
          <w14:ligatures w14:val="none"/>
        </w:rPr>
        <w:t>. Riyanti et al., (2023) propose that early childbirth may be normalised in certain cultures, particularly those with high adolescent pregnancy rates, which may lessen shame yet prolong the cycle.</w:t>
      </w:r>
    </w:p>
    <w:p w14:paraId="35C4613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 pregnancy typically harms the mother and </w:t>
      </w:r>
      <w:commentRangeStart w:id="159"/>
      <w:r w:rsidRPr="008D2B13">
        <w:rPr>
          <w:rFonts w:ascii="Arial" w:eastAsia="Calibri" w:hAnsi="Arial" w:cs="Arial"/>
          <w:color w:val="000000"/>
          <w:kern w:val="0"/>
          <w:sz w:val="24"/>
          <w:szCs w:val="24"/>
          <w:lang w:val="en-ZA"/>
          <w14:ligatures w14:val="none"/>
        </w:rPr>
        <w:t>kid</w:t>
      </w:r>
      <w:commentRangeEnd w:id="159"/>
      <w:r w:rsidR="00976A18">
        <w:rPr>
          <w:rStyle w:val="CommentReference"/>
        </w:rPr>
        <w:commentReference w:id="159"/>
      </w:r>
      <w:r w:rsidRPr="008D2B13">
        <w:rPr>
          <w:rFonts w:ascii="Arial" w:eastAsia="Calibri" w:hAnsi="Arial" w:cs="Arial"/>
          <w:color w:val="000000"/>
          <w:kern w:val="0"/>
          <w:sz w:val="24"/>
          <w:szCs w:val="24"/>
          <w:lang w:val="en-ZA"/>
          <w14:ligatures w14:val="none"/>
        </w:rPr>
        <w:t xml:space="preserve"> financially. Gautam, (2020) revealed that adolescent moms are more likely to struggle economically and stay in lower socioeconomic classes. Job uncertainty and education disruptions promote poverty. Thomas (2019) found that children of teenage mothers are more likely to suffer economically and intellectually, prolonging poverty.</w:t>
      </w:r>
    </w:p>
    <w:p w14:paraId="49D31AA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is harmful to mother and kid. Kgosiemang &amp; Motzafi-Haller (2021) link teen pregnancy to preterm delivery and poor birth weight, which increase infant mortality. According to Carmona et al. (2020), teenage moms are more prone to suffer anxiety and sadness, which may harm both mother and child.</w:t>
      </w:r>
    </w:p>
    <w:p w14:paraId="42B1788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Socioeconomic and health issues interact complexly and contextually. In some cultures, accepting teenage pregnancy may reduce psychological pain but not economic hardship. Adolescent mothers in stigmatised communities may suffer financially and physically due to social isolation.</w:t>
      </w:r>
    </w:p>
    <w:p w14:paraId="2D6A2F1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Synthesising viewpoints shows that adolescent pregnancy's effects are interconnected and cannot be handled separately. The social norms that stigmatise and normalise teenage pregnancy, the economic barriers that restrict young mothers' chances, and the health difficulties connected with adolescent delivery must be addressed comprehensively to find answers. An all-encompassing approach is needed to stop adolescent pregnancy and its effects.</w:t>
      </w:r>
    </w:p>
    <w:p w14:paraId="5D9E0B0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60" w:name="_Toc162079777"/>
      <w:bookmarkStart w:id="161" w:name="_Toc168640370"/>
      <w:bookmarkStart w:id="162" w:name="_Toc169025212"/>
      <w:r w:rsidRPr="008D2B13">
        <w:rPr>
          <w:rFonts w:ascii="Arial" w:eastAsia="Calibri" w:hAnsi="Arial" w:cs="Arial"/>
          <w:b/>
          <w:kern w:val="0"/>
          <w:sz w:val="24"/>
          <w:szCs w:val="24"/>
          <w:lang w:val="en-ZA"/>
          <w14:ligatures w14:val="none"/>
        </w:rPr>
        <w:t xml:space="preserve">2.2.3 Comparative Analysis of Teenage Pregnancy in Developed </w:t>
      </w:r>
      <w:commentRangeStart w:id="163"/>
      <w:r w:rsidRPr="008D2B13">
        <w:rPr>
          <w:rFonts w:ascii="Arial" w:eastAsia="Calibri" w:hAnsi="Arial" w:cs="Arial"/>
          <w:b/>
          <w:kern w:val="0"/>
          <w:sz w:val="24"/>
          <w:szCs w:val="24"/>
          <w:lang w:val="en-ZA"/>
          <w14:ligatures w14:val="none"/>
        </w:rPr>
        <w:t xml:space="preserve">vs. </w:t>
      </w:r>
      <w:commentRangeEnd w:id="163"/>
      <w:r w:rsidR="00DA44A2">
        <w:rPr>
          <w:rStyle w:val="CommentReference"/>
        </w:rPr>
        <w:commentReference w:id="163"/>
      </w:r>
      <w:r w:rsidRPr="008D2B13">
        <w:rPr>
          <w:rFonts w:ascii="Arial" w:eastAsia="Calibri" w:hAnsi="Arial" w:cs="Arial"/>
          <w:b/>
          <w:kern w:val="0"/>
          <w:sz w:val="24"/>
          <w:szCs w:val="24"/>
          <w:lang w:val="en-ZA"/>
          <w14:ligatures w14:val="none"/>
        </w:rPr>
        <w:t>Developing Countries</w:t>
      </w:r>
      <w:bookmarkEnd w:id="160"/>
      <w:bookmarkEnd w:id="161"/>
      <w:bookmarkEnd w:id="162"/>
    </w:p>
    <w:p w14:paraId="42ACAC6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164"/>
      <w:r w:rsidRPr="008D2B13">
        <w:rPr>
          <w:rFonts w:ascii="Arial" w:eastAsia="Calibri" w:hAnsi="Arial" w:cs="Arial"/>
          <w:color w:val="000000"/>
          <w:kern w:val="0"/>
          <w:sz w:val="24"/>
          <w:szCs w:val="24"/>
          <w:lang w:val="en-ZA"/>
          <w14:ligatures w14:val="none"/>
        </w:rPr>
        <w:t>Socioeconomic, cultural, and health factors affect adolescent pregnancy in developed and developing nations. Understanding these differences is essential to creating tailored programmes to suit teens' particular needs.</w:t>
      </w:r>
      <w:commentRangeEnd w:id="164"/>
      <w:r w:rsidR="00DA44A2">
        <w:rPr>
          <w:rStyle w:val="CommentReference"/>
        </w:rPr>
        <w:commentReference w:id="164"/>
      </w:r>
    </w:p>
    <w:p w14:paraId="755F888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Sex education, readily accessible contraceptives, and social shifts towards later childbearing have reduced adolescent pregnancy rates in industrialised nations for decades. These trends are due to better contraception and sexual health education, according to Mohr et al. (2019). Family planning and education activities for teenagers have reduced US teen pregnancies (Adhena &amp; Fikre, 2023) Cultural traditions, education, and poverty remain relevant in many nations due to racial and social inequalities</w:t>
      </w:r>
      <w:commentRangeStart w:id="165"/>
      <w:r w:rsidRPr="008D2B13">
        <w:rPr>
          <w:rFonts w:ascii="Arial" w:eastAsia="Calibri" w:hAnsi="Arial" w:cs="Arial"/>
          <w:color w:val="000000"/>
          <w:kern w:val="0"/>
          <w:sz w:val="24"/>
          <w:szCs w:val="24"/>
          <w:lang w:val="en-ZA"/>
          <w14:ligatures w14:val="none"/>
        </w:rPr>
        <w:t>. (2022, Saani).</w:t>
      </w:r>
      <w:commentRangeEnd w:id="165"/>
      <w:r w:rsidR="000D64B2">
        <w:rPr>
          <w:rStyle w:val="CommentReference"/>
        </w:rPr>
        <w:commentReference w:id="165"/>
      </w:r>
    </w:p>
    <w:p w14:paraId="6D05359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Early marriage limited sexual and reproductive healthcare, lesser female education, and strongly ingrained socio-cultural norms increase adolescent pregnancy rates in some underdeveloped nations. According to Wulandari et al. (2023), sub-Saharan Africa's cultural support of early marriage and motherhood increases teenage pregnancy rates. According to Nkosi </w:t>
      </w:r>
      <w:commentRangeStart w:id="166"/>
      <w:r w:rsidRPr="008D2B13">
        <w:rPr>
          <w:rFonts w:ascii="Arial" w:eastAsia="Calibri" w:hAnsi="Arial" w:cs="Arial"/>
          <w:color w:val="000000"/>
          <w:kern w:val="0"/>
          <w:sz w:val="24"/>
          <w:szCs w:val="24"/>
          <w:lang w:val="en-ZA"/>
          <w14:ligatures w14:val="none"/>
        </w:rPr>
        <w:t>&amp;</w:t>
      </w:r>
      <w:commentRangeEnd w:id="166"/>
      <w:r w:rsidR="00AB4AD6">
        <w:rPr>
          <w:rStyle w:val="CommentReference"/>
        </w:rPr>
        <w:commentReference w:id="166"/>
      </w:r>
      <w:r w:rsidRPr="008D2B13">
        <w:rPr>
          <w:rFonts w:ascii="Arial" w:eastAsia="Calibri" w:hAnsi="Arial" w:cs="Arial"/>
          <w:color w:val="000000"/>
          <w:kern w:val="0"/>
          <w:sz w:val="24"/>
          <w:szCs w:val="24"/>
          <w:lang w:val="en-ZA"/>
          <w14:ligatures w14:val="none"/>
        </w:rPr>
        <w:t xml:space="preserve"> Pretorius (2019), poverty, inadequate education, and limited contraceptive availability increase the likelihood of adolescent pregnancies, trapping young women and their children in a cycle of poverty and limited life prospects.</w:t>
      </w:r>
    </w:p>
    <w:p w14:paraId="7BE716C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Poor and rich nations have varied adolescent pregnancy health implications. Researcher’s Đorđević and Rakić (2020) found that teens in developing countries are more likely to have maternal problems like pre-eclampsia, eclampsia, and systemic illnesses because their countries </w:t>
      </w:r>
      <w:commentRangeStart w:id="167"/>
      <w:r w:rsidRPr="008D2B13">
        <w:rPr>
          <w:rFonts w:ascii="Arial" w:eastAsia="Calibri" w:hAnsi="Arial" w:cs="Arial"/>
          <w:color w:val="000000"/>
          <w:kern w:val="0"/>
          <w:sz w:val="24"/>
          <w:szCs w:val="24"/>
          <w:lang w:val="en-ZA"/>
          <w14:ligatures w14:val="none"/>
        </w:rPr>
        <w:t>don't</w:t>
      </w:r>
      <w:commentRangeEnd w:id="167"/>
      <w:r w:rsidR="00AB4AD6">
        <w:rPr>
          <w:rStyle w:val="CommentReference"/>
        </w:rPr>
        <w:commentReference w:id="167"/>
      </w:r>
      <w:r w:rsidRPr="008D2B13">
        <w:rPr>
          <w:rFonts w:ascii="Arial" w:eastAsia="Calibri" w:hAnsi="Arial" w:cs="Arial"/>
          <w:color w:val="000000"/>
          <w:kern w:val="0"/>
          <w:sz w:val="24"/>
          <w:szCs w:val="24"/>
          <w:lang w:val="en-ZA"/>
          <w14:ligatures w14:val="none"/>
        </w:rPr>
        <w:t xml:space="preserve"> have as good of healthcare facilities. But developed countries with better health care systems can control the health risks of teen pregnancies, which lowers the death and illness rates of both mothers and babies (Sharma et al., 2020).</w:t>
      </w:r>
    </w:p>
    <w:p w14:paraId="6B61165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Economic and educational factors separate established and rising environments. Social safety nets and support systems may assist industrialised teenage parents overcome economic and educational challenges. (Adbale </w:t>
      </w:r>
      <w:r w:rsidRPr="00AB4AD6">
        <w:rPr>
          <w:rFonts w:ascii="Arial" w:eastAsia="Calibri" w:hAnsi="Arial" w:cs="Arial"/>
          <w:color w:val="000000"/>
          <w:kern w:val="0"/>
          <w:sz w:val="24"/>
          <w:szCs w:val="24"/>
          <w:highlight w:val="yellow"/>
          <w:lang w:val="en-ZA"/>
          <w14:ligatures w14:val="none"/>
          <w:rPrChange w:id="168" w:author="External Examiner" w:date="2024-06-12T16:33:00Z">
            <w:rPr>
              <w:rFonts w:ascii="Arial" w:eastAsia="Calibri" w:hAnsi="Arial" w:cs="Arial"/>
              <w:color w:val="000000"/>
              <w:kern w:val="0"/>
              <w:sz w:val="24"/>
              <w:szCs w:val="24"/>
              <w:lang w:val="en-ZA"/>
              <w14:ligatures w14:val="none"/>
            </w:rPr>
          </w:rPrChange>
        </w:rPr>
        <w:t>&amp; H</w:t>
      </w:r>
      <w:r w:rsidRPr="008D2B13">
        <w:rPr>
          <w:rFonts w:ascii="Arial" w:eastAsia="Calibri" w:hAnsi="Arial" w:cs="Arial"/>
          <w:color w:val="000000"/>
          <w:kern w:val="0"/>
          <w:sz w:val="24"/>
          <w:szCs w:val="24"/>
          <w:lang w:val="en-ZA"/>
          <w14:ligatures w14:val="none"/>
        </w:rPr>
        <w:t>, 2022) examine interventions that enable teen mother’s complete education and find jobs. Many impoverished nations lack or severely limit such support mechanisms, leaving young women with little options to overcome early pregnancy's economic and educational disadvantages (Baxter et al., 2021).</w:t>
      </w:r>
    </w:p>
    <w:p w14:paraId="63176B20" w14:textId="082E347B"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 country's socio-economic, cultural, health, and education systems affect teenage pregnancy, according to this comparative study. Though wealthier nations have reduced teenage pregnancy, developing countries have a variety of challenges that need comprehensive, culturally appropriate, and lasting solutions. Sharing knowledge, best practices, and resources to aid teenagers in different cultures and locations must narrow this gap internationally.</w:t>
      </w:r>
    </w:p>
    <w:p w14:paraId="1475982C"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169" w:name="_Toc162079778"/>
      <w:bookmarkStart w:id="170" w:name="_Toc168640371"/>
      <w:bookmarkStart w:id="171" w:name="_Toc169025213"/>
      <w:r w:rsidRPr="008D2B13">
        <w:rPr>
          <w:rFonts w:ascii="Arial" w:eastAsia="Calibri" w:hAnsi="Arial" w:cs="Arial"/>
          <w:b/>
          <w:bCs/>
          <w:color w:val="000000"/>
          <w:kern w:val="0"/>
          <w:sz w:val="24"/>
          <w:szCs w:val="24"/>
          <w:lang w:val="en-ZA"/>
          <w14:ligatures w14:val="none"/>
        </w:rPr>
        <w:t>2.3 TEENAGE PREGNANCY IN AFRICA</w:t>
      </w:r>
      <w:bookmarkEnd w:id="169"/>
      <w:bookmarkEnd w:id="170"/>
      <w:bookmarkEnd w:id="171"/>
    </w:p>
    <w:p w14:paraId="7E5B98E3" w14:textId="77777777" w:rsidR="008D2B13" w:rsidRPr="008D2B13" w:rsidRDefault="008D2B13" w:rsidP="008D2B13">
      <w:pPr>
        <w:spacing w:line="360" w:lineRule="auto"/>
        <w:jc w:val="both"/>
        <w:outlineLvl w:val="2"/>
        <w:rPr>
          <w:rFonts w:ascii="Arial" w:eastAsia="Calibri" w:hAnsi="Arial" w:cs="Arial"/>
          <w:b/>
          <w:bCs/>
          <w:color w:val="000000"/>
          <w:kern w:val="0"/>
          <w:sz w:val="24"/>
          <w:szCs w:val="24"/>
          <w:lang w:val="en-ZA"/>
          <w14:ligatures w14:val="none"/>
        </w:rPr>
      </w:pPr>
      <w:bookmarkStart w:id="172" w:name="_Toc162079779"/>
      <w:bookmarkStart w:id="173" w:name="_Toc168640372"/>
      <w:bookmarkStart w:id="174" w:name="_Toc169025214"/>
      <w:r w:rsidRPr="008D2B13">
        <w:rPr>
          <w:rFonts w:ascii="Arial" w:eastAsia="Calibri" w:hAnsi="Arial" w:cs="Arial"/>
          <w:b/>
          <w:bCs/>
          <w:color w:val="000000"/>
          <w:kern w:val="0"/>
          <w:sz w:val="24"/>
          <w:szCs w:val="24"/>
          <w:lang w:val="en-ZA"/>
          <w14:ligatures w14:val="none"/>
        </w:rPr>
        <w:t>2.3.1 Overview of Teenage Pregnancy Rates Across the African Continent</w:t>
      </w:r>
      <w:bookmarkEnd w:id="172"/>
      <w:bookmarkEnd w:id="173"/>
      <w:bookmarkEnd w:id="174"/>
    </w:p>
    <w:p w14:paraId="1B05328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is a serious public health concern in Africa, differing by region and nation. Cultural norms, education, reproductive health care, and socioeconomic status all influence this diversity.</w:t>
      </w:r>
    </w:p>
    <w:p w14:paraId="31712F4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Nemlioglu (2019) found significant teenage pregnancy rates in Sub-Saharan Africa. Lubis et al. (2022) concur that early marriage, sexual assault, and lack of contraception increase teenage pregnancy rates. Bhatti (2023) investigates individual African nations and finds that although some have decreased adolescent pregnancy rates via focused measures, others struggle owing to cultural norms and poor health care.</w:t>
      </w:r>
    </w:p>
    <w:p w14:paraId="5E2E96E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African adolescents' pregnancy rates depend on family income. Poor locations have less schools and jobs, thus young females are more likely to become pregnant, report Riyanti et al. (2023). Gautam (2020) believes low-income teenagers and young people are more likely to get pregnant.</w:t>
      </w:r>
    </w:p>
    <w:p w14:paraId="3C5FB79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Cultural norms impact European teen pregnancy rates. Thomas (2019) believes sexually and reproductive health taboos in many African nations make it tougher for youth to receive aid and understanding. According to Kgosiemang and Motzafi-Haller (2021), this culture promotes early marriage and delivery, which keeps teenagers pregnant.</w:t>
      </w:r>
    </w:p>
    <w:p w14:paraId="3F12107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Several studies show that education reduces adolescent pregnancy. Carmona et al. (2020) found a substantial negative association between educational attainment and adolescent pregnancies, indicating that education enables young women to make educated reproductive decisions. According to Mohr et al. (2019), school-based sexual and reproductive health education may reduce teenage pregnancies.</w:t>
      </w:r>
    </w:p>
    <w:p w14:paraId="71869017" w14:textId="3BB9BE65"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Equally important is reproductive health care accessibility. Lack of qualified health professionals, privacy and confidentiality issues, and contraceptive supplies make adolescent-friendly health care problematic in many African nations (Adhena &amp; Fikre, 2023). These obstacles must be removed to assist youth choose sexual health and reduce adolescent pregnancy.</w:t>
      </w:r>
    </w:p>
    <w:p w14:paraId="5252BBD0"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75" w:name="_Toc162079780"/>
      <w:bookmarkStart w:id="176" w:name="_Toc168640373"/>
      <w:bookmarkStart w:id="177" w:name="_Toc169025215"/>
      <w:r w:rsidRPr="008D2B13">
        <w:rPr>
          <w:rFonts w:ascii="Arial" w:eastAsia="Calibri" w:hAnsi="Arial" w:cs="Arial"/>
          <w:b/>
          <w:kern w:val="0"/>
          <w:sz w:val="24"/>
          <w:szCs w:val="24"/>
          <w:lang w:val="en-ZA"/>
          <w14:ligatures w14:val="none"/>
        </w:rPr>
        <w:t>2.3.2 Factors Contributing to Teenage Pregnancy in African Contexts</w:t>
      </w:r>
      <w:bookmarkEnd w:id="175"/>
      <w:bookmarkEnd w:id="176"/>
      <w:bookmarkEnd w:id="177"/>
    </w:p>
    <w:p w14:paraId="4AFC0556" w14:textId="77777777" w:rsidR="008D2B13" w:rsidRPr="008D2B13" w:rsidRDefault="008D2B13" w:rsidP="008D2B13">
      <w:pPr>
        <w:keepNext/>
        <w:keepLines/>
        <w:spacing w:before="40" w:after="0" w:line="360" w:lineRule="auto"/>
        <w:jc w:val="both"/>
        <w:outlineLvl w:val="3"/>
        <w:rPr>
          <w:rFonts w:ascii="Arial" w:eastAsia="Calibri" w:hAnsi="Arial" w:cs="Arial"/>
          <w:b/>
          <w:kern w:val="0"/>
          <w:sz w:val="24"/>
          <w:szCs w:val="24"/>
          <w:lang w:val="en-ZA"/>
          <w14:ligatures w14:val="none"/>
        </w:rPr>
      </w:pPr>
      <w:r w:rsidRPr="008D2B13">
        <w:rPr>
          <w:rFonts w:ascii="Arial" w:eastAsia="Calibri" w:hAnsi="Arial" w:cs="Arial"/>
          <w:b/>
          <w:kern w:val="0"/>
          <w:sz w:val="24"/>
          <w:szCs w:val="24"/>
          <w:lang w:val="en-ZA"/>
          <w14:ligatures w14:val="none"/>
        </w:rPr>
        <w:t>2.3.2.1 Cultural Practices and Beliefs</w:t>
      </w:r>
    </w:p>
    <w:p w14:paraId="416587D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Cultural norms strongly influence African teen pregnancy. In many African nations, cultural norms and traditional habits affect youth' sexuality and reproductive health. Introduction events may educate kids about sexuality, but they can also promote misinformation that might lead to dangerous sexual activity, according to Gautam (2020). Indongo (2020) states that certain cultures encourage early sexual connections, which increases adolescent pregnancy.</w:t>
      </w:r>
    </w:p>
    <w:p w14:paraId="6F19F80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African nations' tradition of child marriage and engagement before marriage also increases adolescent pregnancy. According to Sholihah et al. (2021), Ethiopian females marry early for cultural and economic reasons. Thus, many females become mothers before they turn 18. Thawal et al. (2021) observed that cultural norms that emphasise family status and money above girls' health and safety may lead to early marriage and adolescent pregnancy.</w:t>
      </w:r>
    </w:p>
    <w:p w14:paraId="524D477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Gender and power relations affect partnerships. Many African nations don't provide girls and women sexual health rights. Madzamba (2022) states that patriarchal norms that favour male demands and authority may lead to coerced sexual practices and restricted birth control usage, which increases the chance of unwanted births in young women.</w:t>
      </w:r>
    </w:p>
    <w:p w14:paraId="79BA695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Cultural norms and ideas might be challenging, but they can also shift. According to Beyene et al. (2022), education, economic growth, and globalisation may modify cultural norms. Adaptability illustrates that African teenage pregnancy prevention strategies can empower young women and enhance their reproductive health knowledge and services within cultural contexts.</w:t>
      </w:r>
    </w:p>
    <w:p w14:paraId="7F67ACF4"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 xml:space="preserve">2.3.2.2 </w:t>
      </w:r>
      <w:commentRangeStart w:id="178"/>
      <w:r w:rsidRPr="008D2B13">
        <w:rPr>
          <w:rFonts w:ascii="Arial" w:eastAsia="Calibri" w:hAnsi="Arial" w:cs="Arial"/>
          <w:b/>
          <w:bCs/>
          <w:kern w:val="0"/>
          <w:sz w:val="24"/>
          <w:szCs w:val="24"/>
          <w:lang w:val="en-ZA"/>
          <w14:ligatures w14:val="none"/>
        </w:rPr>
        <w:t>Educational Barriers</w:t>
      </w:r>
      <w:commentRangeEnd w:id="178"/>
      <w:r w:rsidR="00AB4AD6">
        <w:rPr>
          <w:rStyle w:val="CommentReference"/>
        </w:rPr>
        <w:commentReference w:id="178"/>
      </w:r>
    </w:p>
    <w:p w14:paraId="47630D2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179"/>
      <w:r w:rsidRPr="008D2B13">
        <w:rPr>
          <w:rFonts w:ascii="Arial" w:eastAsia="Calibri" w:hAnsi="Arial" w:cs="Arial"/>
          <w:color w:val="000000"/>
          <w:kern w:val="0"/>
          <w:sz w:val="24"/>
          <w:szCs w:val="24"/>
          <w:lang w:val="en-ZA"/>
          <w14:ligatures w14:val="none"/>
        </w:rPr>
        <w:t>African teenage pregnancy is also caused by educational barriers. Lack of access, low quality education, and school dropout due to pregnancy continue the cycle of education and adolescent pregnancy.</w:t>
      </w:r>
      <w:commentRangeEnd w:id="179"/>
      <w:r w:rsidR="00F233FF">
        <w:rPr>
          <w:rStyle w:val="CommentReference"/>
        </w:rPr>
        <w:commentReference w:id="179"/>
      </w:r>
    </w:p>
    <w:p w14:paraId="3DFC0BB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High adolescent pregnancy rates are linked to poor education, particularly for rural and underprivileged females. As Pickard, (2019) note, low educational chances reduce young women's economic prospects and make them more prone to early motherhood, which is typically seen as a last resort in the lack of other employment options. Beyene et al., (2022) agree, arguing that education delays sexual beginning and improves teenage contraception understanding and usage.</w:t>
      </w:r>
    </w:p>
    <w:p w14:paraId="0959A1E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School sexual and reproductive health education quality and content are very important. Madzamba, (2022) note that sexual education in many African nations is poor or moralistic, </w:t>
      </w:r>
      <w:commentRangeStart w:id="180"/>
      <w:r w:rsidRPr="008D2B13">
        <w:rPr>
          <w:rFonts w:ascii="Arial" w:eastAsia="Calibri" w:hAnsi="Arial" w:cs="Arial"/>
          <w:color w:val="000000"/>
          <w:kern w:val="0"/>
          <w:sz w:val="24"/>
          <w:szCs w:val="24"/>
          <w:lang w:val="en-ZA"/>
          <w14:ligatures w14:val="none"/>
        </w:rPr>
        <w:t>failing to meet teenagers' practical requirements. According to Thawal et al., (2021), this inadequacy and cultural taboos for sexuality talks leave many young people unable to make educated sexual health choices.</w:t>
      </w:r>
    </w:p>
    <w:p w14:paraId="4EA4E68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stigma leads to dropout, prolonging poverty and limiting young parents' life opportunities. According to Beyene et al. (2022), teenage pregnancy-related school dropout has long-term impacts on the child's well-being and the mother's education and economic prospects.</w:t>
      </w:r>
      <w:commentRangeEnd w:id="180"/>
      <w:r w:rsidR="008E68D7">
        <w:rPr>
          <w:rStyle w:val="CommentReference"/>
        </w:rPr>
        <w:commentReference w:id="180"/>
      </w:r>
    </w:p>
    <w:p w14:paraId="272C60B9"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2.3.2.3 Economic Challenges</w:t>
      </w:r>
    </w:p>
    <w:p w14:paraId="6C875BF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in Africa is driven by poverty, which increases the risk of early delivery. Economic disparity and lack of opportunity exacerbate teen pregnancy. Pickard (2019) states that economic inequality impacts education and health care, which influence teenage pregnancy rates. According to Beyene et al. (2022), low-income youths may use transactional sex to survive, increasing their chance of early pregnancy.</w:t>
      </w:r>
    </w:p>
    <w:p w14:paraId="1FE00CD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Madzamba (2022) suggests that cultural incentives like bride price may encourage early marriage and children in many African cultures. Rural places with little economic possibilities and traditions emphasise this economic factor. Thwala et al. (2021) report that teenage parents drop out of school and have limited economic prospects, perpetuating poverty.</w:t>
      </w:r>
    </w:p>
    <w:p w14:paraId="715A571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181"/>
      <w:r w:rsidRPr="008D2B13">
        <w:rPr>
          <w:rFonts w:ascii="Arial" w:eastAsia="Calibri" w:hAnsi="Arial" w:cs="Arial"/>
          <w:color w:val="000000"/>
          <w:kern w:val="0"/>
          <w:sz w:val="24"/>
          <w:szCs w:val="24"/>
          <w:lang w:val="en-ZA"/>
          <w14:ligatures w14:val="none"/>
        </w:rPr>
        <w:t>Adolescent pregnancy economic issues need education, social protection, and economic empowerment beyond health. These programmes must educate and train youth, particularly females, to avoid early marriage and childbirth and enhance economic prospects</w:t>
      </w:r>
      <w:commentRangeEnd w:id="181"/>
      <w:r w:rsidR="00D803A0">
        <w:rPr>
          <w:rStyle w:val="CommentReference"/>
        </w:rPr>
        <w:commentReference w:id="181"/>
      </w:r>
      <w:r w:rsidRPr="008D2B13">
        <w:rPr>
          <w:rFonts w:ascii="Arial" w:eastAsia="Calibri" w:hAnsi="Arial" w:cs="Arial"/>
          <w:color w:val="000000"/>
          <w:kern w:val="0"/>
          <w:sz w:val="24"/>
          <w:szCs w:val="24"/>
          <w:lang w:val="en-ZA"/>
          <w14:ligatures w14:val="none"/>
        </w:rPr>
        <w:t>.</w:t>
      </w:r>
    </w:p>
    <w:p w14:paraId="31CD1C20"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2.3.2.4 Health Care Access and Quality</w:t>
      </w:r>
    </w:p>
    <w:p w14:paraId="24BCC5C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Quality and accessibility of health care are crucial to minimising teenage pregnancy in Africa. Access to teen-friendly reproductive health care may help teenagers prevent unexpected births</w:t>
      </w:r>
      <w:commentRangeStart w:id="182"/>
      <w:r w:rsidRPr="008D2B13">
        <w:rPr>
          <w:rFonts w:ascii="Arial" w:eastAsia="Calibri" w:hAnsi="Arial" w:cs="Arial"/>
          <w:color w:val="000000"/>
          <w:kern w:val="0"/>
          <w:sz w:val="24"/>
          <w:szCs w:val="24"/>
          <w:lang w:val="en-ZA"/>
          <w14:ligatures w14:val="none"/>
        </w:rPr>
        <w:t xml:space="preserve">. (Sholihah et al., 2021) claim </w:t>
      </w:r>
      <w:commentRangeEnd w:id="182"/>
      <w:r w:rsidR="00D803A0">
        <w:rPr>
          <w:rStyle w:val="CommentReference"/>
        </w:rPr>
        <w:commentReference w:id="182"/>
      </w:r>
      <w:r w:rsidRPr="008D2B13">
        <w:rPr>
          <w:rFonts w:ascii="Arial" w:eastAsia="Calibri" w:hAnsi="Arial" w:cs="Arial"/>
          <w:color w:val="000000"/>
          <w:kern w:val="0"/>
          <w:sz w:val="24"/>
          <w:szCs w:val="24"/>
          <w:lang w:val="en-ZA"/>
          <w14:ligatures w14:val="none"/>
        </w:rPr>
        <w:t>embarrassment, a lack of privacy, and clinicians who don't like youth having sexual interactions prevent many African teens from accessing reproductive health treatments. Structure problems like the distance to health facilities, the cost of services, and the lack of services specifically made for young people make these problems even worse.</w:t>
      </w:r>
    </w:p>
    <w:p w14:paraId="78FC281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Health care quality matters too. Indongo, (2020) claim youths typically get poor health care when they can. Teens may not have access to birth control or accurate information. This issue is worse in isolated areas with few health facilities and workers. Gautam, (2020) found that teenagers require easy-to-access health care that recognise and respect their rights and needs.</w:t>
      </w:r>
    </w:p>
    <w:p w14:paraId="48166B5E" w14:textId="5FC9F6EA"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183"/>
      <w:r w:rsidRPr="008D2B13">
        <w:rPr>
          <w:rFonts w:ascii="Arial" w:eastAsia="Calibri" w:hAnsi="Arial" w:cs="Arial"/>
          <w:color w:val="000000"/>
          <w:kern w:val="0"/>
          <w:sz w:val="24"/>
          <w:szCs w:val="24"/>
          <w:lang w:val="en-ZA"/>
          <w14:ligatures w14:val="none"/>
        </w:rPr>
        <w:t xml:space="preserve">We must address </w:t>
      </w:r>
      <w:commentRangeEnd w:id="183"/>
      <w:r w:rsidR="00D803A0">
        <w:rPr>
          <w:rStyle w:val="CommentReference"/>
        </w:rPr>
        <w:commentReference w:id="183"/>
      </w:r>
      <w:r w:rsidRPr="008D2B13">
        <w:rPr>
          <w:rFonts w:ascii="Arial" w:eastAsia="Calibri" w:hAnsi="Arial" w:cs="Arial"/>
          <w:color w:val="000000"/>
          <w:kern w:val="0"/>
          <w:sz w:val="24"/>
          <w:szCs w:val="24"/>
          <w:lang w:val="en-ZA"/>
          <w14:ligatures w14:val="none"/>
        </w:rPr>
        <w:t>practical and emotional barriers to adolescent healthcare to improve access. This involves training healthcare personnel how to give non-judgmental, private treatments, providing multiple birth control options, and welcoming young people seeking reproductive health services.</w:t>
      </w:r>
    </w:p>
    <w:p w14:paraId="2DAA6319" w14:textId="77777777" w:rsidR="00FC1762" w:rsidRPr="00996485" w:rsidRDefault="008D2B13" w:rsidP="00FC1762">
      <w:pPr>
        <w:spacing w:line="360" w:lineRule="auto"/>
        <w:jc w:val="both"/>
        <w:outlineLvl w:val="2"/>
        <w:rPr>
          <w:rFonts w:ascii="Arial" w:eastAsia="Calibri" w:hAnsi="Arial" w:cs="Arial"/>
          <w:b/>
          <w:bCs/>
          <w:color w:val="000000"/>
          <w:kern w:val="0"/>
          <w:sz w:val="24"/>
          <w:szCs w:val="24"/>
          <w:lang w:val="en-ZA"/>
          <w14:ligatures w14:val="none"/>
        </w:rPr>
      </w:pPr>
      <w:bookmarkStart w:id="184" w:name="_Toc162079781"/>
      <w:bookmarkStart w:id="185" w:name="_Toc168640374"/>
      <w:bookmarkStart w:id="186" w:name="_Toc169025216"/>
      <w:r w:rsidRPr="008D2B13">
        <w:rPr>
          <w:rFonts w:ascii="Arial" w:eastAsia="Calibri" w:hAnsi="Arial" w:cs="Arial"/>
          <w:b/>
          <w:bCs/>
          <w:color w:val="000000"/>
          <w:kern w:val="0"/>
          <w:sz w:val="24"/>
          <w:szCs w:val="24"/>
          <w:lang w:val="en-ZA"/>
          <w14:ligatures w14:val="none"/>
        </w:rPr>
        <w:t>2.3.3 Consequences of Teenage Pregnancy in African Societies</w:t>
      </w:r>
      <w:bookmarkEnd w:id="184"/>
      <w:bookmarkEnd w:id="185"/>
      <w:bookmarkEnd w:id="186"/>
    </w:p>
    <w:p w14:paraId="6FD7C887" w14:textId="4B58EDDF" w:rsidR="008D2B13" w:rsidRPr="008D2B13" w:rsidRDefault="008D2B13" w:rsidP="00FC1762">
      <w:pPr>
        <w:spacing w:line="360" w:lineRule="auto"/>
        <w:jc w:val="both"/>
        <w:outlineLvl w:val="2"/>
        <w:rPr>
          <w:rFonts w:ascii="Arial" w:eastAsia="Calibri" w:hAnsi="Arial" w:cs="Arial"/>
          <w:b/>
          <w:bCs/>
          <w:color w:val="000000"/>
          <w:kern w:val="0"/>
          <w:sz w:val="24"/>
          <w:szCs w:val="24"/>
          <w:lang w:val="en-ZA"/>
          <w14:ligatures w14:val="none"/>
        </w:rPr>
      </w:pPr>
      <w:commentRangeStart w:id="187"/>
      <w:r w:rsidRPr="008D2B13">
        <w:rPr>
          <w:rFonts w:ascii="Arial" w:eastAsia="Calibri" w:hAnsi="Arial" w:cs="Arial"/>
          <w:color w:val="000000"/>
          <w:kern w:val="0"/>
          <w:sz w:val="24"/>
          <w:szCs w:val="24"/>
          <w:lang w:val="en-ZA"/>
          <w14:ligatures w14:val="none"/>
        </w:rPr>
        <w:t>Teenage pregnancy has a major and complicated influence on African communities and cultures, not simply young women, and their offspring. Health, economics, education, and society are all affected, with each aspect amplifying the others.</w:t>
      </w:r>
    </w:p>
    <w:p w14:paraId="4434CED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mothers and their children might suffer immediate and severe health implications</w:t>
      </w:r>
      <w:commentRangeEnd w:id="187"/>
      <w:r w:rsidR="001021E5">
        <w:rPr>
          <w:rStyle w:val="CommentReference"/>
        </w:rPr>
        <w:commentReference w:id="187"/>
      </w:r>
      <w:r w:rsidRPr="008D2B13">
        <w:rPr>
          <w:rFonts w:ascii="Arial" w:eastAsia="Calibri" w:hAnsi="Arial" w:cs="Arial"/>
          <w:color w:val="000000"/>
          <w:kern w:val="0"/>
          <w:sz w:val="24"/>
          <w:szCs w:val="24"/>
          <w:lang w:val="en-ZA"/>
          <w14:ligatures w14:val="none"/>
        </w:rPr>
        <w:t>. Teenage women are more prone than older mothers to experience eclampsia, puerperal endometritis, and systemic infections, according to Saani (2022). These issues may raise maternal mortality. Teenage moms are more likely to have preterm birth, low birth weight, and neonatal difficulties, according to Thawal et al. (2021). Children born to adolescent moms had higher mortality and worse development rates, according to Anayochukwu (2022).</w:t>
      </w:r>
    </w:p>
    <w:p w14:paraId="38F0DCD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 pregnancy hurts the economy and fosters poverty. According to Myra et al. (2023), young parents face significant challenges, such as dropping out of school, which may hinder their ability to find job and become economically independent. </w:t>
      </w:r>
      <w:commentRangeStart w:id="188"/>
      <w:r w:rsidRPr="008D2B13">
        <w:rPr>
          <w:rFonts w:ascii="Arial" w:eastAsia="Calibri" w:hAnsi="Arial" w:cs="Arial"/>
          <w:color w:val="000000"/>
          <w:kern w:val="0"/>
          <w:sz w:val="24"/>
          <w:szCs w:val="24"/>
          <w:lang w:val="en-ZA"/>
          <w14:ligatures w14:val="none"/>
        </w:rPr>
        <w:t>The youngster and family's economic disadvantage strains their resources and limits their economic potential.</w:t>
      </w:r>
      <w:commentRangeEnd w:id="188"/>
      <w:r w:rsidR="001021E5">
        <w:rPr>
          <w:rStyle w:val="CommentReference"/>
        </w:rPr>
        <w:commentReference w:id="188"/>
      </w:r>
    </w:p>
    <w:p w14:paraId="0B53D9F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Educational implications of teen pregnancy affect the economy. </w:t>
      </w:r>
      <w:commentRangeStart w:id="189"/>
      <w:r w:rsidRPr="008D2B13">
        <w:rPr>
          <w:rFonts w:ascii="Arial" w:eastAsia="Calibri" w:hAnsi="Arial" w:cs="Arial"/>
          <w:color w:val="000000"/>
          <w:kern w:val="0"/>
          <w:sz w:val="24"/>
          <w:szCs w:val="24"/>
          <w:lang w:val="en-ZA"/>
          <w14:ligatures w14:val="none"/>
        </w:rPr>
        <w:t>Teen pregnancy causes many African school dropouts</w:t>
      </w:r>
      <w:commentRangeEnd w:id="189"/>
      <w:r w:rsidR="001021E5">
        <w:rPr>
          <w:rStyle w:val="CommentReference"/>
        </w:rPr>
        <w:commentReference w:id="189"/>
      </w:r>
      <w:r w:rsidRPr="008D2B13">
        <w:rPr>
          <w:rFonts w:ascii="Arial" w:eastAsia="Calibri" w:hAnsi="Arial" w:cs="Arial"/>
          <w:color w:val="000000"/>
          <w:kern w:val="0"/>
          <w:sz w:val="24"/>
          <w:szCs w:val="24"/>
          <w:lang w:val="en-ZA"/>
          <w14:ligatures w14:val="none"/>
        </w:rPr>
        <w:t>. In 2023, Adhena and Fikre emphasise the long-term repercussions on their personal and economic success. Lack of education hinders the young mother's job and community development.</w:t>
      </w:r>
    </w:p>
    <w:p w14:paraId="2ADD169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Research shows that teenage pregnancy causes shame, marginalisation, and social capital loss for the young mother. Social stigma makes young parents feel lonely, alone, and scared, according to Gorry (2019). </w:t>
      </w:r>
      <w:commentRangeStart w:id="190"/>
      <w:r w:rsidRPr="008D2B13">
        <w:rPr>
          <w:rFonts w:ascii="Arial" w:eastAsia="Calibri" w:hAnsi="Arial" w:cs="Arial"/>
          <w:color w:val="000000"/>
          <w:kern w:val="0"/>
          <w:sz w:val="24"/>
          <w:szCs w:val="24"/>
          <w:lang w:val="en-ZA"/>
          <w14:ligatures w14:val="none"/>
        </w:rPr>
        <w:t>This stigma prevents the young mother from seeking social support and community services, limiting her rehabilitation and personal growth.</w:t>
      </w:r>
    </w:p>
    <w:p w14:paraId="7EB7A9F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affects society greatly. It strains health and social services and hinders national development objectives. Teenage pregnancy contributes to population growth challenges, which impact resource allocation and service delivery across sectors</w:t>
      </w:r>
      <w:commentRangeEnd w:id="190"/>
      <w:r w:rsidR="001021E5">
        <w:rPr>
          <w:rStyle w:val="CommentReference"/>
        </w:rPr>
        <w:commentReference w:id="190"/>
      </w:r>
      <w:r w:rsidRPr="008D2B13">
        <w:rPr>
          <w:rFonts w:ascii="Arial" w:eastAsia="Calibri" w:hAnsi="Arial" w:cs="Arial"/>
          <w:color w:val="000000"/>
          <w:kern w:val="0"/>
          <w:sz w:val="24"/>
          <w:szCs w:val="24"/>
          <w:lang w:val="en-ZA"/>
          <w14:ligatures w14:val="none"/>
        </w:rPr>
        <w:t>. Beyene et al., (2022) say that the issues described may significantly affect national attempts to eliminate poverty, provide education, and enhance health outcomes, as indicated in many development agendas.</w:t>
      </w:r>
    </w:p>
    <w:p w14:paraId="67005B2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perspectives show that adolescent pregnancy in African communities has far-reaching and linked repercussions. An integrated, multi-sectoral strategy is needed to address this problem. Interventions should help adolescent moms and their children as well as avoid underage pregnancies. This technique may reduce negative effects and break the cycle of poverty and disadvantage.</w:t>
      </w:r>
    </w:p>
    <w:p w14:paraId="13B5825F"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35572784"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191" w:name="_Toc162079782"/>
      <w:bookmarkStart w:id="192" w:name="_Toc168640375"/>
      <w:bookmarkStart w:id="193" w:name="_Toc169025217"/>
      <w:r w:rsidRPr="008D2B13">
        <w:rPr>
          <w:rFonts w:ascii="Arial" w:eastAsia="Calibri" w:hAnsi="Arial" w:cs="Arial"/>
          <w:b/>
          <w:bCs/>
          <w:color w:val="000000"/>
          <w:kern w:val="0"/>
          <w:sz w:val="24"/>
          <w:szCs w:val="24"/>
          <w:lang w:val="en-ZA"/>
          <w14:ligatures w14:val="none"/>
        </w:rPr>
        <w:t>2.4 TEENAGE PREGNANCY IN SOUTH AFRICA: A NATIONAL OVERVIEW</w:t>
      </w:r>
      <w:bookmarkEnd w:id="191"/>
      <w:bookmarkEnd w:id="192"/>
      <w:bookmarkEnd w:id="193"/>
    </w:p>
    <w:p w14:paraId="6B93C4D9"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194" w:name="_Toc162079783"/>
      <w:bookmarkStart w:id="195" w:name="_Toc168640376"/>
      <w:bookmarkStart w:id="196" w:name="_Toc169025218"/>
      <w:r w:rsidRPr="008D2B13">
        <w:rPr>
          <w:rFonts w:ascii="Arial" w:eastAsia="Calibri" w:hAnsi="Arial" w:cs="Arial"/>
          <w:b/>
          <w:kern w:val="0"/>
          <w:sz w:val="24"/>
          <w:szCs w:val="24"/>
          <w:lang w:val="en-ZA"/>
          <w14:ligatures w14:val="none"/>
        </w:rPr>
        <w:t>2.4.1 Statistical Trends in Teenage Pregnancy in South Africa</w:t>
      </w:r>
      <w:bookmarkEnd w:id="194"/>
      <w:bookmarkEnd w:id="195"/>
      <w:bookmarkEnd w:id="196"/>
    </w:p>
    <w:p w14:paraId="1EF3A72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197"/>
      <w:r w:rsidRPr="008D2B13">
        <w:rPr>
          <w:rFonts w:ascii="Arial" w:eastAsia="Calibri" w:hAnsi="Arial" w:cs="Arial"/>
          <w:color w:val="000000"/>
          <w:kern w:val="0"/>
          <w:sz w:val="24"/>
          <w:szCs w:val="24"/>
          <w:lang w:val="en-ZA"/>
          <w14:ligatures w14:val="none"/>
        </w:rPr>
        <w:t>Statistics on teen pregnancy in South Africa reveal both good and negative trends. Wealth, education, and healthcare access vary throughout the nation, influencing these trends.</w:t>
      </w:r>
      <w:commentRangeEnd w:id="197"/>
      <w:r w:rsidR="00DF6B42">
        <w:rPr>
          <w:rStyle w:val="CommentReference"/>
        </w:rPr>
        <w:commentReference w:id="197"/>
      </w:r>
    </w:p>
    <w:p w14:paraId="045F5EDB" w14:textId="7F164F8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According to Sibusiso, (2023), adolescent pregnancies have fluctuated but remained high. About 16% of 15–19-year</w:t>
      </w:r>
      <w:ins w:id="198" w:author="External Examiner" w:date="2024-06-12T16:39:00Z">
        <w:r w:rsidR="003E79AF">
          <w:rPr>
            <w:rFonts w:ascii="Arial" w:eastAsia="Calibri" w:hAnsi="Arial" w:cs="Arial"/>
            <w:color w:val="000000"/>
            <w:kern w:val="0"/>
            <w:sz w:val="24"/>
            <w:szCs w:val="24"/>
            <w:lang w:val="en-ZA"/>
            <w14:ligatures w14:val="none"/>
          </w:rPr>
          <w:t>s</w:t>
        </w:r>
      </w:ins>
      <w:r w:rsidRPr="008D2B13">
        <w:rPr>
          <w:rFonts w:ascii="Arial" w:eastAsia="Calibri" w:hAnsi="Arial" w:cs="Arial"/>
          <w:color w:val="000000"/>
          <w:kern w:val="0"/>
          <w:sz w:val="24"/>
          <w:szCs w:val="24"/>
          <w:lang w:val="en-ZA"/>
          <w14:ligatures w14:val="none"/>
        </w:rPr>
        <w:t xml:space="preserve">-old South African women have children, according to this poll. The research identified considerable differences in childbearing rates by province, urban/rural location, and socioeconomic class. Ramulumo </w:t>
      </w:r>
      <w:r w:rsidRPr="003E79AF">
        <w:rPr>
          <w:rFonts w:ascii="Arial" w:eastAsia="Calibri" w:hAnsi="Arial" w:cs="Arial"/>
          <w:color w:val="000000"/>
          <w:kern w:val="0"/>
          <w:sz w:val="24"/>
          <w:szCs w:val="24"/>
          <w:highlight w:val="yellow"/>
          <w:lang w:val="en-ZA"/>
          <w14:ligatures w14:val="none"/>
          <w:rPrChange w:id="199" w:author="External Examiner" w:date="2024-06-12T16:39:00Z">
            <w:rPr>
              <w:rFonts w:ascii="Arial" w:eastAsia="Calibri" w:hAnsi="Arial" w:cs="Arial"/>
              <w:color w:val="000000"/>
              <w:kern w:val="0"/>
              <w:sz w:val="24"/>
              <w:szCs w:val="24"/>
              <w:lang w:val="en-ZA"/>
              <w14:ligatures w14:val="none"/>
            </w:rPr>
          </w:rPrChange>
        </w:rPr>
        <w:t>&amp;</w:t>
      </w:r>
      <w:r w:rsidRPr="008D2B13">
        <w:rPr>
          <w:rFonts w:ascii="Arial" w:eastAsia="Calibri" w:hAnsi="Arial" w:cs="Arial"/>
          <w:color w:val="000000"/>
          <w:kern w:val="0"/>
          <w:sz w:val="24"/>
          <w:szCs w:val="24"/>
          <w:lang w:val="en-ZA"/>
          <w14:ligatures w14:val="none"/>
        </w:rPr>
        <w:t xml:space="preserve"> Netshitangani, (2019) show that rural and disadvantaged communities had greater rates of adolescent pregnancies than urban and affluent populations. This highlights socioeconomic variables' importance.</w:t>
      </w:r>
    </w:p>
    <w:p w14:paraId="59C69E1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00"/>
      <w:r w:rsidRPr="008D2B13">
        <w:rPr>
          <w:rFonts w:ascii="Arial" w:eastAsia="Calibri" w:hAnsi="Arial" w:cs="Arial"/>
          <w:color w:val="000000"/>
          <w:kern w:val="0"/>
          <w:sz w:val="24"/>
          <w:szCs w:val="24"/>
          <w:lang w:val="en-ZA"/>
          <w14:ligatures w14:val="none"/>
        </w:rPr>
        <w:t>Gorry, (2019) examine how education and reproductive health services impact adolescent pregnancy rates. Higher education is highly connected with lower teenage pregnancy rates, underlining the need for education intervention</w:t>
      </w:r>
      <w:commentRangeEnd w:id="200"/>
      <w:r w:rsidR="003E79AF">
        <w:rPr>
          <w:rStyle w:val="CommentReference"/>
        </w:rPr>
        <w:commentReference w:id="200"/>
      </w:r>
      <w:r w:rsidRPr="008D2B13">
        <w:rPr>
          <w:rFonts w:ascii="Arial" w:eastAsia="Calibri" w:hAnsi="Arial" w:cs="Arial"/>
          <w:color w:val="000000"/>
          <w:kern w:val="0"/>
          <w:sz w:val="24"/>
          <w:szCs w:val="24"/>
          <w:lang w:val="en-ZA"/>
          <w14:ligatures w14:val="none"/>
        </w:rPr>
        <w:t>.</w:t>
      </w:r>
    </w:p>
    <w:p w14:paraId="33AB005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Additionally, Adhena &amp; Fikre (2023) explored gender dynamics, sexual assault, and teenage pregnancy rates. Teenage pregnancy is often caused by sexual relations that were pushed or not agreed upon by both parties. This shows how important it is to stop abuse against women and help girls handle their sexuality.</w:t>
      </w:r>
    </w:p>
    <w:p w14:paraId="4237ECD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When thinking about teen pregnancy in South Africa, you should think about </w:t>
      </w:r>
      <w:commentRangeStart w:id="201"/>
      <w:r w:rsidRPr="008D2B13">
        <w:rPr>
          <w:rFonts w:ascii="Arial" w:eastAsia="Calibri" w:hAnsi="Arial" w:cs="Arial"/>
          <w:color w:val="000000"/>
          <w:kern w:val="0"/>
          <w:sz w:val="24"/>
          <w:szCs w:val="24"/>
          <w:lang w:val="en-ZA"/>
          <w14:ligatures w14:val="none"/>
        </w:rPr>
        <w:t xml:space="preserve">HIV/AIDS. </w:t>
      </w:r>
      <w:commentRangeEnd w:id="201"/>
      <w:r w:rsidR="003E79AF">
        <w:rPr>
          <w:rStyle w:val="CommentReference"/>
        </w:rPr>
        <w:commentReference w:id="201"/>
      </w:r>
      <w:r w:rsidRPr="008D2B13">
        <w:rPr>
          <w:rFonts w:ascii="Arial" w:eastAsia="Calibri" w:hAnsi="Arial" w:cs="Arial"/>
          <w:color w:val="000000"/>
          <w:kern w:val="0"/>
          <w:sz w:val="24"/>
          <w:szCs w:val="24"/>
          <w:lang w:val="en-ZA"/>
          <w14:ligatures w14:val="none"/>
        </w:rPr>
        <w:t>Myra et al. (2023) say that the HIV outbreak and teen pregnancy make things harder because young moms are more likely to get HIV. At this junction, HIV prevention and treatment are promoted to help stop teen pregnancy.</w:t>
      </w:r>
    </w:p>
    <w:p w14:paraId="768667B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02"/>
      <w:r w:rsidRPr="008D2B13">
        <w:rPr>
          <w:rFonts w:ascii="Arial" w:eastAsia="Calibri" w:hAnsi="Arial" w:cs="Arial"/>
          <w:color w:val="000000"/>
          <w:kern w:val="0"/>
          <w:sz w:val="24"/>
          <w:szCs w:val="24"/>
          <w:lang w:val="en-ZA"/>
          <w14:ligatures w14:val="none"/>
        </w:rPr>
        <w:t>Even with these problems, South Africa has cut down on teen births. Programmes for teens that teach them about contraception, sexuality, and health care have had varying degrees of success</w:t>
      </w:r>
      <w:commentRangeEnd w:id="202"/>
      <w:r w:rsidR="003E79AF">
        <w:rPr>
          <w:rStyle w:val="CommentReference"/>
        </w:rPr>
        <w:commentReference w:id="202"/>
      </w:r>
      <w:r w:rsidRPr="008D2B13">
        <w:rPr>
          <w:rFonts w:ascii="Arial" w:eastAsia="Calibri" w:hAnsi="Arial" w:cs="Arial"/>
          <w:color w:val="000000"/>
          <w:kern w:val="0"/>
          <w:sz w:val="24"/>
          <w:szCs w:val="24"/>
          <w:lang w:val="en-ZA"/>
          <w14:ligatures w14:val="none"/>
        </w:rPr>
        <w:t>. Anayochukwu (2022) advocates examining adolescent pregnancy from several perspectives to address poverty, inequality, and gender roles.</w:t>
      </w:r>
    </w:p>
    <w:p w14:paraId="7BE5B1AB" w14:textId="2B1195A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studies indicate that education level, family income, health care, and gender affect South African adolescent pregnancy. A comprehensive approach should encourage sexual health and address the social and economic reasons that cause high adolescent pregnancy rates. Adolescent pregnancy studies and trends inform South Africa's adolescent pregnancy policies, practices, and treatments.</w:t>
      </w:r>
    </w:p>
    <w:p w14:paraId="35DDF125"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03" w:name="_Toc162079784"/>
      <w:bookmarkStart w:id="204" w:name="_Toc168640377"/>
      <w:bookmarkStart w:id="205" w:name="_Toc169025219"/>
      <w:r w:rsidRPr="008D2B13">
        <w:rPr>
          <w:rFonts w:ascii="Arial" w:eastAsia="Calibri" w:hAnsi="Arial" w:cs="Arial"/>
          <w:b/>
          <w:kern w:val="0"/>
          <w:sz w:val="24"/>
          <w:szCs w:val="24"/>
          <w:lang w:val="en-ZA"/>
          <w14:ligatures w14:val="none"/>
        </w:rPr>
        <w:t xml:space="preserve">2.4.2 Policy and Legal Framework Addressing Teenage </w:t>
      </w:r>
      <w:commentRangeStart w:id="206"/>
      <w:r w:rsidRPr="008D2B13">
        <w:rPr>
          <w:rFonts w:ascii="Arial" w:eastAsia="Calibri" w:hAnsi="Arial" w:cs="Arial"/>
          <w:b/>
          <w:kern w:val="0"/>
          <w:sz w:val="24"/>
          <w:szCs w:val="24"/>
          <w:lang w:val="en-ZA"/>
          <w14:ligatures w14:val="none"/>
        </w:rPr>
        <w:t>Pregnancy</w:t>
      </w:r>
      <w:bookmarkEnd w:id="203"/>
      <w:bookmarkEnd w:id="204"/>
      <w:bookmarkEnd w:id="205"/>
      <w:commentRangeEnd w:id="206"/>
      <w:r w:rsidR="003E79AF">
        <w:rPr>
          <w:rStyle w:val="CommentReference"/>
        </w:rPr>
        <w:commentReference w:id="206"/>
      </w:r>
    </w:p>
    <w:p w14:paraId="21440236" w14:textId="700AE24A" w:rsidR="008D2B13" w:rsidRPr="008D2B13" w:rsidRDefault="008D2B13" w:rsidP="00FC1762">
      <w:pPr>
        <w:tabs>
          <w:tab w:val="left" w:pos="2055"/>
        </w:tabs>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birth is governed under South African reproductive health and rights laws. Women of all ages may obtain legal and safe abortions under the 1996 Choice Act. It gives young women greater control over their sexual health, according to Doghor et al. (2020).</w:t>
      </w:r>
    </w:p>
    <w:p w14:paraId="49158458" w14:textId="2E8B8691"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National Adolescent Sexual and Reproductive Health and Rights Framework Strategy (2015–2020) shows South Africa's dedication to adolescent rights. Sibusiso (2023) suggests comprehensive sexuality education (CSE) and improved teen healthcare to reduce adolescent pregnancies.</w:t>
      </w:r>
      <w:ins w:id="207" w:author="External Examiner" w:date="2024-06-12T16:41:00Z">
        <w:r w:rsidR="00DD6E8A">
          <w:rPr>
            <w:rFonts w:ascii="Arial" w:eastAsia="Calibri" w:hAnsi="Arial" w:cs="Arial"/>
            <w:color w:val="000000"/>
            <w:kern w:val="0"/>
            <w:sz w:val="24"/>
            <w:szCs w:val="24"/>
            <w:lang w:val="en-ZA"/>
            <w14:ligatures w14:val="none"/>
          </w:rPr>
          <w:t xml:space="preserve"> </w:t>
        </w:r>
        <w:commentRangeStart w:id="208"/>
        <w:r w:rsidR="00DD6E8A">
          <w:rPr>
            <w:rFonts w:ascii="Arial" w:eastAsia="Calibri" w:hAnsi="Arial" w:cs="Arial"/>
            <w:color w:val="000000"/>
            <w:kern w:val="0"/>
            <w:sz w:val="24"/>
            <w:szCs w:val="24"/>
            <w:lang w:val="en-ZA"/>
            <w14:ligatures w14:val="none"/>
          </w:rPr>
          <w:t>So what?</w:t>
        </w:r>
        <w:commentRangeEnd w:id="208"/>
        <w:r w:rsidR="00DD6E8A">
          <w:rPr>
            <w:rStyle w:val="CommentReference"/>
          </w:rPr>
          <w:commentReference w:id="208"/>
        </w:r>
      </w:ins>
    </w:p>
    <w:p w14:paraId="5982FCA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09"/>
      <w:r w:rsidRPr="008D2B13">
        <w:rPr>
          <w:rFonts w:ascii="Arial" w:eastAsia="Calibri" w:hAnsi="Arial" w:cs="Arial"/>
          <w:color w:val="000000"/>
          <w:kern w:val="0"/>
          <w:sz w:val="24"/>
          <w:szCs w:val="24"/>
          <w:lang w:val="en-ZA"/>
          <w14:ligatures w14:val="none"/>
        </w:rPr>
        <w:t>National Health Insurance relies on the Integrated School Health Programme (ISHP). The goal is complete school health care, including sexual and reproductive health</w:t>
      </w:r>
      <w:commentRangeEnd w:id="209"/>
      <w:r w:rsidR="00DD6E8A">
        <w:rPr>
          <w:rStyle w:val="CommentReference"/>
        </w:rPr>
        <w:commentReference w:id="209"/>
      </w:r>
      <w:r w:rsidRPr="008D2B13">
        <w:rPr>
          <w:rFonts w:ascii="Arial" w:eastAsia="Calibri" w:hAnsi="Arial" w:cs="Arial"/>
          <w:color w:val="000000"/>
          <w:kern w:val="0"/>
          <w:sz w:val="24"/>
          <w:szCs w:val="24"/>
          <w:lang w:val="en-ZA"/>
          <w14:ligatures w14:val="none"/>
        </w:rPr>
        <w:t>. The goal is to help teens get health information and services according to Ramulumo and Netshitangani (2019).</w:t>
      </w:r>
    </w:p>
    <w:p w14:paraId="1124A1D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Despite strong frameworks, implementation remains difficult. Despite their good intentions, </w:t>
      </w:r>
      <w:commentRangeStart w:id="210"/>
      <w:r w:rsidRPr="008D2B13">
        <w:rPr>
          <w:rFonts w:ascii="Arial" w:eastAsia="Calibri" w:hAnsi="Arial" w:cs="Arial"/>
          <w:color w:val="000000"/>
          <w:kern w:val="0"/>
          <w:sz w:val="24"/>
          <w:szCs w:val="24"/>
          <w:lang w:val="en-ZA"/>
          <w14:ligatures w14:val="none"/>
        </w:rPr>
        <w:t>Gorry (2019</w:t>
      </w:r>
      <w:commentRangeEnd w:id="210"/>
      <w:r w:rsidR="00DD6E8A">
        <w:rPr>
          <w:rStyle w:val="CommentReference"/>
        </w:rPr>
        <w:commentReference w:id="210"/>
      </w:r>
      <w:r w:rsidRPr="008D2B13">
        <w:rPr>
          <w:rFonts w:ascii="Arial" w:eastAsia="Calibri" w:hAnsi="Arial" w:cs="Arial"/>
          <w:color w:val="000000"/>
          <w:kern w:val="0"/>
          <w:sz w:val="24"/>
          <w:szCs w:val="24"/>
          <w:lang w:val="en-ZA"/>
          <w14:ligatures w14:val="none"/>
        </w:rPr>
        <w:t>) found that policies typically face barriers that hinder their effectiveness. The challenges include societal stigma, resource limits, and community service inequities.</w:t>
      </w:r>
    </w:p>
    <w:p w14:paraId="4560730B"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11" w:name="_Toc162079785"/>
      <w:bookmarkStart w:id="212" w:name="_Toc168640378"/>
      <w:bookmarkStart w:id="213" w:name="_Toc169025220"/>
      <w:r w:rsidRPr="008D2B13">
        <w:rPr>
          <w:rFonts w:ascii="Arial" w:eastAsia="Calibri" w:hAnsi="Arial" w:cs="Arial"/>
          <w:b/>
          <w:kern w:val="0"/>
          <w:sz w:val="24"/>
          <w:szCs w:val="24"/>
          <w:lang w:val="en-ZA"/>
          <w14:ligatures w14:val="none"/>
        </w:rPr>
        <w:t>2.4.3 Programs and Interventions Aimed at Reducing Teenage Pregnancy Rates</w:t>
      </w:r>
      <w:bookmarkEnd w:id="211"/>
      <w:bookmarkEnd w:id="212"/>
      <w:bookmarkEnd w:id="213"/>
    </w:p>
    <w:p w14:paraId="0E572F2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National teen pregnancy prevention initiatives one of South Africa's major HIV prevention programmes, Love Life, targets adolescent pregnancy via mass media and community involvement. South African teenagers are more aware of sexual health issues because to the programme (Doghor et al., 2020).</w:t>
      </w:r>
    </w:p>
    <w:p w14:paraId="41B9060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Soul Buddies Clubs in schools and communities teach 8-14-year-olds life skills and promote healthy lives. The programme teaches pre-adolescents good values and behaviour s before sexual involvement (Ramulumo &amp; Netshitangani, 2019).</w:t>
      </w:r>
    </w:p>
    <w:p w14:paraId="7229BF2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Department of Basic Education's 2012–2016 Integrated Strategy on HIV, STIs, and TB integrates sexual and reproductive health education into the curriculum. The approach emphasises life skills-based education to help youth make informed sexual health choices (Sibusiso, 2023).</w:t>
      </w:r>
    </w:p>
    <w:p w14:paraId="4696BE8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programmes have improved awareness and some good behavioural changes, but reached vulnerable people and turned information into action are still difficult. To be successful, (Gorry, 2019) recommend culturally specific treatments that target socio-economic issues that lead to adolescent pregnancy.</w:t>
      </w:r>
    </w:p>
    <w:p w14:paraId="201894B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Evaluation of these policies and programmes shows that South Africa has achieved substantial progress in combating adolescent pregnancy using a comprehensive strategy. However, ongoing teenage pregnancy rates suggest deficiencies in implementation, accessibility, and maybe intervention alignment with South African teenagers' lived realities. These policies and programmes must be monitored, evaluated, and adapted to satisfy youth needs and reduce teenage pregnancy rates.</w:t>
      </w:r>
    </w:p>
    <w:p w14:paraId="0645C9D2" w14:textId="77777777" w:rsidR="00FC1762" w:rsidRPr="00996485"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214" w:name="_Toc162079786"/>
      <w:bookmarkStart w:id="215" w:name="_Toc168640379"/>
      <w:bookmarkStart w:id="216" w:name="_Toc169025221"/>
      <w:r w:rsidRPr="008D2B13">
        <w:rPr>
          <w:rFonts w:ascii="Arial" w:eastAsia="Calibri" w:hAnsi="Arial" w:cs="Arial"/>
          <w:b/>
          <w:bCs/>
          <w:color w:val="000000"/>
          <w:kern w:val="0"/>
          <w:sz w:val="24"/>
          <w:szCs w:val="24"/>
          <w:lang w:val="en-ZA"/>
          <w14:ligatures w14:val="none"/>
        </w:rPr>
        <w:t>2.5 RURAL VERSUS URBAN DISPARITIES</w:t>
      </w:r>
      <w:bookmarkStart w:id="217" w:name="_Toc162079787"/>
      <w:bookmarkStart w:id="218" w:name="_Toc168640380"/>
      <w:bookmarkStart w:id="219" w:name="_Toc169025222"/>
      <w:bookmarkEnd w:id="214"/>
      <w:bookmarkEnd w:id="215"/>
      <w:bookmarkEnd w:id="216"/>
    </w:p>
    <w:p w14:paraId="3875148A" w14:textId="45F9412A"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2.5.1 Comparison of Teenage Pregnancy Rates in Rural</w:t>
      </w:r>
      <w:r w:rsidR="00FC1762" w:rsidRPr="00996485">
        <w:rPr>
          <w:rFonts w:ascii="Arial" w:eastAsia="Calibri" w:hAnsi="Arial" w:cs="Arial"/>
          <w:b/>
          <w:bCs/>
          <w:color w:val="000000"/>
          <w:kern w:val="0"/>
          <w:sz w:val="24"/>
          <w:szCs w:val="24"/>
          <w:lang w:val="en-ZA"/>
          <w14:ligatures w14:val="none"/>
        </w:rPr>
        <w:t xml:space="preserve"> Areas</w:t>
      </w:r>
      <w:r w:rsidRPr="008D2B13">
        <w:rPr>
          <w:rFonts w:ascii="Arial" w:eastAsia="Calibri" w:hAnsi="Arial" w:cs="Arial"/>
          <w:b/>
          <w:bCs/>
          <w:color w:val="000000"/>
          <w:kern w:val="0"/>
          <w:sz w:val="24"/>
          <w:szCs w:val="24"/>
          <w:lang w:val="en-ZA"/>
          <w14:ligatures w14:val="none"/>
        </w:rPr>
        <w:t xml:space="preserve"> </w:t>
      </w:r>
      <w:r w:rsidR="00FC1762" w:rsidRPr="00996485">
        <w:rPr>
          <w:rFonts w:ascii="Arial" w:eastAsia="Calibri" w:hAnsi="Arial" w:cs="Arial"/>
          <w:b/>
          <w:bCs/>
          <w:color w:val="000000"/>
          <w:kern w:val="0"/>
          <w:sz w:val="24"/>
          <w:szCs w:val="24"/>
          <w:lang w:val="en-ZA"/>
          <w14:ligatures w14:val="none"/>
        </w:rPr>
        <w:t>and</w:t>
      </w:r>
      <w:r w:rsidRPr="008D2B13">
        <w:rPr>
          <w:rFonts w:ascii="Arial" w:eastAsia="Calibri" w:hAnsi="Arial" w:cs="Arial"/>
          <w:b/>
          <w:bCs/>
          <w:color w:val="000000"/>
          <w:kern w:val="0"/>
          <w:sz w:val="24"/>
          <w:szCs w:val="24"/>
          <w:lang w:val="en-ZA"/>
          <w14:ligatures w14:val="none"/>
        </w:rPr>
        <w:t xml:space="preserve"> Urban Areas in South Africa</w:t>
      </w:r>
      <w:bookmarkEnd w:id="217"/>
      <w:bookmarkEnd w:id="218"/>
      <w:bookmarkEnd w:id="219"/>
    </w:p>
    <w:p w14:paraId="7EA1BBB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and urban South African youth pregnancy rates vary by socioeconomic and cultural factors. Geography, education, healthcare, and social norms and beliefs impact diversity.</w:t>
      </w:r>
    </w:p>
    <w:p w14:paraId="1DAB1D3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Urban South African adolescents have lower pregnancy rates than rural teens. Poor education, sexual and reproductive health care, and cultural norms that promote early marriage and motherhood may cause this propensity. Rural adolescent pregnancy rates rose due to a lack of contraception and sexual health services, according to Adhena &amp; Fikre, (2023).</w:t>
      </w:r>
    </w:p>
    <w:p w14:paraId="488BC62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rates are lower in cities. Improvements in education, health care, sexual and reproductive health knowledge, and contraception create this gap. Better birth control resources were available to urban youths. (Myra et al., 2023). Poor healthcare and education in rural locations increase adolescent pregnancy risk, according to Anayochukwu, (2022) found reduced adolescent pregnancy rates in metropolitan areas with better services.</w:t>
      </w:r>
    </w:p>
    <w:p w14:paraId="353EA35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Urban regions lower adolescent pregnancy rates, but not everywhere. Service quality and socioeconomic status vary greatly across cities and villages. Thawal et al., (2021) observe that metropolitan regions with low education and health services may have high adolescent pregnancy rates like rural ones. Socioeconomic variables and adolescent services affect rural-urban teen pregnancy rates.</w:t>
      </w:r>
    </w:p>
    <w:p w14:paraId="3F0CDEC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Additionally, social norms and attitudes affect adolescent pregnancy rates. (Saani, 2022) examine rural South African youths' marriage and reproduction aspirations and early childbirth.</w:t>
      </w:r>
    </w:p>
    <w:p w14:paraId="6BCC400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Take rural-to-urban migration into account. Pickard, (2019) says young individuals, especially women, who move from rural to urban regions for school and job may have unwanted pregnancies. Young migrants are vulnerable to sexual activity risks during this transition without family and community assistance.</w:t>
      </w:r>
    </w:p>
    <w:p w14:paraId="15C1396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Access to services, socioeconomic circumstances, and culture impact the rural-urban South African adolescent pregnancy rate gap. Solving this disparity requires tailored programmes for rural and urban teens. Context-specific efforts to lower adolescent pregnancy rates must address rural teenagers' higher rates and urban teens' vulnerabilities.</w:t>
      </w:r>
    </w:p>
    <w:p w14:paraId="30C46E80"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20" w:name="_Toc162079788"/>
      <w:bookmarkStart w:id="221" w:name="_Toc168640381"/>
      <w:bookmarkStart w:id="222" w:name="_Toc169025223"/>
      <w:r w:rsidRPr="008D2B13">
        <w:rPr>
          <w:rFonts w:ascii="Arial" w:eastAsia="Calibri" w:hAnsi="Arial" w:cs="Arial"/>
          <w:b/>
          <w:kern w:val="0"/>
          <w:sz w:val="24"/>
          <w:szCs w:val="24"/>
          <w:lang w:val="en-ZA"/>
          <w14:ligatures w14:val="none"/>
        </w:rPr>
        <w:t>2.5.2 Socioeconomic and Cultural Dynamics Influencing Teenage Pregnancy in Rural Areas</w:t>
      </w:r>
      <w:bookmarkEnd w:id="220"/>
      <w:bookmarkEnd w:id="221"/>
      <w:bookmarkEnd w:id="222"/>
    </w:p>
    <w:p w14:paraId="17B388E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South African adolescent pregnancy rates and perception depend on socioeconomic and cultural factors. In these areas, poverty, cultural norms, and inadequate aid boost adolescent pregnancy rates.</w:t>
      </w:r>
    </w:p>
    <w:p w14:paraId="5D9812B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adolescent pregnancy rates depend on money. Young women in poverty and with few job options may consider early pregnancy an economic necessity. Hunter (2010) suggests that bride wealth and family support may impact early sexual activity and contraception usage. Early marriages and relationships in rural South Africa are founded in culture and economic survival, according to Beyene et al., (2022).</w:t>
      </w:r>
    </w:p>
    <w:p w14:paraId="2E128F3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values may impact teenage pregnancy beliefs. According to Madzamba, (2022), rural societies value fertility and children, therefore early pregnancy may fit social and cultural expectations.  Birde abduction (Ukuthwala), which is illegal but nevertheless done in certain rural areas, may lead to early, non-consensual marriages and pregnancies (Thawal et al., 2021).</w:t>
      </w:r>
    </w:p>
    <w:p w14:paraId="190CBBD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Socioeconomic and cultural issues complicate rural teenage pregnancy prevention. Sholihah et al., (2021) argue that interventions must embrace these contextual features to succeed, suggesting that urban or developed approaches may not work in rural contexts.</w:t>
      </w:r>
    </w:p>
    <w:p w14:paraId="48D51CFF"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23" w:name="_Toc162079789"/>
      <w:bookmarkStart w:id="224" w:name="_Toc168640382"/>
      <w:bookmarkStart w:id="225" w:name="_Toc169025224"/>
      <w:r w:rsidRPr="008D2B13">
        <w:rPr>
          <w:rFonts w:ascii="Arial" w:eastAsia="Calibri" w:hAnsi="Arial" w:cs="Arial"/>
          <w:b/>
          <w:kern w:val="0"/>
          <w:sz w:val="24"/>
          <w:szCs w:val="24"/>
          <w:lang w:val="en-ZA"/>
          <w14:ligatures w14:val="none"/>
        </w:rPr>
        <w:t xml:space="preserve">2.5.3 Access to Education and Sexual Health Services in Rural </w:t>
      </w:r>
      <w:r w:rsidRPr="00564436">
        <w:rPr>
          <w:rFonts w:ascii="Arial" w:eastAsia="Calibri" w:hAnsi="Arial" w:cs="Arial"/>
          <w:b/>
          <w:kern w:val="0"/>
          <w:sz w:val="24"/>
          <w:szCs w:val="24"/>
          <w:highlight w:val="yellow"/>
          <w:lang w:val="en-ZA"/>
          <w14:ligatures w14:val="none"/>
          <w:rPrChange w:id="226" w:author="External Examiner" w:date="2024-06-12T16:43:00Z">
            <w:rPr>
              <w:rFonts w:ascii="Arial" w:eastAsia="Calibri" w:hAnsi="Arial" w:cs="Arial"/>
              <w:b/>
              <w:kern w:val="0"/>
              <w:sz w:val="24"/>
              <w:szCs w:val="24"/>
              <w:lang w:val="en-ZA"/>
              <w14:ligatures w14:val="none"/>
            </w:rPr>
          </w:rPrChange>
        </w:rPr>
        <w:t>vs.</w:t>
      </w:r>
      <w:r w:rsidRPr="008D2B13">
        <w:rPr>
          <w:rFonts w:ascii="Arial" w:eastAsia="Calibri" w:hAnsi="Arial" w:cs="Arial"/>
          <w:b/>
          <w:kern w:val="0"/>
          <w:sz w:val="24"/>
          <w:szCs w:val="24"/>
          <w:lang w:val="en-ZA"/>
          <w14:ligatures w14:val="none"/>
        </w:rPr>
        <w:t xml:space="preserve"> Urban Settings</w:t>
      </w:r>
      <w:bookmarkEnd w:id="223"/>
      <w:bookmarkEnd w:id="224"/>
      <w:bookmarkEnd w:id="225"/>
    </w:p>
    <w:p w14:paraId="7C5DEB3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rates in South Africa are heavily influenced by rural-urban schooling and sexual health disparities. Rural adolescents struggle to get sexual and reproductive health services due to distance, transportation, and infrastructure.</w:t>
      </w:r>
    </w:p>
    <w:p w14:paraId="3A15BA0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Education in remote areas is tough due to few schools, extensive travel times, and limited resources. Teen dropouts and low academic achievement are usually induced by these factors. According to Indongo (2020), lower education levels increase teenage pregnancy rates. Education gives young people knowledge and options to postpone parenthood. Gautam (2020) says education prevents early pregnancy. To minimise teen pregnancies, they emphasise rural education.</w:t>
      </w:r>
    </w:p>
    <w:p w14:paraId="6E8E93F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Urban sexual health services are more abundant than rural ones. Rural healthcare facilities sometimes lack resources and qualified people to provide complete sexual and reproductive health treatments, such as contraception and counselling (Đorđević &amp; Rakić, 2020). Culture and community may limit rural youths' treatment. Secrecy and stigma may hamper therapy (Sharma et al., 2020).</w:t>
      </w:r>
    </w:p>
    <w:p w14:paraId="6ECEE9A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Targeted activities are needed since urban and rural populations have distinct education and health services. South African teenage pregnancy policies and interventions must meet rural adolescents' concerns, according to Adbale </w:t>
      </w:r>
      <w:r w:rsidRPr="0067338D">
        <w:rPr>
          <w:rFonts w:ascii="Arial" w:eastAsia="Calibri" w:hAnsi="Arial" w:cs="Arial"/>
          <w:color w:val="000000"/>
          <w:kern w:val="0"/>
          <w:sz w:val="24"/>
          <w:szCs w:val="24"/>
          <w:highlight w:val="yellow"/>
          <w:lang w:val="en-ZA"/>
          <w14:ligatures w14:val="none"/>
          <w:rPrChange w:id="227" w:author="External Examiner" w:date="2024-06-13T12:24:00Z">
            <w:rPr>
              <w:rFonts w:ascii="Arial" w:eastAsia="Calibri" w:hAnsi="Arial" w:cs="Arial"/>
              <w:color w:val="000000"/>
              <w:kern w:val="0"/>
              <w:sz w:val="24"/>
              <w:szCs w:val="24"/>
              <w:lang w:val="en-ZA"/>
              <w14:ligatures w14:val="none"/>
            </w:rPr>
          </w:rPrChange>
        </w:rPr>
        <w:t>&amp; H</w:t>
      </w:r>
      <w:r w:rsidRPr="008D2B13">
        <w:rPr>
          <w:rFonts w:ascii="Arial" w:eastAsia="Calibri" w:hAnsi="Arial" w:cs="Arial"/>
          <w:color w:val="000000"/>
          <w:kern w:val="0"/>
          <w:sz w:val="24"/>
          <w:szCs w:val="24"/>
          <w:lang w:val="en-ZA"/>
          <w14:ligatures w14:val="none"/>
        </w:rPr>
        <w:t xml:space="preserve"> (2022). More infrastructure, service delivery, and cultural norms may limit education and health.</w:t>
      </w:r>
    </w:p>
    <w:p w14:paraId="5B812FF2" w14:textId="34C43B2B"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28"/>
      <w:r w:rsidRPr="008D2B13">
        <w:rPr>
          <w:rFonts w:ascii="Arial" w:eastAsia="Calibri" w:hAnsi="Arial" w:cs="Arial"/>
          <w:color w:val="000000"/>
          <w:kern w:val="0"/>
          <w:sz w:val="24"/>
          <w:szCs w:val="24"/>
          <w:lang w:val="en-ZA"/>
          <w14:ligatures w14:val="none"/>
        </w:rPr>
        <w:t>To minimise teenage pregnancy in South Africa, understand rural youth's social and cultural obstacles</w:t>
      </w:r>
      <w:commentRangeEnd w:id="228"/>
      <w:r w:rsidR="0067338D">
        <w:rPr>
          <w:rStyle w:val="CommentReference"/>
        </w:rPr>
        <w:commentReference w:id="228"/>
      </w:r>
      <w:r w:rsidRPr="008D2B13">
        <w:rPr>
          <w:rFonts w:ascii="Arial" w:eastAsia="Calibri" w:hAnsi="Arial" w:cs="Arial"/>
          <w:color w:val="000000"/>
          <w:kern w:val="0"/>
          <w:sz w:val="24"/>
          <w:szCs w:val="24"/>
          <w:lang w:val="en-ZA"/>
          <w14:ligatures w14:val="none"/>
        </w:rPr>
        <w:t>. Improving education and healthcare requires focus. Adapt interventions to rural communities' needs and challenges to reduce adolescent pregnancies and increase youth well-being.</w:t>
      </w:r>
      <w:commentRangeStart w:id="229"/>
    </w:p>
    <w:p w14:paraId="03CB9949" w14:textId="2B0BD526" w:rsidR="00FC1762" w:rsidRPr="00996485" w:rsidRDefault="008D2B13" w:rsidP="00FC1762">
      <w:pPr>
        <w:spacing w:line="360" w:lineRule="auto"/>
        <w:jc w:val="both"/>
        <w:outlineLvl w:val="1"/>
        <w:rPr>
          <w:rFonts w:ascii="Arial" w:eastAsia="Calibri" w:hAnsi="Arial" w:cs="Arial"/>
          <w:b/>
          <w:bCs/>
          <w:color w:val="000000"/>
          <w:kern w:val="0"/>
          <w:sz w:val="24"/>
          <w:szCs w:val="24"/>
          <w:lang w:val="en-ZA"/>
          <w14:ligatures w14:val="none"/>
        </w:rPr>
      </w:pPr>
      <w:bookmarkStart w:id="230" w:name="_Toc162079790"/>
      <w:bookmarkStart w:id="231" w:name="_Toc168640383"/>
      <w:bookmarkStart w:id="232" w:name="_Toc169025225"/>
      <w:r w:rsidRPr="008D2B13">
        <w:rPr>
          <w:rFonts w:ascii="Arial" w:eastAsia="Calibri" w:hAnsi="Arial" w:cs="Arial"/>
          <w:b/>
          <w:bCs/>
          <w:color w:val="000000"/>
          <w:kern w:val="0"/>
          <w:sz w:val="24"/>
          <w:szCs w:val="24"/>
          <w:lang w:val="en-ZA"/>
          <w14:ligatures w14:val="none"/>
        </w:rPr>
        <w:t>2.6 PERCEPTIONS AND ATTITUDES TOWARD</w:t>
      </w:r>
      <w:ins w:id="233" w:author="External Examiner" w:date="2024-06-12T16:43:00Z">
        <w:r w:rsidR="00564436">
          <w:rPr>
            <w:rFonts w:ascii="Arial" w:eastAsia="Calibri" w:hAnsi="Arial" w:cs="Arial"/>
            <w:b/>
            <w:bCs/>
            <w:color w:val="000000"/>
            <w:kern w:val="0"/>
            <w:sz w:val="24"/>
            <w:szCs w:val="24"/>
            <w:lang w:val="en-ZA"/>
            <w14:ligatures w14:val="none"/>
          </w:rPr>
          <w:t>S</w:t>
        </w:r>
      </w:ins>
      <w:r w:rsidRPr="008D2B13">
        <w:rPr>
          <w:rFonts w:ascii="Arial" w:eastAsia="Calibri" w:hAnsi="Arial" w:cs="Arial"/>
          <w:b/>
          <w:bCs/>
          <w:color w:val="000000"/>
          <w:kern w:val="0"/>
          <w:sz w:val="24"/>
          <w:szCs w:val="24"/>
          <w:lang w:val="en-ZA"/>
          <w14:ligatures w14:val="none"/>
        </w:rPr>
        <w:t xml:space="preserve"> TEENAGE </w:t>
      </w:r>
      <w:commentRangeEnd w:id="229"/>
      <w:r w:rsidR="00564436">
        <w:rPr>
          <w:rStyle w:val="CommentReference"/>
        </w:rPr>
        <w:commentReference w:id="229"/>
      </w:r>
      <w:r w:rsidRPr="008D2B13">
        <w:rPr>
          <w:rFonts w:ascii="Arial" w:eastAsia="Calibri" w:hAnsi="Arial" w:cs="Arial"/>
          <w:b/>
          <w:bCs/>
          <w:color w:val="000000"/>
          <w:kern w:val="0"/>
          <w:sz w:val="24"/>
          <w:szCs w:val="24"/>
          <w:lang w:val="en-ZA"/>
          <w14:ligatures w14:val="none"/>
        </w:rPr>
        <w:t>PREGNANCY</w:t>
      </w:r>
      <w:bookmarkStart w:id="234" w:name="_Toc162079791"/>
      <w:bookmarkStart w:id="235" w:name="_Toc168640384"/>
      <w:bookmarkStart w:id="236" w:name="_Toc169025226"/>
      <w:bookmarkEnd w:id="230"/>
      <w:bookmarkEnd w:id="231"/>
      <w:bookmarkEnd w:id="232"/>
    </w:p>
    <w:p w14:paraId="6F0DD594" w14:textId="77777777" w:rsidR="00FC1762" w:rsidRPr="00996485" w:rsidRDefault="008D2B13" w:rsidP="00FC1762">
      <w:pPr>
        <w:spacing w:line="360" w:lineRule="auto"/>
        <w:jc w:val="both"/>
        <w:outlineLvl w:val="1"/>
        <w:rPr>
          <w:rFonts w:ascii="Arial" w:eastAsia="Calibri" w:hAnsi="Arial" w:cs="Arial"/>
          <w:b/>
          <w:color w:val="000000"/>
          <w:kern w:val="0"/>
          <w:sz w:val="24"/>
          <w:szCs w:val="24"/>
          <w:lang w:val="en-ZA"/>
          <w14:ligatures w14:val="none"/>
        </w:rPr>
      </w:pPr>
      <w:r w:rsidRPr="008D2B13">
        <w:rPr>
          <w:rFonts w:ascii="Arial" w:eastAsia="Calibri" w:hAnsi="Arial" w:cs="Arial"/>
          <w:b/>
          <w:kern w:val="0"/>
          <w:sz w:val="24"/>
          <w:szCs w:val="24"/>
          <w:lang w:val="en-ZA"/>
          <w14:ligatures w14:val="none"/>
        </w:rPr>
        <w:t>2.6.1 Societal Attitudes and Perceptions Towards Teenage Pregnancy in South Africa</w:t>
      </w:r>
      <w:bookmarkEnd w:id="234"/>
      <w:bookmarkEnd w:id="235"/>
      <w:r w:rsidRPr="008D2B13">
        <w:rPr>
          <w:rFonts w:ascii="Arial" w:eastAsia="Calibri" w:hAnsi="Arial" w:cs="Arial"/>
          <w:b/>
          <w:kern w:val="0"/>
          <w:sz w:val="24"/>
          <w:szCs w:val="24"/>
          <w:lang w:val="en-ZA"/>
          <w14:ligatures w14:val="none"/>
        </w:rPr>
        <w:t>.</w:t>
      </w:r>
      <w:bookmarkEnd w:id="236"/>
    </w:p>
    <w:p w14:paraId="43BC3C54" w14:textId="785BA675" w:rsidR="008D2B13" w:rsidRPr="00996485" w:rsidRDefault="008D2B13" w:rsidP="0033054B">
      <w:pPr>
        <w:spacing w:line="360" w:lineRule="auto"/>
        <w:jc w:val="both"/>
        <w:rPr>
          <w:rFonts w:ascii="Arial" w:hAnsi="Arial" w:cs="Arial"/>
          <w:b/>
          <w:sz w:val="24"/>
          <w:szCs w:val="24"/>
          <w:lang w:val="en-ZA"/>
        </w:rPr>
      </w:pPr>
      <w:commentRangeStart w:id="237"/>
      <w:r w:rsidRPr="00996485">
        <w:rPr>
          <w:rFonts w:ascii="Arial" w:hAnsi="Arial" w:cs="Arial"/>
          <w:sz w:val="24"/>
          <w:szCs w:val="24"/>
          <w:lang w:val="en-ZA"/>
        </w:rPr>
        <w:t>Understanding cultural, historical, and socio-economic issues is key to understanding South African adolescent pregnancy views. Traditional beliefs, colonial history, and current social dynamics shape sentiments among communities, ethnic groups, and socioeconomic classes.</w:t>
      </w:r>
      <w:commentRangeEnd w:id="237"/>
      <w:r w:rsidR="00564436">
        <w:rPr>
          <w:rStyle w:val="CommentReference"/>
        </w:rPr>
        <w:commentReference w:id="237"/>
      </w:r>
    </w:p>
    <w:p w14:paraId="276342E0" w14:textId="77777777" w:rsidR="008D2B13" w:rsidRPr="008D2B13" w:rsidRDefault="008D2B13" w:rsidP="0033054B">
      <w:pPr>
        <w:spacing w:line="360" w:lineRule="auto"/>
        <w:jc w:val="both"/>
        <w:rPr>
          <w:rFonts w:ascii="Arial" w:eastAsia="Calibri" w:hAnsi="Arial" w:cs="Arial"/>
          <w:color w:val="000000"/>
          <w:kern w:val="0"/>
          <w:sz w:val="24"/>
          <w:szCs w:val="24"/>
          <w:lang w:val="en-ZA"/>
          <w14:ligatures w14:val="none"/>
        </w:rPr>
      </w:pPr>
      <w:commentRangeStart w:id="238"/>
      <w:r w:rsidRPr="008D2B13">
        <w:rPr>
          <w:rFonts w:ascii="Arial" w:eastAsia="Calibri" w:hAnsi="Arial" w:cs="Arial"/>
          <w:color w:val="000000"/>
          <w:kern w:val="0"/>
          <w:sz w:val="24"/>
          <w:szCs w:val="24"/>
          <w:lang w:val="en-ZA"/>
          <w14:ligatures w14:val="none"/>
        </w:rPr>
        <w:t xml:space="preserve">Many rural </w:t>
      </w:r>
      <w:commentRangeEnd w:id="238"/>
      <w:r w:rsidR="0011752B">
        <w:rPr>
          <w:rStyle w:val="CommentReference"/>
        </w:rPr>
        <w:commentReference w:id="238"/>
      </w:r>
      <w:r w:rsidRPr="008D2B13">
        <w:rPr>
          <w:rFonts w:ascii="Arial" w:eastAsia="Calibri" w:hAnsi="Arial" w:cs="Arial"/>
          <w:color w:val="000000"/>
          <w:kern w:val="0"/>
          <w:sz w:val="24"/>
          <w:szCs w:val="24"/>
          <w:lang w:val="en-ZA"/>
          <w14:ligatures w14:val="none"/>
        </w:rPr>
        <w:t xml:space="preserve">South Africans attribute adolescent pregnancy to cultural norms. According to Baxter et al., (2021), certain South African cultures value fertility and childbirth, hence adolescent pregnancy may not be as stigmatised as in Western cultures. </w:t>
      </w:r>
    </w:p>
    <w:p w14:paraId="2609557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Historical patterns of early pregnancy within marriage shaped this image. We now see adolescent pregnancy differently due to contemporary society, according to Nemlioglu, (2019). It is become a societal issue, particularly outside of marriage.</w:t>
      </w:r>
    </w:p>
    <w:p w14:paraId="4F211BCF" w14:textId="34698FA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39"/>
      <w:r w:rsidRPr="008D2B13">
        <w:rPr>
          <w:rFonts w:ascii="Arial" w:eastAsia="Calibri" w:hAnsi="Arial" w:cs="Arial"/>
          <w:color w:val="000000"/>
          <w:kern w:val="0"/>
          <w:sz w:val="24"/>
          <w:szCs w:val="24"/>
          <w:lang w:val="en-ZA"/>
          <w14:ligatures w14:val="none"/>
        </w:rPr>
        <w:t xml:space="preserve">Teen pregnancy stigma is especially strong in metropolitan and peri-urban regions. These communities value contemporary education and economic aspirations due to Western influence. </w:t>
      </w:r>
      <w:commentRangeEnd w:id="239"/>
      <w:r w:rsidR="005C102B">
        <w:rPr>
          <w:rStyle w:val="CommentReference"/>
        </w:rPr>
        <w:commentReference w:id="239"/>
      </w:r>
      <w:r w:rsidRPr="008D2B13">
        <w:rPr>
          <w:rFonts w:ascii="Arial" w:eastAsia="Calibri" w:hAnsi="Arial" w:cs="Arial"/>
          <w:color w:val="000000"/>
          <w:kern w:val="0"/>
          <w:sz w:val="24"/>
          <w:szCs w:val="24"/>
          <w:lang w:val="en-ZA"/>
          <w14:ligatures w14:val="none"/>
        </w:rPr>
        <w:t>Teenage pregnancy is typically seen as a barrier to educational and financial independence for young women, their families, and communities, according to Lubis et al., (2022). Teen pregnancy is often seen as a deviation from the usual route of school, career, and family</w:t>
      </w:r>
      <w:commentRangeStart w:id="240"/>
      <w:r w:rsidRPr="008D2B13">
        <w:rPr>
          <w:rFonts w:ascii="Arial" w:eastAsia="Calibri" w:hAnsi="Arial" w:cs="Arial"/>
          <w:color w:val="000000"/>
          <w:kern w:val="0"/>
          <w:sz w:val="24"/>
          <w:szCs w:val="24"/>
          <w:lang w:val="en-ZA"/>
          <w14:ligatures w14:val="none"/>
        </w:rPr>
        <w:t>.</w:t>
      </w:r>
      <w:ins w:id="241" w:author="External Examiner" w:date="2024-06-12T17:18:00Z">
        <w:r w:rsidR="004C7C8F">
          <w:rPr>
            <w:rFonts w:ascii="Arial" w:eastAsia="Calibri" w:hAnsi="Arial" w:cs="Arial"/>
            <w:color w:val="000000"/>
            <w:kern w:val="0"/>
            <w:sz w:val="24"/>
            <w:szCs w:val="24"/>
            <w:lang w:val="en-ZA"/>
            <w14:ligatures w14:val="none"/>
          </w:rPr>
          <w:t xml:space="preserve"> So what?</w:t>
        </w:r>
        <w:commentRangeEnd w:id="240"/>
        <w:r w:rsidR="004C7C8F">
          <w:rPr>
            <w:rStyle w:val="CommentReference"/>
          </w:rPr>
          <w:commentReference w:id="240"/>
        </w:r>
      </w:ins>
    </w:p>
    <w:p w14:paraId="4434C30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Education greatly influences society views on adolescent pregnancy. According to Bhatti, (2023), higher-educated communities and families see adolescent pregnancy more negatively. Education is seen as a road to social improvement. However, in lower-educated regions, adolescent pregnancy may not be recognised as a big issue for young women.</w:t>
      </w:r>
    </w:p>
    <w:p w14:paraId="372A631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Cultural beliefs influence teenage pregnancy education. Riyanti et al. (2023) study pregnant teenagers' educational struggles. These concerns include discrimination and a lack of laws to assist young women study. Cultural beliefs and institutional reactions worsen teenage parenting stigma and problems.</w:t>
      </w:r>
    </w:p>
    <w:p w14:paraId="7028661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Media coverage of teenage pregnancy in South Africa shape’s public opinion. Adolescent pregnancy is typically linked to poverty, </w:t>
      </w:r>
      <w:commentRangeStart w:id="242"/>
      <w:r w:rsidRPr="008D2B13">
        <w:rPr>
          <w:rFonts w:ascii="Arial" w:eastAsia="Calibri" w:hAnsi="Arial" w:cs="Arial"/>
          <w:color w:val="000000"/>
          <w:kern w:val="0"/>
          <w:sz w:val="24"/>
          <w:szCs w:val="24"/>
          <w:lang w:val="en-ZA"/>
          <w14:ligatures w14:val="none"/>
        </w:rPr>
        <w:t>HIV/AIDS</w:t>
      </w:r>
      <w:commentRangeEnd w:id="242"/>
      <w:r w:rsidR="0067338D">
        <w:rPr>
          <w:rStyle w:val="CommentReference"/>
        </w:rPr>
        <w:commentReference w:id="242"/>
      </w:r>
      <w:r w:rsidRPr="008D2B13">
        <w:rPr>
          <w:rFonts w:ascii="Arial" w:eastAsia="Calibri" w:hAnsi="Arial" w:cs="Arial"/>
          <w:color w:val="000000"/>
          <w:kern w:val="0"/>
          <w:sz w:val="24"/>
          <w:szCs w:val="24"/>
          <w:lang w:val="en-ZA"/>
          <w14:ligatures w14:val="none"/>
        </w:rPr>
        <w:t>, and moral deterioration in the media, according to Gautam (2020). Adolescent pregnancy is stigmatised by this image, which impacts public opinion and policy.</w:t>
      </w:r>
    </w:p>
    <w:p w14:paraId="58E22A9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Race, class, and gender complicate teenage pregnancy views. Apartheid and economic inequality still affect teenage pregnancy beliefs, especially in black South African communities, according to Thomas (2019). T</w:t>
      </w:r>
      <w:commentRangeStart w:id="243"/>
      <w:r w:rsidRPr="008D2B13">
        <w:rPr>
          <w:rFonts w:ascii="Arial" w:eastAsia="Calibri" w:hAnsi="Arial" w:cs="Arial"/>
          <w:color w:val="000000"/>
          <w:kern w:val="0"/>
          <w:sz w:val="24"/>
          <w:szCs w:val="24"/>
          <w:lang w:val="en-ZA"/>
          <w14:ligatures w14:val="none"/>
        </w:rPr>
        <w:t>een pregnancy is linked to racial and economic inequality, generating empathy, criticism, and resignation.</w:t>
      </w:r>
    </w:p>
    <w:p w14:paraId="7787FA2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These perspectives suggest that cultural, economic, and historical factors affect South African adolescent pregnancy. Teen pregnancy must be handled considering cultural and social factors and society's perspectives. Policies and initiatives must actively confront harmful stereotypes and public criticism </w:t>
      </w:r>
      <w:commentRangeEnd w:id="243"/>
      <w:r w:rsidR="0067338D">
        <w:rPr>
          <w:rStyle w:val="CommentReference"/>
        </w:rPr>
        <w:commentReference w:id="243"/>
      </w:r>
      <w:r w:rsidRPr="008D2B13">
        <w:rPr>
          <w:rFonts w:ascii="Arial" w:eastAsia="Calibri" w:hAnsi="Arial" w:cs="Arial"/>
          <w:color w:val="000000"/>
          <w:kern w:val="0"/>
          <w:sz w:val="24"/>
          <w:szCs w:val="24"/>
          <w:lang w:val="en-ZA"/>
          <w14:ligatures w14:val="none"/>
        </w:rPr>
        <w:t>while helping pregnant teenagers and young parents.</w:t>
      </w:r>
    </w:p>
    <w:p w14:paraId="36959A1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44" w:name="_Toc162079792"/>
      <w:bookmarkStart w:id="245" w:name="_Toc168640385"/>
      <w:bookmarkStart w:id="246" w:name="_Toc169025227"/>
      <w:r w:rsidRPr="008D2B13">
        <w:rPr>
          <w:rFonts w:ascii="Arial" w:eastAsia="Calibri" w:hAnsi="Arial" w:cs="Arial"/>
          <w:b/>
          <w:kern w:val="0"/>
          <w:sz w:val="24"/>
          <w:szCs w:val="24"/>
          <w:lang w:val="en-ZA"/>
          <w14:ligatures w14:val="none"/>
        </w:rPr>
        <w:t>2.6.2 The Stigma Associated with Teenage Pregnancy and Its Psychosocial Impact</w:t>
      </w:r>
      <w:bookmarkEnd w:id="244"/>
      <w:bookmarkEnd w:id="245"/>
      <w:bookmarkEnd w:id="246"/>
    </w:p>
    <w:p w14:paraId="6C226C6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is a major issue in South Africa, yet societal prejudice prevents its prevention and has devastating psychological implications. Public perception caused by stigma impairs teenage mothers' mental health. Macleod found in 2003 that negative views of teenage pregnancy might lead to social isolation, which impairs young mothers' mental health. Healthcare experts, instructors, and peers may criticise, causing guilt and isolation.</w:t>
      </w:r>
    </w:p>
    <w:p w14:paraId="7FA6D3E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Stigma's multifaceted repercussions on South African groups and cultures are examined by Kgosiemang &amp; Motzafi-Haller (2021). Sometimes the stigma is connected to the young woman's moral shortcomings, other times to financial and societal issues. Social guilt may cause depression and anxiety in teenage mothers. Social stigma and early parenting challenge young mothers.</w:t>
      </w:r>
    </w:p>
    <w:p w14:paraId="3E1B852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Stigma also influences healthcare and social service utilisation, according to Carmona et al. (2020). Young mothers may avoid prenatal and postnatal treatment for fear of stigma, which may harm their health and that of their children. The stigma also affects schooling, since pregnant teens and young moms may face classroom prejudice. Discrimination may cause students to quit out and limit their potential.</w:t>
      </w:r>
    </w:p>
    <w:p w14:paraId="40D0135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psychological effects of stigma influence the family. Mohr et al., (2019) showed how social criticism may cause family disputes and weaken relationships. Increasing the young mother's isolation from her support network might increase the psychological issues of adolescent pregnancy.</w:t>
      </w:r>
    </w:p>
    <w:p w14:paraId="0982D93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BD38F9B"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47" w:name="_Toc162079793"/>
      <w:bookmarkStart w:id="248" w:name="_Toc168640386"/>
      <w:bookmarkStart w:id="249" w:name="_Toc169025228"/>
      <w:r w:rsidRPr="008D2B13">
        <w:rPr>
          <w:rFonts w:ascii="Arial" w:eastAsia="Calibri" w:hAnsi="Arial" w:cs="Arial"/>
          <w:b/>
          <w:kern w:val="0"/>
          <w:sz w:val="24"/>
          <w:szCs w:val="24"/>
          <w:lang w:val="en-ZA"/>
          <w14:ligatures w14:val="none"/>
        </w:rPr>
        <w:t xml:space="preserve">2.6.3 </w:t>
      </w:r>
      <w:commentRangeStart w:id="250"/>
      <w:r w:rsidRPr="008D2B13">
        <w:rPr>
          <w:rFonts w:ascii="Arial" w:eastAsia="Calibri" w:hAnsi="Arial" w:cs="Arial"/>
          <w:b/>
          <w:kern w:val="0"/>
          <w:sz w:val="24"/>
          <w:szCs w:val="24"/>
          <w:lang w:val="en-ZA"/>
          <w14:ligatures w14:val="none"/>
        </w:rPr>
        <w:t>The Role of Community and Family in Shaping Perceptions of Teenage Pregnancy</w:t>
      </w:r>
      <w:bookmarkEnd w:id="247"/>
      <w:bookmarkEnd w:id="248"/>
      <w:bookmarkEnd w:id="249"/>
      <w:commentRangeEnd w:id="250"/>
      <w:r w:rsidR="0067338D">
        <w:rPr>
          <w:rStyle w:val="CommentReference"/>
        </w:rPr>
        <w:commentReference w:id="250"/>
      </w:r>
    </w:p>
    <w:p w14:paraId="7193F7E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Community and family shape adolescent pregnancy beliefs in South Africa, which affects reaction and consequences. According to Adhena &amp; Fikre, (2023), family and community support may help adolescent moms and reduce pregnancy risks in several South African cultures. This may involve childcare and education for the young mother.</w:t>
      </w:r>
    </w:p>
    <w:p w14:paraId="549AEF4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51"/>
      <w:r w:rsidRPr="008D2B13">
        <w:rPr>
          <w:rFonts w:ascii="Arial" w:eastAsia="Calibri" w:hAnsi="Arial" w:cs="Arial"/>
          <w:color w:val="000000"/>
          <w:kern w:val="0"/>
          <w:sz w:val="24"/>
          <w:szCs w:val="24"/>
          <w:lang w:val="en-ZA"/>
          <w14:ligatures w14:val="none"/>
        </w:rPr>
        <w:t>This assistance may vary in quality and breadth. According to Saani (2022), societal and family responses to young pregnancy may stigmatise. Instead of helping the young mother, family and community shame prevails. Cultural ideas on sexuality, marriage, and motherhood affect this response.</w:t>
      </w:r>
    </w:p>
    <w:p w14:paraId="56DA48D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Family and group acts can change how people think about teen pregnancy and help those who are affected. There may be less shame and more help for young parents if community leaders and family members teach them about sexual and reproductive health.</w:t>
      </w:r>
    </w:p>
    <w:p w14:paraId="0F2935F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family is very important for mental and physical help. According to Nkosi and Pretorius (2019), having family support is good for the mental health of young moms. This tool helps with problems that come up when you become a mother. Teenage pregnancy may be less common if parents and guardians talk to their kids about sexual and reproductive health through educational programmes</w:t>
      </w:r>
      <w:commentRangeEnd w:id="251"/>
      <w:r w:rsidR="0067338D">
        <w:rPr>
          <w:rStyle w:val="CommentReference"/>
        </w:rPr>
        <w:commentReference w:id="251"/>
      </w:r>
      <w:r w:rsidRPr="008D2B13">
        <w:rPr>
          <w:rFonts w:ascii="Arial" w:eastAsia="Calibri" w:hAnsi="Arial" w:cs="Arial"/>
          <w:color w:val="000000"/>
          <w:kern w:val="0"/>
          <w:sz w:val="24"/>
          <w:szCs w:val="24"/>
          <w:lang w:val="en-ZA"/>
          <w14:ligatures w14:val="none"/>
        </w:rPr>
        <w:t>.</w:t>
      </w:r>
    </w:p>
    <w:p w14:paraId="4B9F6DA7" w14:textId="77777777" w:rsidR="00FC1762" w:rsidRPr="00996485" w:rsidRDefault="008D2B13" w:rsidP="00FC1762">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numbers show that the shame, neighbourhood, and family effects on teen pregnancy in South Africa are very important to understand and fix. To stop teens from getting pregnant, we need to understand how social rules, neighbourhood views, and family ties all affect each other. Teenage parents need help, and the beliefs and stereotypes that make teen birth hard on their mental health should be changed. Health, schooling, social services, and neighbourhood groups must work together to give young women more power and improve things for them and their children.</w:t>
      </w:r>
      <w:bookmarkStart w:id="252" w:name="_Toc162079794"/>
      <w:bookmarkStart w:id="253" w:name="_Toc168640387"/>
      <w:bookmarkStart w:id="254" w:name="_Toc169025229"/>
    </w:p>
    <w:p w14:paraId="42E9D295" w14:textId="17D46E7D" w:rsidR="008D2B13" w:rsidRPr="008D2B13" w:rsidRDefault="008D2B13" w:rsidP="00FC1762">
      <w:pPr>
        <w:spacing w:line="360" w:lineRule="auto"/>
        <w:jc w:val="both"/>
        <w:rPr>
          <w:rFonts w:ascii="Arial" w:eastAsia="Calibri" w:hAnsi="Arial" w:cs="Arial"/>
          <w:b/>
          <w:bCs/>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2.7 THE ROLE OF EDUCATION IN SHAPING PERCEPTIONS OF TEENAGE PREGNANCY</w:t>
      </w:r>
      <w:bookmarkStart w:id="255" w:name="_Toc162079795"/>
      <w:bookmarkStart w:id="256" w:name="_Toc168640388"/>
      <w:bookmarkEnd w:id="252"/>
      <w:bookmarkEnd w:id="253"/>
      <w:bookmarkEnd w:id="254"/>
    </w:p>
    <w:p w14:paraId="1F4064B7" w14:textId="7E01BF4F"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257" w:name="_Toc169025230"/>
      <w:r w:rsidRPr="008D2B13">
        <w:rPr>
          <w:rFonts w:ascii="Arial" w:eastAsia="Calibri" w:hAnsi="Arial" w:cs="Arial"/>
          <w:b/>
          <w:bCs/>
          <w:color w:val="000000"/>
          <w:kern w:val="0"/>
          <w:sz w:val="24"/>
          <w:szCs w:val="24"/>
          <w:lang w:val="en-ZA"/>
          <w14:ligatures w14:val="none"/>
        </w:rPr>
        <w:t>2.7.1</w:t>
      </w:r>
      <w:r w:rsidR="00FC1762" w:rsidRPr="00996485">
        <w:rPr>
          <w:rFonts w:ascii="Arial" w:eastAsia="Calibri" w:hAnsi="Arial" w:cs="Arial"/>
          <w:b/>
          <w:bCs/>
          <w:color w:val="000000"/>
          <w:kern w:val="0"/>
          <w:sz w:val="24"/>
          <w:szCs w:val="24"/>
          <w:lang w:val="en-ZA"/>
          <w14:ligatures w14:val="none"/>
        </w:rPr>
        <w:t xml:space="preserve"> </w:t>
      </w:r>
      <w:r w:rsidRPr="008D2B13">
        <w:rPr>
          <w:rFonts w:ascii="Arial" w:eastAsia="Calibri" w:hAnsi="Arial" w:cs="Arial"/>
          <w:b/>
          <w:bCs/>
          <w:color w:val="000000"/>
          <w:kern w:val="0"/>
          <w:sz w:val="24"/>
          <w:szCs w:val="24"/>
          <w:lang w:val="en-ZA"/>
          <w14:ligatures w14:val="none"/>
        </w:rPr>
        <w:t>Sexual Education in South African Schools: Policies, Curricula, and Effectiveness</w:t>
      </w:r>
      <w:bookmarkEnd w:id="255"/>
      <w:bookmarkEnd w:id="256"/>
      <w:bookmarkEnd w:id="257"/>
    </w:p>
    <w:p w14:paraId="0464780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Policy goals, curriculum content, and sexual education programme impact are challenging in South African schools. Teen pregnancy and HIV/AIDS may be prevented by sexual education hence the South African government has legislation and curricula to educate teenagers about sexual and reproductive health.</w:t>
      </w:r>
    </w:p>
    <w:p w14:paraId="1D5C88B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South African Department of Basic Education requires sexual education in the Life Orientation (LO) curriculum from early grades to Grade 12. (Doghor et al., 2020) states that the LO curriculum covers human sexuality, personal well-being, and social responsibility. This combination gives students the information and tools to make healthy and relationship choices.</w:t>
      </w:r>
    </w:p>
    <w:p w14:paraId="01F4CF56" w14:textId="6429DBCA"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Despite regulatory changes, sexual education in South African schools remains controversial. (Ramulumo &amp; Netshitangani, 2019) examined sexual education delivery and efficacy issues. Cultural sensitivity, teacher readiness, and resource constraints are issues. Sexuality and contraception are difficult issues for instructors to discuss. Sibusiso, (2023) cite personal convictions, lack of training, and community reaction as contributing causes to these issues.</w:t>
      </w:r>
      <w:ins w:id="258" w:author="External Examiner" w:date="2024-06-13T12:29:00Z">
        <w:r w:rsidR="001D2366">
          <w:rPr>
            <w:rFonts w:ascii="Arial" w:eastAsia="Calibri" w:hAnsi="Arial" w:cs="Arial"/>
            <w:color w:val="000000"/>
            <w:kern w:val="0"/>
            <w:sz w:val="24"/>
            <w:szCs w:val="24"/>
            <w:lang w:val="en-ZA"/>
            <w14:ligatures w14:val="none"/>
          </w:rPr>
          <w:t xml:space="preserve"> </w:t>
        </w:r>
        <w:commentRangeStart w:id="259"/>
        <w:r w:rsidR="001D2366">
          <w:rPr>
            <w:rFonts w:ascii="Arial" w:eastAsia="Calibri" w:hAnsi="Arial" w:cs="Arial"/>
            <w:color w:val="000000"/>
            <w:kern w:val="0"/>
            <w:sz w:val="24"/>
            <w:szCs w:val="24"/>
            <w:lang w:val="en-ZA"/>
            <w14:ligatures w14:val="none"/>
          </w:rPr>
          <w:t>So what?</w:t>
        </w:r>
        <w:commentRangeEnd w:id="259"/>
        <w:r w:rsidR="001D2366">
          <w:rPr>
            <w:rStyle w:val="CommentReference"/>
          </w:rPr>
          <w:commentReference w:id="259"/>
        </w:r>
      </w:ins>
    </w:p>
    <w:p w14:paraId="27C2D25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More than that, there are big differences in how the material is taught in different schools. This means that there are differences in how much and how well sexuality and reproductive health issues are covered. It was said by Gorry</w:t>
      </w:r>
      <w:commentRangeStart w:id="260"/>
      <w:r w:rsidRPr="008D2B13">
        <w:rPr>
          <w:rFonts w:ascii="Arial" w:eastAsia="Calibri" w:hAnsi="Arial" w:cs="Arial"/>
          <w:color w:val="000000"/>
          <w:kern w:val="0"/>
          <w:sz w:val="24"/>
          <w:szCs w:val="24"/>
          <w:lang w:val="en-ZA"/>
          <w14:ligatures w14:val="none"/>
        </w:rPr>
        <w:t xml:space="preserve">, </w:t>
      </w:r>
      <w:commentRangeEnd w:id="260"/>
      <w:r w:rsidR="001D2366">
        <w:rPr>
          <w:rStyle w:val="CommentReference"/>
        </w:rPr>
        <w:commentReference w:id="260"/>
      </w:r>
      <w:r w:rsidRPr="008D2B13">
        <w:rPr>
          <w:rFonts w:ascii="Arial" w:eastAsia="Calibri" w:hAnsi="Arial" w:cs="Arial"/>
          <w:color w:val="000000"/>
          <w:kern w:val="0"/>
          <w:sz w:val="24"/>
          <w:szCs w:val="24"/>
          <w:lang w:val="en-ZA"/>
          <w14:ligatures w14:val="none"/>
        </w:rPr>
        <w:t xml:space="preserve">(2019) that different schools teach about sexuality in different ways. </w:t>
      </w:r>
      <w:commentRangeStart w:id="261"/>
      <w:r w:rsidRPr="008D2B13">
        <w:rPr>
          <w:rFonts w:ascii="Arial" w:eastAsia="Calibri" w:hAnsi="Arial" w:cs="Arial"/>
          <w:color w:val="000000"/>
          <w:kern w:val="0"/>
          <w:sz w:val="24"/>
          <w:szCs w:val="24"/>
          <w:lang w:val="en-ZA"/>
          <w14:ligatures w14:val="none"/>
        </w:rPr>
        <w:t>The amount of information given can be affected by things like the school's finances, its location, and how the controlling body feels about sexuality education.</w:t>
      </w:r>
      <w:commentRangeEnd w:id="261"/>
      <w:r w:rsidR="00050DC4">
        <w:rPr>
          <w:rStyle w:val="CommentReference"/>
        </w:rPr>
        <w:commentReference w:id="261"/>
      </w:r>
    </w:p>
    <w:p w14:paraId="780BFAA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Different things have happened when sexual education has been used to lower the number of teen pregnancies in South Africa.  Adhena &amp; Fikre (2023) found that sexual education has raised youth awareness of sexual health and contraception. This knowledge is tricky to use to modify people's behaviour since many locations still have high adolescent pregnancy rates.</w:t>
      </w:r>
    </w:p>
    <w:p w14:paraId="7E9B6EC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Myra et al. (2023) found it difficult to evaluate sexual education. It emphasises that social and economic variables typically influence sexual health choices more than knowledge. Sexual education courses must be situational and integrated with other social initiatives.</w:t>
      </w:r>
    </w:p>
    <w:p w14:paraId="2BF56BE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Peer education and life skills courses may supplement school-taught sexual education. LoveLife and Soul Buddyz employ peer trainers who can connect with young people to relate what individuals know with how they behave. According to Anayochukwu, (2022), these shows can teach you useful things about health and sexual interactions. However, they may not be as useful or last if they would like.</w:t>
      </w:r>
    </w:p>
    <w:p w14:paraId="0138A1B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When looking at the current state of sexual education in South African schools,</w:t>
      </w:r>
      <w:commentRangeStart w:id="262"/>
      <w:r w:rsidRPr="008D2B13">
        <w:rPr>
          <w:rFonts w:ascii="Arial" w:eastAsia="Calibri" w:hAnsi="Arial" w:cs="Arial"/>
          <w:color w:val="000000"/>
          <w:kern w:val="0"/>
          <w:sz w:val="24"/>
          <w:szCs w:val="24"/>
          <w:lang w:val="en-ZA"/>
          <w14:ligatures w14:val="none"/>
        </w:rPr>
        <w:t xml:space="preserve"> many things </w:t>
      </w:r>
      <w:commentRangeEnd w:id="262"/>
      <w:r w:rsidR="00050DC4">
        <w:rPr>
          <w:rStyle w:val="CommentReference"/>
        </w:rPr>
        <w:commentReference w:id="262"/>
      </w:r>
      <w:r w:rsidRPr="008D2B13">
        <w:rPr>
          <w:rFonts w:ascii="Arial" w:eastAsia="Calibri" w:hAnsi="Arial" w:cs="Arial"/>
          <w:color w:val="000000"/>
          <w:kern w:val="0"/>
          <w:sz w:val="24"/>
          <w:szCs w:val="24"/>
          <w:lang w:val="en-ZA"/>
          <w14:ligatures w14:val="none"/>
        </w:rPr>
        <w:t xml:space="preserve">affect how well programmes can deal with important problems like teen pregnancy. There are policies and lessons in place, but their effects depend on many things. Some things to think about are how ready the teachers are, how cultural and community norms affect the class, and how sexual education fits in with other health and social services. To really make sexual education better in South Africa, </w:t>
      </w:r>
      <w:r w:rsidRPr="00050DC4">
        <w:rPr>
          <w:rFonts w:ascii="Arial" w:eastAsia="Calibri" w:hAnsi="Arial" w:cs="Arial"/>
          <w:color w:val="000000"/>
          <w:kern w:val="0"/>
          <w:sz w:val="24"/>
          <w:szCs w:val="24"/>
          <w:highlight w:val="yellow"/>
          <w:lang w:val="en-ZA"/>
          <w14:ligatures w14:val="none"/>
          <w:rPrChange w:id="263" w:author="External Examiner" w:date="2024-06-13T12:31:00Z">
            <w:rPr>
              <w:rFonts w:ascii="Arial" w:eastAsia="Calibri" w:hAnsi="Arial" w:cs="Arial"/>
              <w:color w:val="000000"/>
              <w:kern w:val="0"/>
              <w:sz w:val="24"/>
              <w:szCs w:val="24"/>
              <w:lang w:val="en-ZA"/>
              <w14:ligatures w14:val="none"/>
            </w:rPr>
          </w:rPrChange>
        </w:rPr>
        <w:t>we</w:t>
      </w:r>
      <w:r w:rsidRPr="008D2B13">
        <w:rPr>
          <w:rFonts w:ascii="Arial" w:eastAsia="Calibri" w:hAnsi="Arial" w:cs="Arial"/>
          <w:color w:val="000000"/>
          <w:kern w:val="0"/>
          <w:sz w:val="24"/>
          <w:szCs w:val="24"/>
          <w:lang w:val="en-ZA"/>
          <w14:ligatures w14:val="none"/>
        </w:rPr>
        <w:t xml:space="preserve"> </w:t>
      </w:r>
      <w:commentRangeStart w:id="264"/>
      <w:r w:rsidRPr="008D2B13">
        <w:rPr>
          <w:rFonts w:ascii="Arial" w:eastAsia="Calibri" w:hAnsi="Arial" w:cs="Arial"/>
          <w:color w:val="000000"/>
          <w:kern w:val="0"/>
          <w:sz w:val="24"/>
          <w:szCs w:val="24"/>
          <w:lang w:val="en-ZA"/>
          <w14:ligatures w14:val="none"/>
        </w:rPr>
        <w:t>need</w:t>
      </w:r>
      <w:commentRangeEnd w:id="264"/>
      <w:r w:rsidR="00050DC4">
        <w:rPr>
          <w:rStyle w:val="CommentReference"/>
        </w:rPr>
        <w:commentReference w:id="264"/>
      </w:r>
      <w:r w:rsidRPr="008D2B13">
        <w:rPr>
          <w:rFonts w:ascii="Arial" w:eastAsia="Calibri" w:hAnsi="Arial" w:cs="Arial"/>
          <w:color w:val="000000"/>
          <w:kern w:val="0"/>
          <w:sz w:val="24"/>
          <w:szCs w:val="24"/>
          <w:lang w:val="en-ZA"/>
          <w14:ligatures w14:val="none"/>
        </w:rPr>
        <w:t xml:space="preserve"> to take a broad approach that addresses the problems that are already there and creates a space where young people can easily get the information and support, they need to make smart decisions about their sexual and reproductive health.</w:t>
      </w:r>
    </w:p>
    <w:p w14:paraId="74A15A99"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6D1D8D5A"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65" w:name="_Toc162079796"/>
      <w:bookmarkStart w:id="266" w:name="_Toc168640389"/>
      <w:bookmarkStart w:id="267" w:name="_Toc169025231"/>
      <w:r w:rsidRPr="008D2B13">
        <w:rPr>
          <w:rFonts w:ascii="Arial" w:eastAsia="Calibri" w:hAnsi="Arial" w:cs="Arial"/>
          <w:b/>
          <w:kern w:val="0"/>
          <w:sz w:val="24"/>
          <w:szCs w:val="24"/>
          <w:lang w:val="en-ZA"/>
          <w14:ligatures w14:val="none"/>
        </w:rPr>
        <w:t xml:space="preserve">2.7.2 </w:t>
      </w:r>
      <w:commentRangeStart w:id="268"/>
      <w:r w:rsidRPr="008D2B13">
        <w:rPr>
          <w:rFonts w:ascii="Arial" w:eastAsia="Calibri" w:hAnsi="Arial" w:cs="Arial"/>
          <w:b/>
          <w:kern w:val="0"/>
          <w:sz w:val="24"/>
          <w:szCs w:val="24"/>
          <w:lang w:val="en-ZA"/>
          <w14:ligatures w14:val="none"/>
        </w:rPr>
        <w:t xml:space="preserve">Teachers' and Students' Attitudes </w:t>
      </w:r>
      <w:commentRangeEnd w:id="268"/>
      <w:r w:rsidR="00050DC4">
        <w:rPr>
          <w:rStyle w:val="CommentReference"/>
        </w:rPr>
        <w:commentReference w:id="268"/>
      </w:r>
      <w:r w:rsidRPr="008D2B13">
        <w:rPr>
          <w:rFonts w:ascii="Arial" w:eastAsia="Calibri" w:hAnsi="Arial" w:cs="Arial"/>
          <w:b/>
          <w:kern w:val="0"/>
          <w:sz w:val="24"/>
          <w:szCs w:val="24"/>
          <w:lang w:val="en-ZA"/>
          <w14:ligatures w14:val="none"/>
        </w:rPr>
        <w:t>Towards Sexual Education</w:t>
      </w:r>
      <w:bookmarkEnd w:id="265"/>
      <w:bookmarkEnd w:id="266"/>
      <w:bookmarkEnd w:id="267"/>
    </w:p>
    <w:p w14:paraId="0F19319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Students' and teachers' perspectives on sexual education in South African schools impact its effectiveness. Teachers are essential to sexual education. Personal beliefs, social norms, and professional training may influence opinions.</w:t>
      </w:r>
    </w:p>
    <w:p w14:paraId="54914D9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Thawal et al. (2021) found that educators disagree on how sexual education might prevent adolescent pregnancy and HIV. Some instructors value sexuality, while others may be uncomfortable discussing it for personal or cultural reasons. According to Saani, (2022), inadequate sexual education may cause this pain. Mpanza emphasises the need of comprehensive professional development initiatives that provide teachers with sexual education knowledge and skills.</w:t>
      </w:r>
    </w:p>
    <w:p w14:paraId="6559A55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Sexual education efficacy depends on students' attitudes. Pickard, (2019) found that South African students want a more thorough and relevant sexual education. They want a curriculum that explores sexuality's social and emotional components. The way sexual education is given, and its perceived importance might affect students' involvement and interest in these classes.</w:t>
      </w:r>
    </w:p>
    <w:p w14:paraId="3B28E980" w14:textId="3715CEBC"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According to Beyene et al., (2022), South African culture shapes sexuality and sexual education. Discussing sex and relationships in class may be awkward.</w:t>
      </w:r>
      <w:ins w:id="269" w:author="External Examiner" w:date="2024-06-13T12:34:00Z">
        <w:r w:rsidR="0039305A">
          <w:rPr>
            <w:rFonts w:ascii="Arial" w:eastAsia="Calibri" w:hAnsi="Arial" w:cs="Arial"/>
            <w:color w:val="000000"/>
            <w:kern w:val="0"/>
            <w:sz w:val="24"/>
            <w:szCs w:val="24"/>
            <w:lang w:val="en-ZA"/>
            <w14:ligatures w14:val="none"/>
          </w:rPr>
          <w:t xml:space="preserve"> These discussions sound rushed. </w:t>
        </w:r>
      </w:ins>
    </w:p>
    <w:p w14:paraId="2B92A6BF"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70" w:name="_Toc162079797"/>
      <w:bookmarkStart w:id="271" w:name="_Toc168640390"/>
      <w:bookmarkStart w:id="272" w:name="_Toc169025232"/>
      <w:r w:rsidRPr="008D2B13">
        <w:rPr>
          <w:rFonts w:ascii="Arial" w:eastAsia="Calibri" w:hAnsi="Arial" w:cs="Arial"/>
          <w:b/>
          <w:kern w:val="0"/>
          <w:sz w:val="24"/>
          <w:szCs w:val="24"/>
          <w:lang w:val="en-ZA"/>
          <w14:ligatures w14:val="none"/>
        </w:rPr>
        <w:t xml:space="preserve">2.7.3 </w:t>
      </w:r>
      <w:commentRangeStart w:id="273"/>
      <w:r w:rsidRPr="008D2B13">
        <w:rPr>
          <w:rFonts w:ascii="Arial" w:eastAsia="Calibri" w:hAnsi="Arial" w:cs="Arial"/>
          <w:b/>
          <w:kern w:val="0"/>
          <w:sz w:val="24"/>
          <w:szCs w:val="24"/>
          <w:lang w:val="en-ZA"/>
          <w14:ligatures w14:val="none"/>
        </w:rPr>
        <w:t>The</w:t>
      </w:r>
      <w:commentRangeEnd w:id="273"/>
      <w:r w:rsidR="00454B60">
        <w:rPr>
          <w:rStyle w:val="CommentReference"/>
        </w:rPr>
        <w:commentReference w:id="273"/>
      </w:r>
      <w:r w:rsidRPr="008D2B13">
        <w:rPr>
          <w:rFonts w:ascii="Arial" w:eastAsia="Calibri" w:hAnsi="Arial" w:cs="Arial"/>
          <w:b/>
          <w:kern w:val="0"/>
          <w:sz w:val="24"/>
          <w:szCs w:val="24"/>
          <w:lang w:val="en-ZA"/>
          <w14:ligatures w14:val="none"/>
        </w:rPr>
        <w:t xml:space="preserve"> </w:t>
      </w:r>
      <w:commentRangeStart w:id="274"/>
      <w:r w:rsidRPr="008D2B13">
        <w:rPr>
          <w:rFonts w:ascii="Arial" w:eastAsia="Calibri" w:hAnsi="Arial" w:cs="Arial"/>
          <w:b/>
          <w:kern w:val="0"/>
          <w:sz w:val="24"/>
          <w:szCs w:val="24"/>
          <w:lang w:val="en-ZA"/>
          <w14:ligatures w14:val="none"/>
        </w:rPr>
        <w:t>Impact of Education on Teenage Pregnancy Rates</w:t>
      </w:r>
      <w:bookmarkEnd w:id="270"/>
      <w:bookmarkEnd w:id="271"/>
      <w:bookmarkEnd w:id="272"/>
      <w:commentRangeEnd w:id="274"/>
      <w:r w:rsidR="00454B60">
        <w:rPr>
          <w:rStyle w:val="CommentReference"/>
        </w:rPr>
        <w:commentReference w:id="274"/>
      </w:r>
    </w:p>
    <w:p w14:paraId="74AC7AC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Education prevents early pregnancy yet affects it, complicating the link. Comprehensive sexual education courses may lower teenage pregnancy rates by training teens to make informed sexual health choices.</w:t>
      </w:r>
    </w:p>
    <w:p w14:paraId="17F0047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75"/>
      <w:r w:rsidRPr="008D2B13">
        <w:rPr>
          <w:rFonts w:ascii="Arial" w:eastAsia="Calibri" w:hAnsi="Arial" w:cs="Arial"/>
          <w:color w:val="000000"/>
          <w:kern w:val="0"/>
          <w:sz w:val="24"/>
          <w:szCs w:val="24"/>
          <w:lang w:val="en-ZA"/>
          <w14:ligatures w14:val="none"/>
        </w:rPr>
        <w:t xml:space="preserve">Madzamba, </w:t>
      </w:r>
      <w:commentRangeEnd w:id="275"/>
      <w:r w:rsidR="00454B60">
        <w:rPr>
          <w:rStyle w:val="CommentReference"/>
        </w:rPr>
        <w:commentReference w:id="275"/>
      </w:r>
      <w:r w:rsidRPr="008D2B13">
        <w:rPr>
          <w:rFonts w:ascii="Arial" w:eastAsia="Calibri" w:hAnsi="Arial" w:cs="Arial"/>
          <w:color w:val="000000"/>
          <w:kern w:val="0"/>
          <w:sz w:val="24"/>
          <w:szCs w:val="24"/>
          <w:lang w:val="en-ZA"/>
          <w14:ligatures w14:val="none"/>
        </w:rPr>
        <w:t xml:space="preserve">(2022) showed that excellent sexual education may reduce teenage pregnancy rates by improving contraception awareness and sexual safety. According to Thawal et al., (2021), changing behaviour with knowledge is challenging. </w:t>
      </w:r>
    </w:p>
    <w:p w14:paraId="6DE7CB4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76"/>
      <w:r w:rsidRPr="008D2B13">
        <w:rPr>
          <w:rFonts w:ascii="Arial" w:eastAsia="Calibri" w:hAnsi="Arial" w:cs="Arial"/>
          <w:color w:val="000000"/>
          <w:kern w:val="0"/>
          <w:sz w:val="24"/>
          <w:szCs w:val="24"/>
          <w:lang w:val="en-ZA"/>
          <w14:ligatures w14:val="none"/>
        </w:rPr>
        <w:t>Adolescent sexuality and pregnancy rates are also affected by social position, cultural norms, and healthcare availability.</w:t>
      </w:r>
      <w:commentRangeEnd w:id="276"/>
      <w:r w:rsidR="00454B60">
        <w:rPr>
          <w:rStyle w:val="CommentReference"/>
        </w:rPr>
        <w:commentReference w:id="276"/>
      </w:r>
    </w:p>
    <w:p w14:paraId="706D52C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Beyond sexual education, education has big impacts that Includes students' entire academic achievements. Higher education reduces teenage pregnancy rates, says Sholihah et al., (2021). Education may give teens more options and reduce early childbearing. Supportive schools for pregnant and parenting teenagers may also lessen the scholastic effects of adolescent pregnancy. Young parents may study and enhance their prospects.</w:t>
      </w:r>
    </w:p>
    <w:p w14:paraId="2D0D984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pregnancies stigma in schools causes bias and high dropout rates for pregnant and young parents. School rules that encourage help are stressed by (Indongo, 2020). These rules aim to support pregnant and parenting students and remove stigma around teenage pregnancy.</w:t>
      </w:r>
    </w:p>
    <w:p w14:paraId="7D988D1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77"/>
      <w:r w:rsidRPr="008D2B13">
        <w:rPr>
          <w:rFonts w:ascii="Arial" w:eastAsia="Calibri" w:hAnsi="Arial" w:cs="Arial"/>
          <w:color w:val="000000"/>
          <w:kern w:val="0"/>
          <w:sz w:val="24"/>
          <w:szCs w:val="24"/>
          <w:lang w:val="en-ZA"/>
          <w14:ligatures w14:val="none"/>
        </w:rPr>
        <w:t xml:space="preserve">These data demonstrate </w:t>
      </w:r>
      <w:commentRangeEnd w:id="277"/>
      <w:r w:rsidR="004206F9">
        <w:rPr>
          <w:rStyle w:val="CommentReference"/>
        </w:rPr>
        <w:commentReference w:id="277"/>
      </w:r>
      <w:r w:rsidRPr="008D2B13">
        <w:rPr>
          <w:rFonts w:ascii="Arial" w:eastAsia="Calibri" w:hAnsi="Arial" w:cs="Arial"/>
          <w:color w:val="000000"/>
          <w:kern w:val="0"/>
          <w:sz w:val="24"/>
          <w:szCs w:val="24"/>
          <w:lang w:val="en-ZA"/>
          <w14:ligatures w14:val="none"/>
        </w:rPr>
        <w:t xml:space="preserve">that South Africans must consider teachers' and students' attitudes on sexual education and its effects on teenage pregnancy rates. </w:t>
      </w:r>
      <w:commentRangeStart w:id="278"/>
      <w:r w:rsidRPr="008D2B13">
        <w:rPr>
          <w:rFonts w:ascii="Arial" w:eastAsia="Calibri" w:hAnsi="Arial" w:cs="Arial"/>
          <w:color w:val="000000"/>
          <w:kern w:val="0"/>
          <w:sz w:val="24"/>
          <w:szCs w:val="24"/>
          <w:lang w:val="en-ZA"/>
          <w14:ligatures w14:val="none"/>
        </w:rPr>
        <w:t>Transparent sexuality discussions and a broad curriculum are needed for effective sexual education</w:t>
      </w:r>
      <w:commentRangeEnd w:id="278"/>
      <w:r w:rsidR="004206F9">
        <w:rPr>
          <w:rStyle w:val="CommentReference"/>
        </w:rPr>
        <w:commentReference w:id="278"/>
      </w:r>
      <w:r w:rsidRPr="008D2B13">
        <w:rPr>
          <w:rFonts w:ascii="Arial" w:eastAsia="Calibri" w:hAnsi="Arial" w:cs="Arial"/>
          <w:color w:val="000000"/>
          <w:kern w:val="0"/>
          <w:sz w:val="24"/>
          <w:szCs w:val="24"/>
          <w:lang w:val="en-ZA"/>
          <w14:ligatures w14:val="none"/>
        </w:rPr>
        <w:t>. All students, particularly pregnant and parenting ones, need help. Addressing teenage pregnancy and increasing South African youth welfare requires understanding the complicated relationship between educational, cultural, and socio-economic challenges.</w:t>
      </w:r>
    </w:p>
    <w:p w14:paraId="606AE59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FF660C3"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279" w:name="_Toc162079798"/>
      <w:bookmarkStart w:id="280" w:name="_Toc168640391"/>
      <w:bookmarkStart w:id="281" w:name="_Toc169025233"/>
      <w:r w:rsidRPr="008D2B13">
        <w:rPr>
          <w:rFonts w:ascii="Arial" w:eastAsia="Calibri" w:hAnsi="Arial" w:cs="Arial"/>
          <w:b/>
          <w:bCs/>
          <w:color w:val="000000"/>
          <w:kern w:val="0"/>
          <w:sz w:val="24"/>
          <w:szCs w:val="24"/>
          <w:lang w:val="en-ZA"/>
          <w14:ligatures w14:val="none"/>
        </w:rPr>
        <w:t>2.8 CASE STUDIES AND QUALITATIVE INSIGHTS FROM RURAL SOUTH AFRICA</w:t>
      </w:r>
      <w:bookmarkEnd w:id="279"/>
      <w:bookmarkEnd w:id="280"/>
      <w:bookmarkEnd w:id="281"/>
    </w:p>
    <w:p w14:paraId="29EB1EAA"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82" w:name="_Toc162079799"/>
      <w:bookmarkStart w:id="283" w:name="_Toc168640392"/>
      <w:bookmarkStart w:id="284" w:name="_Toc169025234"/>
      <w:r w:rsidRPr="008D2B13">
        <w:rPr>
          <w:rFonts w:ascii="Arial" w:eastAsia="Calibri" w:hAnsi="Arial" w:cs="Arial"/>
          <w:b/>
          <w:kern w:val="0"/>
          <w:sz w:val="24"/>
          <w:szCs w:val="24"/>
          <w:lang w:val="en-ZA"/>
          <w14:ligatures w14:val="none"/>
        </w:rPr>
        <w:t>2.8.1 Personal Narratives and Case Studies of Teenage Pregnancy in Rural Settings</w:t>
      </w:r>
      <w:bookmarkEnd w:id="282"/>
      <w:bookmarkEnd w:id="283"/>
      <w:bookmarkEnd w:id="284"/>
    </w:p>
    <w:p w14:paraId="05C41B0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Case studies and personal testimonies illustrate rural South African teenage pregnancy beyond statistics. Qualitative narratives reveal the diverse cultural, economic, and social factors that affect teenage pregnancy.</w:t>
      </w:r>
    </w:p>
    <w:p w14:paraId="4F4EA3CE" w14:textId="7ACDBA38"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Gautam, (2020) found that rural Limpopo</w:t>
      </w:r>
      <w:ins w:id="285" w:author="External Examiner" w:date="2024-06-13T13:20:00Z">
        <w:r w:rsidR="004206F9">
          <w:rPr>
            <w:rFonts w:ascii="Arial" w:eastAsia="Calibri" w:hAnsi="Arial" w:cs="Arial"/>
            <w:color w:val="000000"/>
            <w:kern w:val="0"/>
            <w:sz w:val="24"/>
            <w:szCs w:val="24"/>
            <w:lang w:val="en-ZA"/>
            <w14:ligatures w14:val="none"/>
          </w:rPr>
          <w:t xml:space="preserve"> Province</w:t>
        </w:r>
      </w:ins>
      <w:r w:rsidRPr="008D2B13">
        <w:rPr>
          <w:rFonts w:ascii="Arial" w:eastAsia="Calibri" w:hAnsi="Arial" w:cs="Arial"/>
          <w:color w:val="000000"/>
          <w:kern w:val="0"/>
          <w:sz w:val="24"/>
          <w:szCs w:val="24"/>
          <w:lang w:val="en-ZA"/>
          <w14:ligatures w14:val="none"/>
        </w:rPr>
        <w:t xml:space="preserve"> teenage women' pregnancy experiences are influenced by socioeconomic status. Young women mentioned financial issues and limited educational opportunities as factors for early pregnancy. According to stories, poverty affects contraceptive, sexual health services, relationship, and childbearing choices.</w:t>
      </w:r>
    </w:p>
    <w:p w14:paraId="16EEE6C3" w14:textId="372404E4"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In rural KwaZulu-Natal</w:t>
      </w:r>
      <w:ins w:id="286" w:author="External Examiner" w:date="2024-06-13T13:20:00Z">
        <w:r w:rsidR="004206F9">
          <w:rPr>
            <w:rFonts w:ascii="Arial" w:eastAsia="Calibri" w:hAnsi="Arial" w:cs="Arial"/>
            <w:color w:val="000000"/>
            <w:kern w:val="0"/>
            <w:sz w:val="24"/>
            <w:szCs w:val="24"/>
            <w:lang w:val="en-ZA"/>
            <w14:ligatures w14:val="none"/>
          </w:rPr>
          <w:t xml:space="preserve"> Province</w:t>
        </w:r>
      </w:ins>
      <w:r w:rsidRPr="008D2B13">
        <w:rPr>
          <w:rFonts w:ascii="Arial" w:eastAsia="Calibri" w:hAnsi="Arial" w:cs="Arial"/>
          <w:color w:val="000000"/>
          <w:kern w:val="0"/>
          <w:sz w:val="24"/>
          <w:szCs w:val="24"/>
          <w:lang w:val="en-ZA"/>
          <w14:ligatures w14:val="none"/>
        </w:rPr>
        <w:t xml:space="preserve">, Đorđević &amp; Rakić, (2020) explores cultural factors impacting teenage pregnancy. Despite fading cultural practices like bride abduction (ukuthwala) the case study reveals their impact on juvenile pregnancy. </w:t>
      </w:r>
      <w:commentRangeStart w:id="287"/>
      <w:r w:rsidRPr="008D2B13">
        <w:rPr>
          <w:rFonts w:ascii="Arial" w:eastAsia="Calibri" w:hAnsi="Arial" w:cs="Arial"/>
          <w:color w:val="000000"/>
          <w:kern w:val="0"/>
          <w:sz w:val="24"/>
          <w:szCs w:val="24"/>
          <w:lang w:val="en-ZA"/>
          <w14:ligatures w14:val="none"/>
        </w:rPr>
        <w:t xml:space="preserve">This article </w:t>
      </w:r>
      <w:commentRangeEnd w:id="287"/>
      <w:r w:rsidR="004206F9">
        <w:rPr>
          <w:rStyle w:val="CommentReference"/>
        </w:rPr>
        <w:commentReference w:id="287"/>
      </w:r>
      <w:r w:rsidRPr="008D2B13">
        <w:rPr>
          <w:rFonts w:ascii="Arial" w:eastAsia="Calibri" w:hAnsi="Arial" w:cs="Arial"/>
          <w:color w:val="000000"/>
          <w:kern w:val="0"/>
          <w:sz w:val="24"/>
          <w:szCs w:val="24"/>
          <w:lang w:val="en-ZA"/>
          <w14:ligatures w14:val="none"/>
        </w:rPr>
        <w:t>examines how customs collide with young women's rights and autonomy. It shows how culturally sensitive teenage pregnancy management is difficult.</w:t>
      </w:r>
      <w:ins w:id="288" w:author="External Examiner" w:date="2024-06-13T13:20:00Z">
        <w:r w:rsidR="004206F9">
          <w:rPr>
            <w:rFonts w:ascii="Arial" w:eastAsia="Calibri" w:hAnsi="Arial" w:cs="Arial"/>
            <w:color w:val="000000"/>
            <w:kern w:val="0"/>
            <w:sz w:val="24"/>
            <w:szCs w:val="24"/>
            <w:lang w:val="en-ZA"/>
            <w14:ligatures w14:val="none"/>
          </w:rPr>
          <w:t xml:space="preserve"> </w:t>
        </w:r>
        <w:commentRangeStart w:id="289"/>
        <w:r w:rsidR="004206F9">
          <w:rPr>
            <w:rFonts w:ascii="Arial" w:eastAsia="Calibri" w:hAnsi="Arial" w:cs="Arial"/>
            <w:color w:val="000000"/>
            <w:kern w:val="0"/>
            <w:sz w:val="24"/>
            <w:szCs w:val="24"/>
            <w:lang w:val="en-ZA"/>
            <w14:ligatures w14:val="none"/>
          </w:rPr>
          <w:t>So what?</w:t>
        </w:r>
        <w:commentRangeEnd w:id="289"/>
        <w:r w:rsidR="004206F9">
          <w:rPr>
            <w:rStyle w:val="CommentReference"/>
          </w:rPr>
          <w:commentReference w:id="289"/>
        </w:r>
      </w:ins>
    </w:p>
    <w:p w14:paraId="661780E8" w14:textId="6057976D"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A captivating story from rural Eastern Cape </w:t>
      </w:r>
      <w:ins w:id="290" w:author="External Examiner" w:date="2024-06-13T13:21:00Z">
        <w:r w:rsidR="004206F9">
          <w:rPr>
            <w:rFonts w:ascii="Arial" w:eastAsia="Calibri" w:hAnsi="Arial" w:cs="Arial"/>
            <w:color w:val="000000"/>
            <w:kern w:val="0"/>
            <w:sz w:val="24"/>
            <w:szCs w:val="24"/>
            <w:lang w:val="en-ZA"/>
            <w14:ligatures w14:val="none"/>
          </w:rPr>
          <w:t xml:space="preserve">Province </w:t>
        </w:r>
      </w:ins>
      <w:r w:rsidRPr="008D2B13">
        <w:rPr>
          <w:rFonts w:ascii="Arial" w:eastAsia="Calibri" w:hAnsi="Arial" w:cs="Arial"/>
          <w:color w:val="000000"/>
          <w:kern w:val="0"/>
          <w:sz w:val="24"/>
          <w:szCs w:val="24"/>
          <w:lang w:val="en-ZA"/>
          <w14:ligatures w14:val="none"/>
        </w:rPr>
        <w:t>by Sharma et al., (2020) analyses the psychological and social effects of teenage parenting. "Nomsa," a 17-year-old girl, faces neighbourhood and family shame and seclusion. Nomsa's experience calls for community-based support networks and therapies for teenage pregnancy's practicality and young moms' mental health.</w:t>
      </w:r>
      <w:ins w:id="291" w:author="External Examiner" w:date="2024-06-13T13:21:00Z">
        <w:r w:rsidR="004206F9">
          <w:rPr>
            <w:rFonts w:ascii="Arial" w:eastAsia="Calibri" w:hAnsi="Arial" w:cs="Arial"/>
            <w:color w:val="000000"/>
            <w:kern w:val="0"/>
            <w:sz w:val="24"/>
            <w:szCs w:val="24"/>
            <w:lang w:val="en-ZA"/>
            <w14:ligatures w14:val="none"/>
          </w:rPr>
          <w:t xml:space="preserve"> </w:t>
        </w:r>
        <w:commentRangeStart w:id="292"/>
        <w:r w:rsidR="004206F9">
          <w:rPr>
            <w:rFonts w:ascii="Arial" w:eastAsia="Calibri" w:hAnsi="Arial" w:cs="Arial"/>
            <w:color w:val="000000"/>
            <w:kern w:val="0"/>
            <w:sz w:val="24"/>
            <w:szCs w:val="24"/>
            <w:lang w:val="en-ZA"/>
            <w14:ligatures w14:val="none"/>
          </w:rPr>
          <w:t>So what?</w:t>
        </w:r>
        <w:commentRangeEnd w:id="292"/>
        <w:r w:rsidR="004206F9">
          <w:rPr>
            <w:rStyle w:val="CommentReference"/>
          </w:rPr>
          <w:commentReference w:id="292"/>
        </w:r>
      </w:ins>
    </w:p>
    <w:p w14:paraId="2EB93BB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Adbale </w:t>
      </w:r>
      <w:commentRangeStart w:id="293"/>
      <w:r w:rsidRPr="008D2B13">
        <w:rPr>
          <w:rFonts w:ascii="Arial" w:eastAsia="Calibri" w:hAnsi="Arial" w:cs="Arial"/>
          <w:color w:val="000000"/>
          <w:kern w:val="0"/>
          <w:sz w:val="24"/>
          <w:szCs w:val="24"/>
          <w:lang w:val="en-ZA"/>
          <w14:ligatures w14:val="none"/>
        </w:rPr>
        <w:t>&amp; H, (</w:t>
      </w:r>
      <w:commentRangeEnd w:id="293"/>
      <w:r w:rsidR="004206F9">
        <w:rPr>
          <w:rStyle w:val="CommentReference"/>
        </w:rPr>
        <w:commentReference w:id="293"/>
      </w:r>
      <w:r w:rsidRPr="008D2B13">
        <w:rPr>
          <w:rFonts w:ascii="Arial" w:eastAsia="Calibri" w:hAnsi="Arial" w:cs="Arial"/>
          <w:color w:val="000000"/>
          <w:kern w:val="0"/>
          <w:sz w:val="24"/>
          <w:szCs w:val="24"/>
          <w:lang w:val="en-ZA"/>
          <w14:ligatures w14:val="none"/>
        </w:rPr>
        <w:t xml:space="preserve">2022) rural Mpumalanga research offers a distinct viewpoint on gender dynamics and relationships. </w:t>
      </w:r>
      <w:commentRangeStart w:id="294"/>
      <w:r w:rsidRPr="008D2B13">
        <w:rPr>
          <w:rFonts w:ascii="Arial" w:eastAsia="Calibri" w:hAnsi="Arial" w:cs="Arial"/>
          <w:color w:val="000000"/>
          <w:kern w:val="0"/>
          <w:sz w:val="24"/>
          <w:szCs w:val="24"/>
          <w:lang w:val="en-ZA"/>
          <w14:ligatures w14:val="none"/>
        </w:rPr>
        <w:t xml:space="preserve">Hunter links </w:t>
      </w:r>
      <w:commentRangeEnd w:id="294"/>
      <w:r w:rsidR="004206F9">
        <w:rPr>
          <w:rStyle w:val="CommentReference"/>
        </w:rPr>
        <w:commentReference w:id="294"/>
      </w:r>
      <w:r w:rsidRPr="008D2B13">
        <w:rPr>
          <w:rFonts w:ascii="Arial" w:eastAsia="Calibri" w:hAnsi="Arial" w:cs="Arial"/>
          <w:color w:val="000000"/>
          <w:kern w:val="0"/>
          <w:sz w:val="24"/>
          <w:szCs w:val="24"/>
          <w:lang w:val="en-ZA"/>
          <w14:ligatures w14:val="none"/>
        </w:rPr>
        <w:t>power disparities in relationships to gender-based violence and adolescent pregnancy using case studies. These tales emphasise the importance of gender equality and empowerment in comprehensive adolescent pregnancy prevention programmes.</w:t>
      </w:r>
    </w:p>
    <w:p w14:paraId="1334C9D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case studies reveal how </w:t>
      </w:r>
      <w:commentRangeStart w:id="295"/>
      <w:r w:rsidRPr="008D2B13">
        <w:rPr>
          <w:rFonts w:ascii="Arial" w:eastAsia="Calibri" w:hAnsi="Arial" w:cs="Arial"/>
          <w:color w:val="000000"/>
          <w:kern w:val="0"/>
          <w:sz w:val="24"/>
          <w:szCs w:val="24"/>
          <w:lang w:val="en-ZA"/>
          <w14:ligatures w14:val="none"/>
        </w:rPr>
        <w:t>schooling</w:t>
      </w:r>
      <w:commentRangeEnd w:id="295"/>
      <w:r w:rsidR="00E44D8C">
        <w:rPr>
          <w:rStyle w:val="CommentReference"/>
        </w:rPr>
        <w:commentReference w:id="295"/>
      </w:r>
      <w:r w:rsidRPr="008D2B13">
        <w:rPr>
          <w:rFonts w:ascii="Arial" w:eastAsia="Calibri" w:hAnsi="Arial" w:cs="Arial"/>
          <w:color w:val="000000"/>
          <w:kern w:val="0"/>
          <w:sz w:val="24"/>
          <w:szCs w:val="24"/>
          <w:lang w:val="en-ZA"/>
          <w14:ligatures w14:val="none"/>
        </w:rPr>
        <w:t xml:space="preserve"> affects adolescent pregnancy. Baxter et al., (2021) examined how school policies and community views affect pregnant students in "Thembi". Thembi's expulsion shows the necessity of educational rules that enable pregnant and young moms to study without penalty.</w:t>
      </w:r>
    </w:p>
    <w:p w14:paraId="6B30790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rural South African personal accounts and case studies illuminate the many causes of adolescent pregnancy, including economic issues, cultural norms, gender dynamics, and restricted educational opportunities. The individual conditions and comprehensive measures that address the fundamental causes of teenage pregnancy must be considered. These qualitative findings emphasise the need for prevention and support initiatives for adolescent moms. These techniques should help individuals accomplish their educational and economic objectives despite early parenthood.</w:t>
      </w:r>
    </w:p>
    <w:p w14:paraId="3D9FCA4C"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296" w:name="_Toc162079800"/>
      <w:bookmarkStart w:id="297" w:name="_Toc168640393"/>
      <w:bookmarkStart w:id="298" w:name="_Toc169025235"/>
      <w:r w:rsidRPr="008D2B13">
        <w:rPr>
          <w:rFonts w:ascii="Arial" w:eastAsia="Calibri" w:hAnsi="Arial" w:cs="Arial"/>
          <w:b/>
          <w:kern w:val="0"/>
          <w:sz w:val="24"/>
          <w:szCs w:val="24"/>
          <w:lang w:val="en-ZA"/>
          <w14:ligatures w14:val="none"/>
        </w:rPr>
        <w:t>2.8.2 Community and School-Based Interventions: Successes and Challenges</w:t>
      </w:r>
      <w:bookmarkEnd w:id="296"/>
      <w:bookmarkEnd w:id="297"/>
      <w:bookmarkEnd w:id="298"/>
    </w:p>
    <w:p w14:paraId="1EB9B79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299"/>
      <w:r w:rsidRPr="008D2B13">
        <w:rPr>
          <w:rFonts w:ascii="Arial" w:eastAsia="Calibri" w:hAnsi="Arial" w:cs="Arial"/>
          <w:color w:val="000000"/>
          <w:kern w:val="0"/>
          <w:sz w:val="24"/>
          <w:szCs w:val="24"/>
          <w:lang w:val="en-ZA"/>
          <w14:ligatures w14:val="none"/>
        </w:rPr>
        <w:t>Teenage pregnancy in rural South Africa needs to be stopped through community and school-based programmes. Local structures and processes are used in these programmes to teach, help, and give young people power. There are a lot of different approaches, and each one has its own goals and methods. Some of these treatments are complete sexual education programmes and services that help teens and young parents who are pregnant</w:t>
      </w:r>
      <w:commentRangeEnd w:id="299"/>
      <w:r w:rsidR="0029277B">
        <w:rPr>
          <w:rStyle w:val="CommentReference"/>
        </w:rPr>
        <w:commentReference w:id="299"/>
      </w:r>
      <w:r w:rsidRPr="008D2B13">
        <w:rPr>
          <w:rFonts w:ascii="Arial" w:eastAsia="Calibri" w:hAnsi="Arial" w:cs="Arial"/>
          <w:color w:val="000000"/>
          <w:kern w:val="0"/>
          <w:sz w:val="24"/>
          <w:szCs w:val="24"/>
          <w:lang w:val="en-ZA"/>
          <w14:ligatures w14:val="none"/>
        </w:rPr>
        <w:t>.</w:t>
      </w:r>
    </w:p>
    <w:p w14:paraId="55C6102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300"/>
      <w:r w:rsidRPr="008D2B13">
        <w:rPr>
          <w:rFonts w:ascii="Arial" w:eastAsia="Calibri" w:hAnsi="Arial" w:cs="Arial"/>
          <w:color w:val="000000"/>
          <w:kern w:val="0"/>
          <w:sz w:val="24"/>
          <w:szCs w:val="24"/>
          <w:lang w:val="en-ZA"/>
          <w14:ligatures w14:val="none"/>
        </w:rPr>
        <w:t>An effective method is to teach kids sexuality and life skills as part of their school coursework. The goal is to give them the information and skills they need to make smart choices about their sexual health</w:t>
      </w:r>
      <w:commentRangeEnd w:id="300"/>
      <w:r w:rsidR="00324E89">
        <w:rPr>
          <w:rStyle w:val="CommentReference"/>
        </w:rPr>
        <w:commentReference w:id="300"/>
      </w:r>
      <w:r w:rsidRPr="008D2B13">
        <w:rPr>
          <w:rFonts w:ascii="Arial" w:eastAsia="Calibri" w:hAnsi="Arial" w:cs="Arial"/>
          <w:color w:val="000000"/>
          <w:kern w:val="0"/>
          <w:sz w:val="24"/>
          <w:szCs w:val="24"/>
          <w:lang w:val="en-ZA"/>
          <w14:ligatures w14:val="none"/>
        </w:rPr>
        <w:t xml:space="preserve">. It was highlighted in a study by Nemlioglu, (2019) that school-based programmes can help teens stop doing sexually risky things. These solutions were successful because they provided correct information and made a safe space that encouraged open conversation and learning. Still, </w:t>
      </w:r>
      <w:commentRangeStart w:id="301"/>
      <w:r w:rsidRPr="008D2B13">
        <w:rPr>
          <w:rFonts w:ascii="Arial" w:eastAsia="Calibri" w:hAnsi="Arial" w:cs="Arial"/>
          <w:color w:val="000000"/>
          <w:kern w:val="0"/>
          <w:sz w:val="24"/>
          <w:szCs w:val="24"/>
          <w:lang w:val="en-ZA"/>
          <w14:ligatures w14:val="none"/>
        </w:rPr>
        <w:t xml:space="preserve">Francis and DePalma </w:t>
      </w:r>
      <w:commentRangeEnd w:id="301"/>
      <w:r w:rsidR="000F1B3D">
        <w:rPr>
          <w:rStyle w:val="CommentReference"/>
        </w:rPr>
        <w:commentReference w:id="301"/>
      </w:r>
      <w:r w:rsidRPr="008D2B13">
        <w:rPr>
          <w:rFonts w:ascii="Arial" w:eastAsia="Calibri" w:hAnsi="Arial" w:cs="Arial"/>
          <w:color w:val="000000"/>
          <w:kern w:val="0"/>
          <w:sz w:val="24"/>
          <w:szCs w:val="24"/>
          <w:lang w:val="en-ZA"/>
          <w14:ligatures w14:val="none"/>
        </w:rPr>
        <w:t xml:space="preserve">point out that the success of these programmes depends a lot on the knowledge and ideas of the teachers who run them. </w:t>
      </w:r>
      <w:commentRangeStart w:id="302"/>
      <w:r w:rsidRPr="008D2B13">
        <w:rPr>
          <w:rFonts w:ascii="Arial" w:eastAsia="Calibri" w:hAnsi="Arial" w:cs="Arial"/>
          <w:color w:val="000000"/>
          <w:kern w:val="0"/>
          <w:sz w:val="24"/>
          <w:szCs w:val="24"/>
          <w:lang w:val="en-ZA"/>
          <w14:ligatures w14:val="none"/>
        </w:rPr>
        <w:t>They stress that teachers who are uncomfortable with sexual material can limit the depth and quality of the teaching they give.</w:t>
      </w:r>
      <w:commentRangeEnd w:id="302"/>
      <w:r w:rsidR="00740F92">
        <w:rPr>
          <w:rStyle w:val="CommentReference"/>
        </w:rPr>
        <w:commentReference w:id="302"/>
      </w:r>
    </w:p>
    <w:p w14:paraId="2A6757C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In rural areas, group education programmes have shown a lot of promise. These projects use the power of young people to get the word out about good things and encourage them to happen in their areas. Lubis et al. (2022) found that peer-led initiatives may provide familiar and engaging sexual health discussions. This approach may avoid adult-led solution issues. Keeping </w:t>
      </w:r>
      <w:commentRangeStart w:id="303"/>
      <w:r w:rsidRPr="008D2B13">
        <w:rPr>
          <w:rFonts w:ascii="Arial" w:eastAsia="Calibri" w:hAnsi="Arial" w:cs="Arial"/>
          <w:color w:val="000000"/>
          <w:kern w:val="0"/>
          <w:sz w:val="24"/>
          <w:szCs w:val="24"/>
          <w:lang w:val="en-ZA"/>
          <w14:ligatures w14:val="none"/>
        </w:rPr>
        <w:t xml:space="preserve">buddy initiatives </w:t>
      </w:r>
      <w:commentRangeEnd w:id="303"/>
      <w:r w:rsidR="00927CDC">
        <w:rPr>
          <w:rStyle w:val="CommentReference"/>
        </w:rPr>
        <w:commentReference w:id="303"/>
      </w:r>
      <w:r w:rsidRPr="008D2B13">
        <w:rPr>
          <w:rFonts w:ascii="Arial" w:eastAsia="Calibri" w:hAnsi="Arial" w:cs="Arial"/>
          <w:color w:val="000000"/>
          <w:kern w:val="0"/>
          <w:sz w:val="24"/>
          <w:szCs w:val="24"/>
          <w:lang w:val="en-ZA"/>
          <w14:ligatures w14:val="none"/>
        </w:rPr>
        <w:t>running and making them more accessible is difficult, and they typically require outside aid and money.</w:t>
      </w:r>
    </w:p>
    <w:p w14:paraId="599F476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Working directly with schools and communities to deliver sexual and reproductive health services has also proven successful. Bhatti (2023) highlights how crucial these workers are in connecting youth to health care. They provide confidential, accessible birth control, treatment, and aid. </w:t>
      </w:r>
      <w:commentRangeStart w:id="304"/>
      <w:r w:rsidRPr="008D2B13">
        <w:rPr>
          <w:rFonts w:ascii="Arial" w:eastAsia="Calibri" w:hAnsi="Arial" w:cs="Arial"/>
          <w:color w:val="000000"/>
          <w:kern w:val="0"/>
          <w:sz w:val="24"/>
          <w:szCs w:val="24"/>
          <w:lang w:val="en-ZA"/>
          <w14:ligatures w14:val="none"/>
        </w:rPr>
        <w:t>Still, rural health centres' limited resources may make these medicines less reliable and less effective at reaching more individuals.</w:t>
      </w:r>
      <w:commentRangeEnd w:id="304"/>
      <w:r w:rsidR="00927CDC">
        <w:rPr>
          <w:rStyle w:val="CommentReference"/>
        </w:rPr>
        <w:commentReference w:id="304"/>
      </w:r>
    </w:p>
    <w:p w14:paraId="4E84348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Major gains have been made, yet numerous challenges remain. Teen pregnancy is stigmatised, and youth lack sexual education. This can make it harder to help, because some people in the community and even teachers may not want to talk about sexuality and birth control openly. Riyanti et al., (2023) stress in their study how important it is to involve and educate the community to get rid of these problems. They say that solutions should be sensitive to and include different cultures if they are to be widely accepted and have a big effect.</w:t>
      </w:r>
    </w:p>
    <w:p w14:paraId="40DF2822"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305" w:name="_Toc162079801"/>
      <w:bookmarkStart w:id="306" w:name="_Toc168640394"/>
      <w:bookmarkStart w:id="307" w:name="_Toc169025236"/>
      <w:r w:rsidRPr="008D2B13">
        <w:rPr>
          <w:rFonts w:ascii="Arial" w:eastAsia="Calibri" w:hAnsi="Arial" w:cs="Arial"/>
          <w:b/>
          <w:kern w:val="0"/>
          <w:sz w:val="24"/>
          <w:szCs w:val="24"/>
          <w:lang w:val="en-ZA"/>
          <w14:ligatures w14:val="none"/>
        </w:rPr>
        <w:t>2.8.3 Role of Traditional Leadership and Community Structures in Addressing Teenage Pregnancy</w:t>
      </w:r>
      <w:bookmarkEnd w:id="305"/>
      <w:bookmarkEnd w:id="306"/>
      <w:commentRangeStart w:id="308"/>
      <w:r w:rsidRPr="008D2B13">
        <w:rPr>
          <w:rFonts w:ascii="Arial" w:eastAsia="Calibri" w:hAnsi="Arial" w:cs="Arial"/>
          <w:b/>
          <w:kern w:val="0"/>
          <w:sz w:val="24"/>
          <w:szCs w:val="24"/>
          <w:lang w:val="en-ZA"/>
          <w14:ligatures w14:val="none"/>
        </w:rPr>
        <w:t>.</w:t>
      </w:r>
      <w:bookmarkEnd w:id="307"/>
      <w:commentRangeEnd w:id="308"/>
      <w:r w:rsidR="00927CDC">
        <w:rPr>
          <w:rStyle w:val="CommentReference"/>
        </w:rPr>
        <w:commentReference w:id="308"/>
      </w:r>
    </w:p>
    <w:p w14:paraId="4C13701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309"/>
      <w:r w:rsidRPr="008D2B13">
        <w:rPr>
          <w:rFonts w:ascii="Arial" w:eastAsia="Calibri" w:hAnsi="Arial" w:cs="Arial"/>
          <w:color w:val="000000"/>
          <w:kern w:val="0"/>
          <w:sz w:val="24"/>
          <w:szCs w:val="24"/>
          <w:lang w:val="en-ZA"/>
          <w14:ligatures w14:val="none"/>
        </w:rPr>
        <w:t>Traditional leadership and community structures shape norms, practices, and attitudes in rural South African communities, especially with adolescent pregnancy. By providing culturally relevant treatments and community support, these leaders and institutions may prevent teenage pregnancy.</w:t>
      </w:r>
    </w:p>
    <w:p w14:paraId="20BF6CE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Traditional leaders' support of sexual education and health programmes provides legitimacy</w:t>
      </w:r>
      <w:commentRangeEnd w:id="309"/>
      <w:r w:rsidR="00927CDC">
        <w:rPr>
          <w:rStyle w:val="CommentReference"/>
        </w:rPr>
        <w:commentReference w:id="309"/>
      </w:r>
      <w:r w:rsidRPr="008D2B13">
        <w:rPr>
          <w:rFonts w:ascii="Arial" w:eastAsia="Calibri" w:hAnsi="Arial" w:cs="Arial"/>
          <w:color w:val="000000"/>
          <w:kern w:val="0"/>
          <w:sz w:val="24"/>
          <w:szCs w:val="24"/>
          <w:lang w:val="en-ZA"/>
          <w14:ligatures w14:val="none"/>
        </w:rPr>
        <w:t xml:space="preserve">. This promotes community acceptance and participation. Traditional leaders advocate for change by highlighting the value of education and health services in community well-being and development, </w:t>
      </w:r>
      <w:commentRangeStart w:id="310"/>
      <w:r w:rsidRPr="008D2B13">
        <w:rPr>
          <w:rFonts w:ascii="Arial" w:eastAsia="Calibri" w:hAnsi="Arial" w:cs="Arial"/>
          <w:color w:val="000000"/>
          <w:kern w:val="0"/>
          <w:sz w:val="24"/>
          <w:szCs w:val="24"/>
          <w:lang w:val="en-ZA"/>
          <w14:ligatures w14:val="none"/>
        </w:rPr>
        <w:t>according to Gautam, (2020</w:t>
      </w:r>
      <w:commentRangeEnd w:id="310"/>
      <w:r w:rsidR="00927CDC">
        <w:rPr>
          <w:rStyle w:val="CommentReference"/>
        </w:rPr>
        <w:commentReference w:id="310"/>
      </w:r>
      <w:r w:rsidRPr="008D2B13">
        <w:rPr>
          <w:rFonts w:ascii="Arial" w:eastAsia="Calibri" w:hAnsi="Arial" w:cs="Arial"/>
          <w:color w:val="000000"/>
          <w:kern w:val="0"/>
          <w:sz w:val="24"/>
          <w:szCs w:val="24"/>
          <w:lang w:val="en-ZA"/>
          <w14:ligatures w14:val="none"/>
        </w:rPr>
        <w:t>). However, balancing cultural traditions with current health recommendations is challenging, particularly when they conflict with sexual and reproductive health ideals.</w:t>
      </w:r>
    </w:p>
    <w:p w14:paraId="6AC2D31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311"/>
      <w:r w:rsidRPr="008D2B13">
        <w:rPr>
          <w:rFonts w:ascii="Arial" w:eastAsia="Calibri" w:hAnsi="Arial" w:cs="Arial"/>
          <w:color w:val="000000"/>
          <w:kern w:val="0"/>
          <w:sz w:val="24"/>
          <w:szCs w:val="24"/>
          <w:lang w:val="en-ZA"/>
          <w14:ligatures w14:val="none"/>
        </w:rPr>
        <w:t xml:space="preserve">Women's organisations and youth organisations may help combat adolescent </w:t>
      </w:r>
      <w:commentRangeEnd w:id="311"/>
      <w:r w:rsidR="00421222">
        <w:rPr>
          <w:rStyle w:val="CommentReference"/>
        </w:rPr>
        <w:commentReference w:id="311"/>
      </w:r>
      <w:r w:rsidRPr="008D2B13">
        <w:rPr>
          <w:rFonts w:ascii="Arial" w:eastAsia="Calibri" w:hAnsi="Arial" w:cs="Arial"/>
          <w:color w:val="000000"/>
          <w:kern w:val="0"/>
          <w:sz w:val="24"/>
          <w:szCs w:val="24"/>
          <w:lang w:val="en-ZA"/>
          <w14:ligatures w14:val="none"/>
        </w:rPr>
        <w:t>pregnancy. These groups encourage debates, create support networks, and tailor treatments to community needs and dynamics. Thomas, (2019) stress the importance of these forums in fostering meaningful talks and practical steps against adolescent pregnancy. These forums might promote collaboration on this critical topic.</w:t>
      </w:r>
    </w:p>
    <w:p w14:paraId="4F299B2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commentRangeStart w:id="312"/>
      <w:r w:rsidRPr="008D2B13">
        <w:rPr>
          <w:rFonts w:ascii="Arial" w:eastAsia="Calibri" w:hAnsi="Arial" w:cs="Arial"/>
          <w:color w:val="000000"/>
          <w:kern w:val="0"/>
          <w:sz w:val="24"/>
          <w:szCs w:val="24"/>
          <w:lang w:val="en-ZA"/>
          <w14:ligatures w14:val="none"/>
        </w:rPr>
        <w:t>Combining traditional and contemporary health and education is difficult. Change resistance, particularly on sensitive matters like contraception and teenage sexuality, may be difficult. Teen pregnancy prevention requires a careful balance between cultural customs and youth rights. Meaningful involvement with traditional leaders and community structures is needed</w:t>
      </w:r>
      <w:commentRangeEnd w:id="312"/>
      <w:r w:rsidR="00421222">
        <w:rPr>
          <w:rStyle w:val="CommentReference"/>
        </w:rPr>
        <w:commentReference w:id="312"/>
      </w:r>
      <w:r w:rsidRPr="008D2B13">
        <w:rPr>
          <w:rFonts w:ascii="Arial" w:eastAsia="Calibri" w:hAnsi="Arial" w:cs="Arial"/>
          <w:color w:val="000000"/>
          <w:kern w:val="0"/>
          <w:sz w:val="24"/>
          <w:szCs w:val="24"/>
          <w:lang w:val="en-ZA"/>
          <w14:ligatures w14:val="none"/>
        </w:rPr>
        <w:t>.</w:t>
      </w:r>
    </w:p>
    <w:p w14:paraId="0A3334E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 comprehensive approach is needed to combat teenage pregnancy in rural South Africa. School, community, and traditional leadership and structures are engaged. These therapies offer potential, but cultural, resource, and competence limitations must be addressed. Rural teenage pregnancy beliefs and realities must be changed via collaborative cultural, health, and education initiatives.</w:t>
      </w:r>
    </w:p>
    <w:p w14:paraId="6980C7FF"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13" w:name="_Toc162079802"/>
      <w:bookmarkStart w:id="314" w:name="_Toc168640395"/>
      <w:bookmarkStart w:id="315" w:name="_Toc169025237"/>
      <w:commentRangeStart w:id="316"/>
      <w:r w:rsidRPr="008D2B13">
        <w:rPr>
          <w:rFonts w:ascii="Arial" w:eastAsia="Calibri" w:hAnsi="Arial" w:cs="Arial"/>
          <w:b/>
          <w:bCs/>
          <w:color w:val="000000"/>
          <w:kern w:val="0"/>
          <w:sz w:val="24"/>
          <w:szCs w:val="24"/>
          <w:lang w:val="en-ZA"/>
          <w14:ligatures w14:val="none"/>
        </w:rPr>
        <w:t xml:space="preserve">2.9 </w:t>
      </w:r>
      <w:commentRangeEnd w:id="316"/>
      <w:r w:rsidR="00421222">
        <w:rPr>
          <w:rStyle w:val="CommentReference"/>
        </w:rPr>
        <w:commentReference w:id="316"/>
      </w:r>
      <w:r w:rsidRPr="008D2B13">
        <w:rPr>
          <w:rFonts w:ascii="Arial" w:eastAsia="Calibri" w:hAnsi="Arial" w:cs="Arial"/>
          <w:b/>
          <w:bCs/>
          <w:color w:val="000000"/>
          <w:kern w:val="0"/>
          <w:sz w:val="24"/>
          <w:szCs w:val="24"/>
          <w:lang w:val="en-ZA"/>
          <w14:ligatures w14:val="none"/>
        </w:rPr>
        <w:t xml:space="preserve">THEORETICAL FRAMEWORK: SOCIAL ECOLOGICAL MODEL </w:t>
      </w:r>
      <w:commentRangeStart w:id="317"/>
      <w:r w:rsidRPr="008D2B13">
        <w:rPr>
          <w:rFonts w:ascii="Arial" w:eastAsia="Calibri" w:hAnsi="Arial" w:cs="Arial"/>
          <w:b/>
          <w:bCs/>
          <w:color w:val="000000"/>
          <w:kern w:val="0"/>
          <w:sz w:val="24"/>
          <w:szCs w:val="24"/>
          <w:lang w:val="en-ZA"/>
          <w14:ligatures w14:val="none"/>
        </w:rPr>
        <w:t>(SEM)</w:t>
      </w:r>
      <w:bookmarkEnd w:id="313"/>
      <w:bookmarkEnd w:id="314"/>
      <w:bookmarkEnd w:id="315"/>
      <w:commentRangeEnd w:id="317"/>
      <w:r w:rsidR="00421222">
        <w:rPr>
          <w:rStyle w:val="CommentReference"/>
        </w:rPr>
        <w:commentReference w:id="317"/>
      </w:r>
    </w:p>
    <w:p w14:paraId="0C85722F" w14:textId="06DFD64F"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This research uses the Social Ecological Model (SEM), known for its wide view of human behaviour in nature. Bronfenbrenner invented </w:t>
      </w:r>
      <w:ins w:id="318" w:author="External Examiner" w:date="2024-06-13T13:34:00Z">
        <w:r w:rsidR="00421222">
          <w:rPr>
            <w:rFonts w:ascii="Arial" w:eastAsia="Calibri" w:hAnsi="Arial" w:cs="Arial"/>
            <w:color w:val="000000"/>
            <w:kern w:val="0"/>
            <w:sz w:val="24"/>
            <w:szCs w:val="24"/>
            <w:lang w:val="en-ZA"/>
            <w14:ligatures w14:val="none"/>
          </w:rPr>
          <w:t xml:space="preserve">the </w:t>
        </w:r>
      </w:ins>
      <w:r w:rsidRPr="008D2B13">
        <w:rPr>
          <w:rFonts w:ascii="Arial" w:eastAsia="Calibri" w:hAnsi="Arial" w:cs="Arial"/>
          <w:color w:val="000000"/>
          <w:kern w:val="0"/>
          <w:sz w:val="24"/>
          <w:szCs w:val="24"/>
          <w:lang w:val="en-ZA"/>
          <w14:ligatures w14:val="none"/>
        </w:rPr>
        <w:t>SEM in 1979. It stresses the complex interaction between individuals and their circumstances, highlighting how surrounds may affect behaviour. SEM can evaluate the multiple factors affecting rural South African teenage pregnancy. The microsystem—including local relationships and settings—affects teens' sexual health knowledge and attitudes (Carmona et al., 2020). The macrosystem—social and cultural norms—influences human behaviour and decision-making, according to Mohr et al., (2019).</w:t>
      </w:r>
    </w:p>
    <w:p w14:paraId="767A21C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Social Ecological Model is very helpful. This model looks at how personal, social, group, and environmental factors are connected. SEM helps to fully understand the problem, even though it is difficult. This helps us come up with multiple solutions that deal with both the immediate and larger environmental factors that lead to teen pregnancy.</w:t>
      </w:r>
    </w:p>
    <w:p w14:paraId="466FC68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920426C"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19" w:name="_Toc162079806"/>
      <w:bookmarkStart w:id="320" w:name="_Toc168640396"/>
      <w:bookmarkStart w:id="321" w:name="_Toc169025238"/>
      <w:commentRangeStart w:id="322"/>
      <w:r w:rsidRPr="008D2B13">
        <w:rPr>
          <w:rFonts w:ascii="Arial" w:eastAsia="Calibri" w:hAnsi="Arial" w:cs="Arial"/>
          <w:b/>
          <w:bCs/>
          <w:color w:val="000000"/>
          <w:kern w:val="0"/>
          <w:sz w:val="24"/>
          <w:szCs w:val="24"/>
          <w:lang w:val="en-ZA"/>
          <w14:ligatures w14:val="none"/>
        </w:rPr>
        <w:t>2.10 CONCLUSION</w:t>
      </w:r>
      <w:bookmarkEnd w:id="319"/>
      <w:bookmarkEnd w:id="320"/>
      <w:bookmarkEnd w:id="321"/>
      <w:r w:rsidRPr="008D2B13">
        <w:rPr>
          <w:rFonts w:ascii="Arial" w:eastAsia="Calibri" w:hAnsi="Arial" w:cs="Arial"/>
          <w:b/>
          <w:bCs/>
          <w:color w:val="000000"/>
          <w:kern w:val="0"/>
          <w:sz w:val="24"/>
          <w:szCs w:val="24"/>
          <w:lang w:val="en-ZA"/>
          <w14:ligatures w14:val="none"/>
        </w:rPr>
        <w:t xml:space="preserve"> </w:t>
      </w:r>
      <w:commentRangeEnd w:id="322"/>
      <w:r w:rsidR="007F2AB7">
        <w:rPr>
          <w:rStyle w:val="CommentReference"/>
        </w:rPr>
        <w:commentReference w:id="322"/>
      </w:r>
    </w:p>
    <w:p w14:paraId="75A0FC1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chapter examined the scholarly works that have been written about the topic, analysed in depth, with a special emphasis on research conducted Globally, Africa and South Africa. Explored Socio-cultural, economic, and educational perspectives and consequences. Dropout rates, academic performance and future opportunities were examined as the result. The next chapter will cover the research methodology.</w:t>
      </w:r>
    </w:p>
    <w:p w14:paraId="3BF46D9A" w14:textId="77777777" w:rsidR="008D2B13" w:rsidRPr="008D2B13"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bookmarkStart w:id="323" w:name="_Toc168640397"/>
      <w:bookmarkEnd w:id="128"/>
    </w:p>
    <w:p w14:paraId="2B1D860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6ABDFF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ABCA2C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1BDC38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801CE1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84CBC0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2D6005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C6F6F45"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bookmarkStart w:id="324" w:name="_Toc169025239"/>
    </w:p>
    <w:p w14:paraId="0D0D8E61"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33699CE7"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3F1B92D1"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26D781AA" w14:textId="7835142C" w:rsidR="008D2B13" w:rsidRPr="008D2B13"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r w:rsidRPr="00551574">
        <w:rPr>
          <w:rFonts w:ascii="Arial" w:eastAsia="Calibri" w:hAnsi="Arial" w:cs="Arial"/>
          <w:b/>
          <w:bCs/>
          <w:color w:val="000000"/>
          <w:kern w:val="0"/>
          <w:sz w:val="32"/>
          <w:szCs w:val="32"/>
          <w:lang w:val="en-ZA"/>
          <w14:ligatures w14:val="none"/>
        </w:rPr>
        <w:t>CHAPTER 3: RESEARCH METHODOLOGY &amp; DESIGN</w:t>
      </w:r>
      <w:bookmarkEnd w:id="323"/>
      <w:bookmarkEnd w:id="324"/>
    </w:p>
    <w:p w14:paraId="349626DB"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25" w:name="_Toc168640398"/>
      <w:bookmarkStart w:id="326" w:name="_Toc169025240"/>
      <w:r w:rsidRPr="008D2B13">
        <w:rPr>
          <w:rFonts w:ascii="Arial" w:eastAsia="Calibri" w:hAnsi="Arial" w:cs="Arial"/>
          <w:b/>
          <w:bCs/>
          <w:color w:val="000000"/>
          <w:kern w:val="0"/>
          <w:sz w:val="24"/>
          <w:szCs w:val="24"/>
          <w:lang w:val="en-ZA"/>
          <w14:ligatures w14:val="none"/>
        </w:rPr>
        <w:t>3.1 INTRODUCTION</w:t>
      </w:r>
      <w:bookmarkStart w:id="327" w:name="_Toc147230910"/>
      <w:bookmarkEnd w:id="325"/>
      <w:bookmarkEnd w:id="326"/>
    </w:p>
    <w:p w14:paraId="7F5D801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chapter details the research methodologies, the research paradigm, the applicability of the interpretivist method for this research is discussed in depth. The chapter explains the research design, target population, and sample procedures, </w:t>
      </w:r>
      <w:commentRangeStart w:id="328"/>
      <w:r w:rsidRPr="008D2B13">
        <w:rPr>
          <w:rFonts w:ascii="Arial" w:eastAsia="Calibri" w:hAnsi="Arial" w:cs="Arial"/>
          <w:color w:val="000000"/>
          <w:kern w:val="0"/>
          <w:sz w:val="24"/>
          <w:szCs w:val="24"/>
          <w:lang w:val="en-ZA"/>
          <w14:ligatures w14:val="none"/>
        </w:rPr>
        <w:t>defending</w:t>
      </w:r>
      <w:commentRangeEnd w:id="328"/>
      <w:r w:rsidR="004B4234">
        <w:rPr>
          <w:rStyle w:val="CommentReference"/>
        </w:rPr>
        <w:commentReference w:id="328"/>
      </w:r>
      <w:r w:rsidRPr="008D2B13">
        <w:rPr>
          <w:rFonts w:ascii="Arial" w:eastAsia="Calibri" w:hAnsi="Arial" w:cs="Arial"/>
          <w:color w:val="000000"/>
          <w:kern w:val="0"/>
          <w:sz w:val="24"/>
          <w:szCs w:val="24"/>
          <w:lang w:val="en-ZA"/>
          <w14:ligatures w14:val="none"/>
        </w:rPr>
        <w:t xml:space="preserve"> the methodology chosen. In-depth descriptions of data collecting equipment, notably semi-structured interviews, are followed by an in-depth discussion of the thematic data analysis technique used.  Furthermore, the chapter explain how the study establishes trustworthiness, credibility of the study, considered ethical issues, addressed technical and administrative constrains and removal of biasness.</w:t>
      </w:r>
    </w:p>
    <w:p w14:paraId="4106E43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w:t>
      </w:r>
    </w:p>
    <w:p w14:paraId="406DFC4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29" w:name="_Toc168640399"/>
      <w:bookmarkStart w:id="330" w:name="_Toc169025241"/>
      <w:r w:rsidRPr="008D2B13">
        <w:rPr>
          <w:rFonts w:ascii="Arial" w:eastAsia="Calibri" w:hAnsi="Arial" w:cs="Arial"/>
          <w:b/>
          <w:bCs/>
          <w:color w:val="000000"/>
          <w:kern w:val="0"/>
          <w:sz w:val="24"/>
          <w:szCs w:val="24"/>
          <w:lang w:val="en-ZA"/>
          <w14:ligatures w14:val="none"/>
        </w:rPr>
        <w:t>3.2 RESEARCH PARADIGM</w:t>
      </w:r>
      <w:bookmarkEnd w:id="327"/>
      <w:bookmarkEnd w:id="329"/>
      <w:bookmarkEnd w:id="330"/>
    </w:p>
    <w:p w14:paraId="56750C8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 research paradigm is a system of ideas, principles, and procedures that directs research activities. It gives the study its conceptual foundation and has an impact on the questions posed, the techniques used, and the interpretation of the results (</w:t>
      </w:r>
      <w:r w:rsidRPr="008D2B13">
        <w:rPr>
          <w:rFonts w:ascii="Arial" w:eastAsia="Calibri" w:hAnsi="Arial" w:cs="Arial"/>
          <w:color w:val="000000"/>
          <w:kern w:val="0"/>
          <w:sz w:val="24"/>
          <w:szCs w:val="24"/>
          <w:lang w:val="en-ZW"/>
          <w14:ligatures w14:val="none"/>
        </w:rPr>
        <w:t>Newman &amp; Gough, 2020</w:t>
      </w:r>
      <w:r w:rsidRPr="008D2B13">
        <w:rPr>
          <w:rFonts w:ascii="Arial" w:eastAsia="Calibri" w:hAnsi="Arial" w:cs="Arial"/>
          <w:color w:val="000000"/>
          <w:kern w:val="0"/>
          <w:sz w:val="24"/>
          <w:szCs w:val="24"/>
          <w:lang w:val="en-ZA"/>
          <w14:ligatures w14:val="none"/>
        </w:rPr>
        <w:t>). In essence, it provides a conceptual framework that allows a researcher to see the world and the phenomena they are interested in studying.</w:t>
      </w:r>
    </w:p>
    <w:p w14:paraId="636DBEB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research paradigm consists of four elements that is ontology, epistemology, and methodology (Saunders, Lewis &amp; Thornhill,2016).</w:t>
      </w:r>
      <w:r w:rsidRPr="008D2B13">
        <w:rPr>
          <w:rFonts w:ascii="Arial" w:eastAsia="Calibri" w:hAnsi="Arial" w:cs="Arial"/>
          <w:b/>
          <w:bCs/>
          <w:color w:val="000000"/>
          <w:kern w:val="0"/>
          <w:sz w:val="24"/>
          <w:szCs w:val="24"/>
          <w:lang w:val="en-ZA"/>
          <w14:ligatures w14:val="none"/>
        </w:rPr>
        <w:t xml:space="preserve"> </w:t>
      </w:r>
      <w:r w:rsidRPr="008D2B13">
        <w:rPr>
          <w:rFonts w:ascii="Arial" w:eastAsia="Calibri" w:hAnsi="Arial" w:cs="Arial"/>
          <w:color w:val="000000"/>
          <w:kern w:val="0"/>
          <w:sz w:val="24"/>
          <w:szCs w:val="24"/>
          <w:lang w:val="en-ZA"/>
          <w14:ligatures w14:val="none"/>
        </w:rPr>
        <w:t>These four elements present assumptions, believes, norms and values that each paradigm holds. Epistemology refers to assumptions and beliefs about human knowledge, whereas ontology refers to assumptions and beliefs about the nature of reality (Saunders, Lewis &amp; Thornhill,2016). On contrary axiology concerned with assumptions and beliefs about how much researcher’s values influence the research (Saunders, Lewis &amp; Thornhill,2016).</w:t>
      </w:r>
    </w:p>
    <w:p w14:paraId="0439D35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According to (Saunders, Lewis &amp; Thornhill,2016)., research philosophy is a set of presumptions and theories about progress of knowledge. There are two well-known paradigms these researchers choose from: positivist and interpretivist paradigm. Paradigms choice influences the selection of appropriate research methodologies.</w:t>
      </w:r>
    </w:p>
    <w:p w14:paraId="396C6853" w14:textId="77777777" w:rsidR="008D2B13" w:rsidRPr="008D2B13" w:rsidRDefault="008D2B13" w:rsidP="008D2B13">
      <w:pPr>
        <w:tabs>
          <w:tab w:val="left" w:pos="6225"/>
        </w:tabs>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b/>
      </w:r>
    </w:p>
    <w:p w14:paraId="0EEAFDD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positivist paradigm relies on empirical quantitative data analysis, and it is an objective approach to research. In contrast interpretivist paradigm involves qualitative data analysis and it is a subjective approach to research. Therefore, choosing paradigm and research philosophy enables the researcher to choose the appropriate methodology their study and it can significantly impact the research outcome (Saunders, Lewis &amp; Thornhill,2016).</w:t>
      </w:r>
    </w:p>
    <w:p w14:paraId="6818D1BB" w14:textId="77777777" w:rsidR="008D2B13" w:rsidRPr="008D2B13" w:rsidRDefault="008D2B13" w:rsidP="008D2B13">
      <w:pPr>
        <w:numPr>
          <w:ilvl w:val="0"/>
          <w:numId w:val="4"/>
        </w:numPr>
        <w:spacing w:after="0" w:line="256" w:lineRule="auto"/>
        <w:contextualSpacing/>
        <w:jc w:val="both"/>
        <w:rPr>
          <w:rFonts w:ascii="Arial" w:eastAsia="Calibri" w:hAnsi="Arial" w:cs="Arial"/>
          <w:color w:val="000000"/>
          <w:kern w:val="0"/>
          <w:sz w:val="24"/>
          <w:szCs w:val="24"/>
          <w:lang w:val="en-ZA"/>
          <w14:ligatures w14:val="none"/>
        </w:rPr>
      </w:pPr>
      <w:commentRangeStart w:id="331"/>
      <w:r w:rsidRPr="008D2B13">
        <w:rPr>
          <w:rFonts w:ascii="Arial" w:eastAsia="Calibri" w:hAnsi="Arial" w:cs="Arial"/>
          <w:color w:val="000000"/>
          <w:kern w:val="0"/>
          <w:sz w:val="24"/>
          <w:szCs w:val="24"/>
          <w:lang w:val="en-ZA"/>
          <w14:ligatures w14:val="none"/>
        </w:rPr>
        <w:t xml:space="preserve">Positivism </w:t>
      </w:r>
    </w:p>
    <w:p w14:paraId="1B32EEB8" w14:textId="77777777" w:rsidR="008D2B13" w:rsidRPr="008D2B13" w:rsidRDefault="008D2B13" w:rsidP="008D2B13">
      <w:pPr>
        <w:spacing w:after="0" w:line="256" w:lineRule="auto"/>
        <w:ind w:left="783"/>
        <w:contextualSpacing/>
        <w:rPr>
          <w:rFonts w:ascii="Arial" w:eastAsia="Calibri" w:hAnsi="Arial" w:cs="Arial"/>
          <w:color w:val="000000"/>
          <w:kern w:val="0"/>
          <w:sz w:val="24"/>
          <w:szCs w:val="24"/>
          <w:lang w:val="en-ZA"/>
          <w14:ligatures w14:val="none"/>
        </w:rPr>
      </w:pPr>
    </w:p>
    <w:p w14:paraId="0BFCBF05" w14:textId="77777777" w:rsidR="008D2B13" w:rsidRPr="008D2B13" w:rsidRDefault="008D2B13" w:rsidP="008D2B13">
      <w:pPr>
        <w:spacing w:after="0" w:line="360" w:lineRule="auto"/>
        <w:ind w:left="783"/>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This is </w:t>
      </w:r>
      <w:r w:rsidRPr="008D2B13">
        <w:rPr>
          <w:rFonts w:ascii="Arial" w:eastAsia="Calibri" w:hAnsi="Arial" w:cs="Arial"/>
          <w:i/>
          <w:iCs/>
          <w:color w:val="000000"/>
          <w:kern w:val="0"/>
          <w:sz w:val="24"/>
          <w:szCs w:val="24"/>
          <w:lang w:val="en-ZA"/>
          <w14:ligatures w14:val="none"/>
        </w:rPr>
        <w:t>“philosophical stance of the natural scientist entailing working with an observable social reality to produce law-like generation</w:t>
      </w:r>
      <w:r w:rsidRPr="008D2B13">
        <w:rPr>
          <w:rFonts w:ascii="Arial" w:eastAsia="Calibri" w:hAnsi="Arial" w:cs="Arial"/>
          <w:color w:val="000000"/>
          <w:kern w:val="0"/>
          <w:sz w:val="24"/>
          <w:szCs w:val="24"/>
          <w:lang w:val="en-ZA"/>
          <w14:ligatures w14:val="none"/>
        </w:rPr>
        <w:t xml:space="preserve"> “(Saunders </w:t>
      </w:r>
      <w:r w:rsidRPr="008D2B13">
        <w:rPr>
          <w:rFonts w:ascii="Arial" w:eastAsia="Calibri" w:hAnsi="Arial" w:cs="Arial"/>
          <w:i/>
          <w:iCs/>
          <w:color w:val="000000"/>
          <w:kern w:val="0"/>
          <w:sz w:val="24"/>
          <w:szCs w:val="24"/>
          <w:lang w:val="en-ZA"/>
          <w14:ligatures w14:val="none"/>
        </w:rPr>
        <w:t>et al.</w:t>
      </w:r>
      <w:r w:rsidRPr="008D2B13">
        <w:rPr>
          <w:rFonts w:ascii="Arial" w:eastAsia="Calibri" w:hAnsi="Arial" w:cs="Arial"/>
          <w:color w:val="000000"/>
          <w:kern w:val="0"/>
          <w:sz w:val="24"/>
          <w:szCs w:val="24"/>
          <w:lang w:val="en-ZA"/>
          <w14:ligatures w14:val="none"/>
        </w:rPr>
        <w:t xml:space="preserve">,2016, p.724). This paradigm is linked to quantitative research methods that involves the collection of numerical data and the analysis thereof (Saunders </w:t>
      </w:r>
      <w:r w:rsidRPr="008D2B13">
        <w:rPr>
          <w:rFonts w:ascii="Arial" w:eastAsia="Calibri" w:hAnsi="Arial" w:cs="Arial"/>
          <w:i/>
          <w:iCs/>
          <w:color w:val="000000"/>
          <w:kern w:val="0"/>
          <w:sz w:val="24"/>
          <w:szCs w:val="24"/>
          <w:lang w:val="en-ZA"/>
          <w14:ligatures w14:val="none"/>
        </w:rPr>
        <w:t>et al</w:t>
      </w:r>
      <w:r w:rsidRPr="008D2B13">
        <w:rPr>
          <w:rFonts w:ascii="Arial" w:eastAsia="Calibri" w:hAnsi="Arial" w:cs="Arial"/>
          <w:color w:val="000000"/>
          <w:kern w:val="0"/>
          <w:sz w:val="24"/>
          <w:szCs w:val="24"/>
          <w:lang w:val="en-ZA"/>
          <w14:ligatures w14:val="none"/>
        </w:rPr>
        <w:t>.,2016). The researcher believes that the world is objective and independent of individual perceptions. As the result the research uses value free, objective approach when studying the phenomena. The researcher tests the hypotheses and make generalisation based on empirical data collected.</w:t>
      </w:r>
    </w:p>
    <w:p w14:paraId="7A38E2CD" w14:textId="77777777" w:rsidR="008D2B13" w:rsidRPr="008D2B13" w:rsidRDefault="008D2B13" w:rsidP="008D2B13">
      <w:pPr>
        <w:spacing w:after="0" w:line="360" w:lineRule="auto"/>
        <w:ind w:left="783"/>
        <w:contextualSpacing/>
        <w:jc w:val="both"/>
        <w:rPr>
          <w:rFonts w:ascii="Arial" w:eastAsia="Calibri" w:hAnsi="Arial" w:cs="Arial"/>
          <w:color w:val="000000"/>
          <w:kern w:val="0"/>
          <w:sz w:val="24"/>
          <w:szCs w:val="24"/>
          <w:lang w:val="en-ZA"/>
          <w14:ligatures w14:val="none"/>
        </w:rPr>
      </w:pPr>
    </w:p>
    <w:p w14:paraId="7361D751" w14:textId="77777777" w:rsidR="008D2B13" w:rsidRPr="008D2B13" w:rsidRDefault="008D2B13" w:rsidP="008D2B13">
      <w:pPr>
        <w:spacing w:after="0" w:line="360" w:lineRule="auto"/>
        <w:ind w:left="783"/>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According to Saunders, Lewis &amp; Thornhill (2016) positivism allow researchers to quantify and analyse data, identify patterns, identify relationships, and make objective inferences. Therefore, the researcher generates objective and reliable knowledge about the world.</w:t>
      </w:r>
      <w:commentRangeEnd w:id="331"/>
      <w:r w:rsidR="004B4234">
        <w:rPr>
          <w:rStyle w:val="CommentReference"/>
        </w:rPr>
        <w:commentReference w:id="331"/>
      </w:r>
    </w:p>
    <w:p w14:paraId="0B8E4094" w14:textId="77777777" w:rsidR="008D2B13" w:rsidRPr="008D2B13" w:rsidRDefault="008D2B13" w:rsidP="008D2B13">
      <w:pPr>
        <w:spacing w:after="0" w:line="360" w:lineRule="auto"/>
        <w:ind w:left="783"/>
        <w:contextualSpacing/>
        <w:rPr>
          <w:rFonts w:ascii="Arial" w:eastAsia="Calibri" w:hAnsi="Arial" w:cs="Arial"/>
          <w:color w:val="000000"/>
          <w:kern w:val="0"/>
          <w:sz w:val="24"/>
          <w:szCs w:val="24"/>
          <w:lang w:val="en-ZA"/>
          <w14:ligatures w14:val="none"/>
        </w:rPr>
      </w:pPr>
    </w:p>
    <w:p w14:paraId="6B5034DF" w14:textId="77777777" w:rsidR="008D2B13" w:rsidRPr="008D2B13" w:rsidRDefault="008D2B13" w:rsidP="008D2B13">
      <w:pPr>
        <w:numPr>
          <w:ilvl w:val="0"/>
          <w:numId w:val="4"/>
        </w:numPr>
        <w:spacing w:after="0" w:line="256"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Interpretivism </w:t>
      </w:r>
    </w:p>
    <w:p w14:paraId="7F09374F" w14:textId="77777777" w:rsidR="008D2B13" w:rsidRPr="008D2B13" w:rsidRDefault="008D2B13" w:rsidP="008D2B13">
      <w:pPr>
        <w:spacing w:after="0" w:line="256" w:lineRule="auto"/>
        <w:ind w:left="783"/>
        <w:contextualSpacing/>
        <w:rPr>
          <w:rFonts w:ascii="Arial" w:eastAsia="Calibri" w:hAnsi="Arial" w:cs="Arial"/>
          <w:color w:val="000000"/>
          <w:kern w:val="0"/>
          <w:sz w:val="24"/>
          <w:szCs w:val="24"/>
          <w:lang w:val="en-ZA"/>
          <w14:ligatures w14:val="none"/>
        </w:rPr>
      </w:pPr>
    </w:p>
    <w:p w14:paraId="1F9BCBE9" w14:textId="77777777" w:rsidR="008D2B13" w:rsidRPr="008D2B13" w:rsidRDefault="008D2B13" w:rsidP="008D2B13">
      <w:pPr>
        <w:spacing w:after="0" w:line="256" w:lineRule="auto"/>
        <w:ind w:left="783"/>
        <w:contextualSpacing/>
        <w:rPr>
          <w:rFonts w:ascii="Arial" w:eastAsia="Calibri" w:hAnsi="Arial" w:cs="Arial"/>
          <w:color w:val="000000"/>
          <w:kern w:val="0"/>
          <w:sz w:val="24"/>
          <w:szCs w:val="24"/>
          <w:lang w:val="en-ZA"/>
          <w14:ligatures w14:val="none"/>
        </w:rPr>
      </w:pPr>
    </w:p>
    <w:p w14:paraId="36EA6703" w14:textId="77777777" w:rsidR="008D2B13" w:rsidRPr="008D2B13" w:rsidRDefault="008D2B13" w:rsidP="008D2B13">
      <w:pPr>
        <w:spacing w:after="0" w:line="360" w:lineRule="auto"/>
        <w:ind w:left="783"/>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is “Philosophical</w:t>
      </w:r>
      <w:r w:rsidRPr="008D2B13">
        <w:rPr>
          <w:rFonts w:ascii="Arial" w:eastAsia="Calibri" w:hAnsi="Arial" w:cs="Arial"/>
          <w:i/>
          <w:iCs/>
          <w:color w:val="000000"/>
          <w:kern w:val="0"/>
          <w:sz w:val="24"/>
          <w:szCs w:val="24"/>
          <w:lang w:val="en-ZA"/>
          <w14:ligatures w14:val="none"/>
        </w:rPr>
        <w:t xml:space="preserve"> stance that advocates that humans are different from physical phenomena because humans create meanings</w:t>
      </w:r>
      <w:r w:rsidRPr="008D2B13">
        <w:rPr>
          <w:rFonts w:ascii="Arial" w:eastAsia="Calibri" w:hAnsi="Arial" w:cs="Arial"/>
          <w:color w:val="000000"/>
          <w:kern w:val="0"/>
          <w:sz w:val="24"/>
          <w:szCs w:val="24"/>
          <w:lang w:val="en-ZA"/>
          <w14:ligatures w14:val="none"/>
        </w:rPr>
        <w:t xml:space="preserve"> “(Saunders </w:t>
      </w:r>
      <w:r w:rsidRPr="008D2B13">
        <w:rPr>
          <w:rFonts w:ascii="Arial" w:eastAsia="Calibri" w:hAnsi="Arial" w:cs="Arial"/>
          <w:i/>
          <w:iCs/>
          <w:color w:val="000000"/>
          <w:kern w:val="0"/>
          <w:sz w:val="24"/>
          <w:szCs w:val="24"/>
          <w:lang w:val="en-ZA"/>
          <w14:ligatures w14:val="none"/>
        </w:rPr>
        <w:t>et al.</w:t>
      </w:r>
      <w:r w:rsidRPr="008D2B13">
        <w:rPr>
          <w:rFonts w:ascii="Arial" w:eastAsia="Calibri" w:hAnsi="Arial" w:cs="Arial"/>
          <w:color w:val="000000"/>
          <w:kern w:val="0"/>
          <w:sz w:val="24"/>
          <w:szCs w:val="24"/>
          <w:lang w:val="en-ZA"/>
          <w14:ligatures w14:val="none"/>
        </w:rPr>
        <w:t>,2016, p.718). Interpretivism research paradigm is associate with qualitative research methodology. It is in contrasts with positivism paradigm. Interpretivism paradigm hold that the research must interpret the constructed individuals’ subjective realities. Therefore, the researcher that uses interpretivism paradigm rely on subjective data and qualitative data. Data is collected through interviews, observations, and texts.</w:t>
      </w:r>
    </w:p>
    <w:p w14:paraId="597EAEDC" w14:textId="77777777" w:rsidR="008D2B13" w:rsidRPr="008D2B13" w:rsidRDefault="008D2B13" w:rsidP="008D2B13">
      <w:pPr>
        <w:spacing w:after="0" w:line="360" w:lineRule="auto"/>
        <w:ind w:left="783"/>
        <w:contextualSpacing/>
        <w:jc w:val="both"/>
        <w:rPr>
          <w:rFonts w:ascii="Arial" w:eastAsia="Calibri" w:hAnsi="Arial" w:cs="Arial"/>
          <w:color w:val="000000"/>
          <w:kern w:val="0"/>
          <w:sz w:val="24"/>
          <w:szCs w:val="24"/>
          <w:lang w:val="en-ZA"/>
          <w14:ligatures w14:val="none"/>
        </w:rPr>
      </w:pPr>
    </w:p>
    <w:p w14:paraId="6C0726C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w:t>
      </w:r>
      <w:commentRangeStart w:id="332"/>
      <w:r w:rsidRPr="008D2B13">
        <w:rPr>
          <w:rFonts w:ascii="Arial" w:eastAsia="Calibri" w:hAnsi="Arial" w:cs="Arial"/>
          <w:color w:val="000000"/>
          <w:kern w:val="0"/>
          <w:sz w:val="24"/>
          <w:szCs w:val="24"/>
          <w:lang w:val="en-ZA"/>
          <w14:ligatures w14:val="none"/>
        </w:rPr>
        <w:t>searcher</w:t>
      </w:r>
      <w:commentRangeEnd w:id="332"/>
      <w:r w:rsidR="005B172C">
        <w:rPr>
          <w:rStyle w:val="CommentReference"/>
        </w:rPr>
        <w:commentReference w:id="332"/>
      </w:r>
      <w:r w:rsidRPr="008D2B13">
        <w:rPr>
          <w:rFonts w:ascii="Arial" w:eastAsia="Calibri" w:hAnsi="Arial" w:cs="Arial"/>
          <w:color w:val="000000"/>
          <w:kern w:val="0"/>
          <w:sz w:val="24"/>
          <w:szCs w:val="24"/>
          <w:lang w:val="en-ZA"/>
          <w14:ligatures w14:val="none"/>
        </w:rPr>
        <w:t xml:space="preserve"> used an interpretivist philosophy because it allowed for the creation and understanding the meaning of through human interaction. To understand the societal perceptions of teenage pregnancy the researcher gathered the information from participants who revealed their experiences with teenage pregnancy. The information provided by participants is subjective and it is narrative. In this study the researcher opted for an interpretivism paradigm focused on enriching existing theories.</w:t>
      </w:r>
    </w:p>
    <w:p w14:paraId="69679FF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Interpretivism is appropriate for this study since it aligns with its goals. Understanding lived experiences, sociocultural subtleties, and individual narratives is essential when evaluating perception and implications of teenage pregnancy pregnancies in South African rural schools (</w:t>
      </w:r>
      <w:r w:rsidRPr="008D2B13">
        <w:rPr>
          <w:rFonts w:ascii="Arial" w:eastAsia="Calibri" w:hAnsi="Arial" w:cs="Arial"/>
          <w:color w:val="000000"/>
          <w:kern w:val="0"/>
          <w:sz w:val="24"/>
          <w:szCs w:val="24"/>
          <w:lang w:val="en-ZW"/>
          <w14:ligatures w14:val="none"/>
        </w:rPr>
        <w:t>Khatri, 2020</w:t>
      </w:r>
      <w:r w:rsidRPr="008D2B13">
        <w:rPr>
          <w:rFonts w:ascii="Arial" w:eastAsia="Calibri" w:hAnsi="Arial" w:cs="Arial"/>
          <w:color w:val="000000"/>
          <w:kern w:val="0"/>
          <w:sz w:val="24"/>
          <w:szCs w:val="24"/>
          <w:lang w:val="en-ZA"/>
          <w14:ligatures w14:val="none"/>
        </w:rPr>
        <w:t xml:space="preserve">). This study </w:t>
      </w:r>
      <w:commentRangeStart w:id="333"/>
      <w:r w:rsidRPr="008D2B13">
        <w:rPr>
          <w:rFonts w:ascii="Arial" w:eastAsia="Calibri" w:hAnsi="Arial" w:cs="Arial"/>
          <w:color w:val="000000"/>
          <w:kern w:val="0"/>
          <w:sz w:val="24"/>
          <w:szCs w:val="24"/>
          <w:lang w:val="en-ZA"/>
          <w14:ligatures w14:val="none"/>
        </w:rPr>
        <w:t xml:space="preserve">uses </w:t>
      </w:r>
      <w:commentRangeEnd w:id="333"/>
      <w:r w:rsidR="005B172C">
        <w:rPr>
          <w:rStyle w:val="CommentReference"/>
        </w:rPr>
        <w:commentReference w:id="333"/>
      </w:r>
      <w:r w:rsidRPr="008D2B13">
        <w:rPr>
          <w:rFonts w:ascii="Arial" w:eastAsia="Calibri" w:hAnsi="Arial" w:cs="Arial"/>
          <w:color w:val="000000"/>
          <w:kern w:val="0"/>
          <w:sz w:val="24"/>
          <w:szCs w:val="24"/>
          <w:lang w:val="en-ZA"/>
          <w14:ligatures w14:val="none"/>
        </w:rPr>
        <w:t>interpretivism to try to understand the substance of these experiences by highlighting patterns that a strictly positivist approach could miss. The philosophical approach employs strategies such as face-to-face interviews, focus group interviews and case studies.</w:t>
      </w:r>
    </w:p>
    <w:p w14:paraId="4770DAB7" w14:textId="77777777" w:rsidR="008D2B13" w:rsidRPr="008D2B13" w:rsidRDefault="008D2B13" w:rsidP="008D2B13">
      <w:pPr>
        <w:spacing w:line="360" w:lineRule="auto"/>
        <w:rPr>
          <w:rFonts w:ascii="Arial" w:eastAsia="Calibri" w:hAnsi="Arial" w:cs="Arial"/>
          <w:color w:val="000000"/>
          <w:kern w:val="0"/>
          <w:sz w:val="24"/>
          <w:szCs w:val="24"/>
          <w:lang w:val="en-ZA"/>
          <w14:ligatures w14:val="none"/>
        </w:rPr>
      </w:pPr>
    </w:p>
    <w:p w14:paraId="4F836E5A"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34" w:name="_Toc168640400"/>
      <w:bookmarkStart w:id="335" w:name="_Toc169025242"/>
      <w:r w:rsidRPr="008D2B13">
        <w:rPr>
          <w:rFonts w:ascii="Arial" w:eastAsia="Calibri" w:hAnsi="Arial" w:cs="Arial"/>
          <w:b/>
          <w:bCs/>
          <w:color w:val="000000"/>
          <w:kern w:val="0"/>
          <w:sz w:val="24"/>
          <w:szCs w:val="24"/>
          <w:lang w:val="en-ZA"/>
          <w14:ligatures w14:val="none"/>
        </w:rPr>
        <w:t>3.3 RESEARCH APPROACH</w:t>
      </w:r>
      <w:bookmarkEnd w:id="334"/>
      <w:bookmarkEnd w:id="335"/>
    </w:p>
    <w:p w14:paraId="002D64A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Research approach is the plan used to direct the study towards its goals. Research methodologies may often be classified as mixed-method, qualitative, or quantitative (</w:t>
      </w:r>
      <w:r w:rsidRPr="008D2B13">
        <w:rPr>
          <w:rFonts w:ascii="Arial" w:eastAsia="Calibri" w:hAnsi="Arial" w:cs="Arial"/>
          <w:color w:val="000000"/>
          <w:kern w:val="0"/>
          <w:sz w:val="24"/>
          <w:szCs w:val="24"/>
          <w:lang w:val="en-ZW"/>
          <w14:ligatures w14:val="none"/>
        </w:rPr>
        <w:t>Nayak &amp; Singh, 2021</w:t>
      </w:r>
      <w:r w:rsidRPr="008D2B13">
        <w:rPr>
          <w:rFonts w:ascii="Arial" w:eastAsia="Calibri" w:hAnsi="Arial" w:cs="Arial"/>
          <w:color w:val="000000"/>
          <w:kern w:val="0"/>
          <w:sz w:val="24"/>
          <w:szCs w:val="24"/>
          <w:lang w:val="en-ZA"/>
          <w14:ligatures w14:val="none"/>
        </w:rPr>
        <w:t>). It gives guidance by specifying the questions to be asked, the procedures for gathering and analysing data, and even how the results should be presented.</w:t>
      </w:r>
    </w:p>
    <w:p w14:paraId="687B8BC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Research approach is a term “</w:t>
      </w:r>
      <w:r w:rsidRPr="008D2B13">
        <w:rPr>
          <w:rFonts w:ascii="Arial" w:eastAsia="Calibri" w:hAnsi="Arial" w:cs="Arial"/>
          <w:i/>
          <w:iCs/>
          <w:color w:val="000000"/>
          <w:kern w:val="0"/>
          <w:sz w:val="24"/>
          <w:szCs w:val="24"/>
          <w:lang w:val="en-ZA"/>
          <w14:ligatures w14:val="none"/>
        </w:rPr>
        <w:t xml:space="preserve">for Inductive research approach or deductive research approach” </w:t>
      </w:r>
      <w:r w:rsidRPr="008D2B13">
        <w:rPr>
          <w:rFonts w:ascii="Arial" w:eastAsia="Calibri" w:hAnsi="Arial" w:cs="Arial"/>
          <w:color w:val="000000"/>
          <w:kern w:val="0"/>
          <w:sz w:val="24"/>
          <w:szCs w:val="24"/>
          <w:lang w:val="en-ZA"/>
          <w14:ligatures w14:val="none"/>
        </w:rPr>
        <w:t xml:space="preserve">(Saunders </w:t>
      </w:r>
      <w:r w:rsidRPr="008D2B13">
        <w:rPr>
          <w:rFonts w:ascii="Arial" w:eastAsia="Calibri" w:hAnsi="Arial" w:cs="Arial"/>
          <w:i/>
          <w:iCs/>
          <w:color w:val="000000"/>
          <w:kern w:val="0"/>
          <w:sz w:val="24"/>
          <w:szCs w:val="24"/>
          <w:lang w:val="en-ZA"/>
          <w14:ligatures w14:val="none"/>
        </w:rPr>
        <w:t>et al.</w:t>
      </w:r>
      <w:r w:rsidRPr="008D2B13">
        <w:rPr>
          <w:rFonts w:ascii="Arial" w:eastAsia="Calibri" w:hAnsi="Arial" w:cs="Arial"/>
          <w:color w:val="000000"/>
          <w:kern w:val="0"/>
          <w:sz w:val="24"/>
          <w:szCs w:val="24"/>
          <w:lang w:val="en-ZA"/>
          <w14:ligatures w14:val="none"/>
        </w:rPr>
        <w:t xml:space="preserve">, 2016, p. 726).  Inductive approach is used when examining the existing theory. In contrary deductive approach start with hypothesis. For this study an inductive approach was used. </w:t>
      </w:r>
    </w:p>
    <w:p w14:paraId="66AEFA3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The qualitative approach was used to gather detailed and holistic understanding of the phenomena. The goal of qualitative research is to develop a comprehensive, nuanced knowledge of social processes, human experiences, and behaviour. Rather of focusing only on "what," "where," and "when," it explores "how" and "why" (</w:t>
      </w:r>
      <w:r w:rsidRPr="008D2B13">
        <w:rPr>
          <w:rFonts w:ascii="Arial" w:eastAsia="Calibri" w:hAnsi="Arial" w:cs="Arial"/>
          <w:color w:val="000000"/>
          <w:kern w:val="0"/>
          <w:sz w:val="24"/>
          <w:szCs w:val="24"/>
          <w:lang w:val="en-ZW"/>
          <w14:ligatures w14:val="none"/>
        </w:rPr>
        <w:t>Pandey and Pandey, 2021</w:t>
      </w:r>
      <w:r w:rsidRPr="008D2B13">
        <w:rPr>
          <w:rFonts w:ascii="Arial" w:eastAsia="Calibri" w:hAnsi="Arial" w:cs="Arial"/>
          <w:color w:val="000000"/>
          <w:kern w:val="0"/>
          <w:sz w:val="24"/>
          <w:szCs w:val="24"/>
          <w:lang w:val="en-ZA"/>
          <w14:ligatures w14:val="none"/>
        </w:rPr>
        <w:t xml:space="preserve">). </w:t>
      </w:r>
    </w:p>
    <w:p w14:paraId="61C2B1F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qualitative approach focuses on revealing underlying patterns, meanings, and processes, giving depth precedence over breadth. It is concerned with deeper understanding of people’s interpretation of their experiences. Qualitative data collection is suitable for inductive research approaches. </w:t>
      </w:r>
    </w:p>
    <w:p w14:paraId="0531B589" w14:textId="77777777" w:rsidR="008D2B13" w:rsidRPr="008D2B13" w:rsidRDefault="008D2B13" w:rsidP="008D2B13">
      <w:pPr>
        <w:spacing w:after="0" w:line="240" w:lineRule="auto"/>
        <w:jc w:val="both"/>
        <w:rPr>
          <w:rFonts w:ascii="Arial" w:eastAsia="Calibri" w:hAnsi="Arial" w:cs="Arial"/>
          <w:b/>
          <w:bCs/>
          <w:i/>
          <w:iCs/>
          <w:color w:val="000000"/>
          <w:kern w:val="0"/>
          <w:sz w:val="24"/>
          <w:szCs w:val="24"/>
          <w:lang w:val="en-ZA"/>
          <w14:ligatures w14:val="none"/>
        </w:rPr>
      </w:pPr>
      <w:r w:rsidRPr="008D2B13">
        <w:rPr>
          <w:rFonts w:ascii="Arial" w:eastAsia="Calibri" w:hAnsi="Arial" w:cs="Arial"/>
          <w:b/>
          <w:bCs/>
          <w:i/>
          <w:iCs/>
          <w:color w:val="000000"/>
          <w:kern w:val="0"/>
          <w:sz w:val="24"/>
          <w:szCs w:val="24"/>
          <w:lang w:val="en-ZA"/>
          <w14:ligatures w14:val="none"/>
        </w:rPr>
        <w:t xml:space="preserve">Table 3.1 illustration of Research Approaches </w:t>
      </w:r>
    </w:p>
    <w:p w14:paraId="5F0DFEB7" w14:textId="77777777" w:rsidR="008D2B13" w:rsidRPr="008D2B13" w:rsidRDefault="008D2B13" w:rsidP="008D2B13">
      <w:pPr>
        <w:spacing w:after="0" w:line="240" w:lineRule="auto"/>
        <w:jc w:val="both"/>
        <w:rPr>
          <w:rFonts w:ascii="Arial" w:eastAsia="Calibri" w:hAnsi="Arial" w:cs="Arial"/>
          <w:b/>
          <w:bCs/>
          <w:i/>
          <w:iCs/>
          <w:color w:val="000000"/>
          <w:kern w:val="0"/>
          <w:sz w:val="24"/>
          <w:szCs w:val="24"/>
          <w:lang w:val="en-ZA"/>
          <w14:ligatures w14:val="none"/>
        </w:rPr>
      </w:pPr>
    </w:p>
    <w:tbl>
      <w:tblPr>
        <w:tblStyle w:val="TableGrid"/>
        <w:tblW w:w="0" w:type="auto"/>
        <w:tblInd w:w="0" w:type="dxa"/>
        <w:tblLook w:val="04A0" w:firstRow="1" w:lastRow="0" w:firstColumn="1" w:lastColumn="0" w:noHBand="0" w:noVBand="1"/>
      </w:tblPr>
      <w:tblGrid>
        <w:gridCol w:w="2004"/>
        <w:gridCol w:w="3838"/>
        <w:gridCol w:w="3508"/>
      </w:tblGrid>
      <w:tr w:rsidR="008D2B13" w:rsidRPr="008D2B13" w14:paraId="45585A62" w14:textId="77777777" w:rsidTr="008D2B13">
        <w:tc>
          <w:tcPr>
            <w:tcW w:w="1795" w:type="dxa"/>
            <w:tcBorders>
              <w:top w:val="single" w:sz="4" w:space="0" w:color="auto"/>
              <w:left w:val="single" w:sz="4" w:space="0" w:color="auto"/>
              <w:bottom w:val="single" w:sz="4" w:space="0" w:color="auto"/>
              <w:right w:val="single" w:sz="4" w:space="0" w:color="auto"/>
            </w:tcBorders>
          </w:tcPr>
          <w:p w14:paraId="36F1AA4B" w14:textId="77777777" w:rsidR="008D2B13" w:rsidRPr="008D2B13" w:rsidRDefault="008D2B13" w:rsidP="008D2B13">
            <w:pPr>
              <w:jc w:val="both"/>
              <w:rPr>
                <w:rFonts w:ascii="Arial" w:hAnsi="Arial"/>
                <w:color w:val="000000"/>
                <w:sz w:val="24"/>
                <w:szCs w:val="24"/>
                <w:lang w:val="en-ZA"/>
              </w:rPr>
            </w:pPr>
          </w:p>
        </w:tc>
        <w:tc>
          <w:tcPr>
            <w:tcW w:w="3960" w:type="dxa"/>
            <w:tcBorders>
              <w:top w:val="single" w:sz="4" w:space="0" w:color="auto"/>
              <w:left w:val="single" w:sz="4" w:space="0" w:color="auto"/>
              <w:bottom w:val="single" w:sz="4" w:space="0" w:color="auto"/>
              <w:right w:val="single" w:sz="4" w:space="0" w:color="auto"/>
            </w:tcBorders>
            <w:hideMark/>
          </w:tcPr>
          <w:p w14:paraId="701EC3BA" w14:textId="77777777" w:rsidR="008D2B13" w:rsidRPr="008D2B13" w:rsidRDefault="008D2B13" w:rsidP="008D2B13">
            <w:pPr>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 xml:space="preserve">Deductive approach </w:t>
            </w:r>
          </w:p>
        </w:tc>
        <w:tc>
          <w:tcPr>
            <w:tcW w:w="3595" w:type="dxa"/>
            <w:tcBorders>
              <w:top w:val="single" w:sz="4" w:space="0" w:color="auto"/>
              <w:left w:val="single" w:sz="4" w:space="0" w:color="auto"/>
              <w:bottom w:val="single" w:sz="4" w:space="0" w:color="auto"/>
              <w:right w:val="single" w:sz="4" w:space="0" w:color="auto"/>
            </w:tcBorders>
            <w:hideMark/>
          </w:tcPr>
          <w:p w14:paraId="6747B785" w14:textId="77777777" w:rsidR="008D2B13" w:rsidRPr="008D2B13" w:rsidRDefault="008D2B13" w:rsidP="008D2B13">
            <w:pPr>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Inductive approach</w:t>
            </w:r>
          </w:p>
        </w:tc>
      </w:tr>
      <w:tr w:rsidR="008D2B13" w:rsidRPr="008D2B13" w14:paraId="002D06BF"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69903F1C"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Theory</w:t>
            </w:r>
          </w:p>
        </w:tc>
        <w:tc>
          <w:tcPr>
            <w:tcW w:w="3960" w:type="dxa"/>
            <w:tcBorders>
              <w:top w:val="single" w:sz="4" w:space="0" w:color="auto"/>
              <w:left w:val="single" w:sz="4" w:space="0" w:color="auto"/>
              <w:bottom w:val="single" w:sz="4" w:space="0" w:color="auto"/>
              <w:right w:val="single" w:sz="4" w:space="0" w:color="auto"/>
            </w:tcBorders>
            <w:hideMark/>
          </w:tcPr>
          <w:p w14:paraId="5DD20962"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Falsification or verification </w:t>
            </w:r>
          </w:p>
        </w:tc>
        <w:tc>
          <w:tcPr>
            <w:tcW w:w="3595" w:type="dxa"/>
            <w:tcBorders>
              <w:top w:val="single" w:sz="4" w:space="0" w:color="auto"/>
              <w:left w:val="single" w:sz="4" w:space="0" w:color="auto"/>
              <w:bottom w:val="single" w:sz="4" w:space="0" w:color="auto"/>
              <w:right w:val="single" w:sz="4" w:space="0" w:color="auto"/>
            </w:tcBorders>
            <w:hideMark/>
          </w:tcPr>
          <w:p w14:paraId="5DBEEA3D"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Generation and building</w:t>
            </w:r>
          </w:p>
        </w:tc>
      </w:tr>
      <w:tr w:rsidR="008D2B13" w:rsidRPr="008D2B13" w14:paraId="36C4ED3A"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5A688608" w14:textId="77777777" w:rsidR="008D2B13" w:rsidRPr="008D2B13" w:rsidRDefault="008D2B13" w:rsidP="008D2B13">
            <w:pPr>
              <w:spacing w:line="360" w:lineRule="auto"/>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Logic</w:t>
            </w:r>
          </w:p>
        </w:tc>
        <w:tc>
          <w:tcPr>
            <w:tcW w:w="3960" w:type="dxa"/>
            <w:tcBorders>
              <w:top w:val="single" w:sz="4" w:space="0" w:color="auto"/>
              <w:left w:val="single" w:sz="4" w:space="0" w:color="auto"/>
              <w:bottom w:val="single" w:sz="4" w:space="0" w:color="auto"/>
              <w:right w:val="single" w:sz="4" w:space="0" w:color="auto"/>
            </w:tcBorders>
            <w:hideMark/>
          </w:tcPr>
          <w:p w14:paraId="76EAC708"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The conclusion is proper only when the premises are true</w:t>
            </w:r>
          </w:p>
        </w:tc>
        <w:tc>
          <w:tcPr>
            <w:tcW w:w="3595" w:type="dxa"/>
            <w:tcBorders>
              <w:top w:val="single" w:sz="4" w:space="0" w:color="auto"/>
              <w:left w:val="single" w:sz="4" w:space="0" w:color="auto"/>
              <w:bottom w:val="single" w:sz="4" w:space="0" w:color="auto"/>
              <w:right w:val="single" w:sz="4" w:space="0" w:color="auto"/>
            </w:tcBorders>
            <w:hideMark/>
          </w:tcPr>
          <w:p w14:paraId="27E27C3D" w14:textId="77777777" w:rsidR="008D2B13" w:rsidRPr="008D2B13" w:rsidRDefault="008D2B13" w:rsidP="008D2B13">
            <w:pPr>
              <w:spacing w:line="480" w:lineRule="auto"/>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Known premises are build/generated on untested conclusions </w:t>
            </w:r>
          </w:p>
        </w:tc>
      </w:tr>
      <w:tr w:rsidR="008D2B13" w:rsidRPr="008D2B13" w14:paraId="6CF46B00"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3BCDA555" w14:textId="77777777" w:rsidR="008D2B13" w:rsidRPr="008D2B13" w:rsidRDefault="008D2B13" w:rsidP="008D2B13">
            <w:pPr>
              <w:spacing w:line="360" w:lineRule="auto"/>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Use of data</w:t>
            </w:r>
          </w:p>
        </w:tc>
        <w:tc>
          <w:tcPr>
            <w:tcW w:w="3960" w:type="dxa"/>
            <w:tcBorders>
              <w:top w:val="single" w:sz="4" w:space="0" w:color="auto"/>
              <w:left w:val="single" w:sz="4" w:space="0" w:color="auto"/>
              <w:bottom w:val="single" w:sz="4" w:space="0" w:color="auto"/>
              <w:right w:val="single" w:sz="4" w:space="0" w:color="auto"/>
            </w:tcBorders>
            <w:hideMark/>
          </w:tcPr>
          <w:p w14:paraId="5B4C90DC"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Data evaluates hypotheses related to existing theory </w:t>
            </w:r>
          </w:p>
        </w:tc>
        <w:tc>
          <w:tcPr>
            <w:tcW w:w="3595" w:type="dxa"/>
            <w:tcBorders>
              <w:top w:val="single" w:sz="4" w:space="0" w:color="auto"/>
              <w:left w:val="single" w:sz="4" w:space="0" w:color="auto"/>
              <w:bottom w:val="single" w:sz="4" w:space="0" w:color="auto"/>
              <w:right w:val="single" w:sz="4" w:space="0" w:color="auto"/>
            </w:tcBorders>
            <w:hideMark/>
          </w:tcPr>
          <w:p w14:paraId="235E1FBD" w14:textId="77777777" w:rsidR="008D2B13" w:rsidRPr="008D2B13" w:rsidRDefault="008D2B13" w:rsidP="008D2B13">
            <w:pPr>
              <w:spacing w:line="360" w:lineRule="auto"/>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Data is used to explore phenomena; patterns are identified, and it create conceptual framework.</w:t>
            </w:r>
          </w:p>
        </w:tc>
      </w:tr>
      <w:tr w:rsidR="008D2B13" w:rsidRPr="008D2B13" w14:paraId="6B9D0FB5"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77B9DAEE" w14:textId="77777777" w:rsidR="008D2B13" w:rsidRPr="008D2B13" w:rsidRDefault="008D2B13" w:rsidP="008D2B13">
            <w:pPr>
              <w:spacing w:line="360" w:lineRule="auto"/>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 xml:space="preserve">Generalisability </w:t>
            </w:r>
          </w:p>
        </w:tc>
        <w:tc>
          <w:tcPr>
            <w:tcW w:w="3960" w:type="dxa"/>
            <w:tcBorders>
              <w:top w:val="single" w:sz="4" w:space="0" w:color="auto"/>
              <w:left w:val="single" w:sz="4" w:space="0" w:color="auto"/>
              <w:bottom w:val="single" w:sz="4" w:space="0" w:color="auto"/>
              <w:right w:val="single" w:sz="4" w:space="0" w:color="auto"/>
            </w:tcBorders>
            <w:hideMark/>
          </w:tcPr>
          <w:p w14:paraId="3010C716"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Generalising from the general to the specific </w:t>
            </w:r>
          </w:p>
        </w:tc>
        <w:tc>
          <w:tcPr>
            <w:tcW w:w="3595" w:type="dxa"/>
            <w:tcBorders>
              <w:top w:val="single" w:sz="4" w:space="0" w:color="auto"/>
              <w:left w:val="single" w:sz="4" w:space="0" w:color="auto"/>
              <w:bottom w:val="single" w:sz="4" w:space="0" w:color="auto"/>
              <w:right w:val="single" w:sz="4" w:space="0" w:color="auto"/>
            </w:tcBorders>
            <w:hideMark/>
          </w:tcPr>
          <w:p w14:paraId="0EB25CC1" w14:textId="77777777" w:rsidR="008D2B13" w:rsidRPr="008D2B13" w:rsidRDefault="008D2B13" w:rsidP="008D2B13">
            <w:pPr>
              <w:spacing w:line="360" w:lineRule="auto"/>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The research studies the broader pattens, generalisation from themes</w:t>
            </w:r>
          </w:p>
        </w:tc>
      </w:tr>
    </w:tbl>
    <w:p w14:paraId="03708A6B" w14:textId="77777777" w:rsidR="008D2B13" w:rsidRPr="008D2B13" w:rsidRDefault="008D2B13" w:rsidP="008D2B13">
      <w:pPr>
        <w:spacing w:line="360" w:lineRule="auto"/>
        <w:jc w:val="both"/>
        <w:rPr>
          <w:rFonts w:ascii="Arial" w:eastAsia="Calibri" w:hAnsi="Arial" w:cs="Arial"/>
          <w:i/>
          <w:iCs/>
          <w:color w:val="000000"/>
          <w:kern w:val="0"/>
          <w:sz w:val="24"/>
          <w:szCs w:val="24"/>
          <w:lang w:val="en-ZA"/>
          <w14:ligatures w14:val="none"/>
        </w:rPr>
      </w:pPr>
      <w:r w:rsidRPr="008D2B13">
        <w:rPr>
          <w:rFonts w:ascii="Arial" w:eastAsia="Calibri" w:hAnsi="Arial" w:cs="Arial"/>
          <w:b/>
          <w:bCs/>
          <w:i/>
          <w:iCs/>
          <w:color w:val="000000"/>
          <w:kern w:val="0"/>
          <w:sz w:val="24"/>
          <w:szCs w:val="24"/>
          <w:lang w:val="en-ZA"/>
          <w14:ligatures w14:val="none"/>
        </w:rPr>
        <w:t>Source:</w:t>
      </w:r>
      <w:r w:rsidRPr="008D2B13">
        <w:rPr>
          <w:rFonts w:ascii="Arial" w:eastAsia="Calibri" w:hAnsi="Arial" w:cs="Arial"/>
          <w:i/>
          <w:iCs/>
          <w:color w:val="000000"/>
          <w:kern w:val="0"/>
          <w:sz w:val="24"/>
          <w:szCs w:val="24"/>
          <w:lang w:val="en-ZA"/>
          <w14:ligatures w14:val="none"/>
        </w:rPr>
        <w:t xml:space="preserve"> Saunders et al., (2016, p. 145)</w:t>
      </w:r>
    </w:p>
    <w:p w14:paraId="0F7AE17F" w14:textId="4CB34D88"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For this study, the topic necessitates a thorough investigation of personal accounts and cultural settings pertaining to adolescent pregnancies </w:t>
      </w:r>
      <w:commentRangeStart w:id="336"/>
      <w:r w:rsidRPr="008D2B13">
        <w:rPr>
          <w:rFonts w:ascii="Arial" w:eastAsia="Calibri" w:hAnsi="Arial" w:cs="Arial"/>
          <w:color w:val="000000"/>
          <w:kern w:val="0"/>
          <w:sz w:val="24"/>
          <w:szCs w:val="24"/>
          <w:lang w:val="en-ZA"/>
          <w14:ligatures w14:val="none"/>
        </w:rPr>
        <w:t xml:space="preserve">in a rural South African school. </w:t>
      </w:r>
      <w:commentRangeEnd w:id="336"/>
      <w:r w:rsidR="00A71185">
        <w:rPr>
          <w:rStyle w:val="CommentReference"/>
        </w:rPr>
        <w:commentReference w:id="336"/>
      </w:r>
      <w:r w:rsidRPr="008D2B13">
        <w:rPr>
          <w:rFonts w:ascii="Arial" w:eastAsia="Calibri" w:hAnsi="Arial" w:cs="Arial"/>
          <w:color w:val="000000"/>
          <w:kern w:val="0"/>
          <w:sz w:val="24"/>
          <w:szCs w:val="24"/>
          <w:lang w:val="en-ZA"/>
          <w14:ligatures w14:val="none"/>
        </w:rPr>
        <w:t>Capturing the depth and complexity of these experiences is made easier with a qualitative approach (</w:t>
      </w:r>
      <w:r w:rsidRPr="008D2B13">
        <w:rPr>
          <w:rFonts w:ascii="Arial" w:eastAsia="Calibri" w:hAnsi="Arial" w:cs="Arial"/>
          <w:color w:val="000000"/>
          <w:kern w:val="0"/>
          <w:sz w:val="24"/>
          <w:szCs w:val="24"/>
          <w:lang w:val="en-ZW"/>
          <w14:ligatures w14:val="none"/>
        </w:rPr>
        <w:t>Newman &amp; Gough, 2020</w:t>
      </w:r>
      <w:r w:rsidRPr="008D2B13">
        <w:rPr>
          <w:rFonts w:ascii="Arial" w:eastAsia="Calibri" w:hAnsi="Arial" w:cs="Arial"/>
          <w:color w:val="000000"/>
          <w:kern w:val="0"/>
          <w:sz w:val="24"/>
          <w:szCs w:val="24"/>
          <w:lang w:val="en-ZA"/>
          <w14:ligatures w14:val="none"/>
        </w:rPr>
        <w:t xml:space="preserve">). </w:t>
      </w:r>
      <w:commentRangeStart w:id="337"/>
      <w:ins w:id="338" w:author="External Examiner" w:date="2024-06-13T13:45:00Z">
        <w:r w:rsidR="00E00AD8">
          <w:rPr>
            <w:rFonts w:ascii="Arial" w:eastAsia="Calibri" w:hAnsi="Arial" w:cs="Arial"/>
            <w:color w:val="000000"/>
            <w:kern w:val="0"/>
            <w:sz w:val="24"/>
            <w:szCs w:val="24"/>
            <w:lang w:val="en-ZA"/>
            <w14:ligatures w14:val="none"/>
          </w:rPr>
          <w:t>So what?</w:t>
        </w:r>
        <w:commentRangeEnd w:id="337"/>
        <w:r w:rsidR="00E00AD8">
          <w:rPr>
            <w:rStyle w:val="CommentReference"/>
          </w:rPr>
          <w:commentReference w:id="337"/>
        </w:r>
      </w:ins>
    </w:p>
    <w:p w14:paraId="7829889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w:t>
      </w:r>
      <w:r w:rsidRPr="008D2B13">
        <w:rPr>
          <w:rFonts w:ascii="Arial" w:eastAsia="Calibri" w:hAnsi="Arial" w:cs="Arial"/>
          <w:color w:val="000000"/>
          <w:kern w:val="0"/>
          <w:sz w:val="24"/>
          <w:szCs w:val="24"/>
          <w:lang w:val="en-ZW"/>
          <w14:ligatures w14:val="none"/>
        </w:rPr>
        <w:t>Nayak &amp; Singh, 2021</w:t>
      </w:r>
      <w:r w:rsidRPr="008D2B13">
        <w:rPr>
          <w:rFonts w:ascii="Arial" w:eastAsia="Calibri" w:hAnsi="Arial" w:cs="Arial"/>
          <w:color w:val="000000"/>
          <w:kern w:val="0"/>
          <w:sz w:val="24"/>
          <w:szCs w:val="24"/>
          <w:lang w:val="en-ZA"/>
          <w14:ligatures w14:val="none"/>
        </w:rPr>
        <w:t>). This level of comprehension is essential for developing interventions and policies that work.</w:t>
      </w:r>
    </w:p>
    <w:p w14:paraId="6C693529" w14:textId="6864101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study was conducted within </w:t>
      </w:r>
      <w:commentRangeStart w:id="339"/>
      <w:r w:rsidRPr="008D2B13">
        <w:rPr>
          <w:rFonts w:ascii="Arial" w:eastAsia="Calibri" w:hAnsi="Arial" w:cs="Arial"/>
          <w:color w:val="000000"/>
          <w:kern w:val="0"/>
          <w:sz w:val="24"/>
          <w:szCs w:val="24"/>
          <w:lang w:val="en-ZA"/>
          <w14:ligatures w14:val="none"/>
        </w:rPr>
        <w:t xml:space="preserve">the community of Nkombose high school </w:t>
      </w:r>
      <w:commentRangeEnd w:id="339"/>
      <w:r w:rsidR="00E00AD8">
        <w:rPr>
          <w:rStyle w:val="CommentReference"/>
        </w:rPr>
        <w:commentReference w:id="339"/>
      </w:r>
      <w:r w:rsidRPr="008D2B13">
        <w:rPr>
          <w:rFonts w:ascii="Arial" w:eastAsia="Calibri" w:hAnsi="Arial" w:cs="Arial"/>
          <w:color w:val="000000"/>
          <w:kern w:val="0"/>
          <w:sz w:val="24"/>
          <w:szCs w:val="24"/>
          <w:lang w:val="en-ZA"/>
          <w14:ligatures w14:val="none"/>
        </w:rPr>
        <w:t xml:space="preserve">located approximately </w:t>
      </w:r>
      <w:commentRangeStart w:id="340"/>
      <w:r w:rsidRPr="008D2B13">
        <w:rPr>
          <w:rFonts w:ascii="Arial" w:eastAsia="Calibri" w:hAnsi="Arial" w:cs="Arial"/>
          <w:color w:val="000000"/>
          <w:kern w:val="0"/>
          <w:sz w:val="24"/>
          <w:szCs w:val="24"/>
          <w:lang w:val="en-ZA"/>
          <w14:ligatures w14:val="none"/>
        </w:rPr>
        <w:t>ten kilometres east of Mtubatuba town in the northern part of Kwa-Zulu Natal province</w:t>
      </w:r>
      <w:ins w:id="341" w:author="External Examiner" w:date="2024-06-13T13:46:00Z">
        <w:r w:rsidR="00E00AD8">
          <w:rPr>
            <w:rFonts w:ascii="Arial" w:eastAsia="Calibri" w:hAnsi="Arial" w:cs="Arial"/>
            <w:color w:val="000000"/>
            <w:kern w:val="0"/>
            <w:sz w:val="24"/>
            <w:szCs w:val="24"/>
            <w:lang w:val="en-ZA"/>
            <w14:ligatures w14:val="none"/>
          </w:rPr>
          <w:t xml:space="preserve"> in South Africa</w:t>
        </w:r>
      </w:ins>
      <w:r w:rsidRPr="008D2B13">
        <w:rPr>
          <w:rFonts w:ascii="Arial" w:eastAsia="Calibri" w:hAnsi="Arial" w:cs="Arial"/>
          <w:color w:val="000000"/>
          <w:kern w:val="0"/>
          <w:sz w:val="24"/>
          <w:szCs w:val="24"/>
          <w:lang w:val="en-ZA"/>
          <w14:ligatures w14:val="none"/>
        </w:rPr>
        <w:t xml:space="preserve">. </w:t>
      </w:r>
      <w:commentRangeEnd w:id="340"/>
      <w:r w:rsidR="00E00AD8">
        <w:rPr>
          <w:rStyle w:val="CommentReference"/>
        </w:rPr>
        <w:commentReference w:id="340"/>
      </w:r>
      <w:r w:rsidRPr="008D2B13">
        <w:rPr>
          <w:rFonts w:ascii="Arial" w:eastAsia="Calibri" w:hAnsi="Arial" w:cs="Arial"/>
          <w:color w:val="000000"/>
          <w:kern w:val="0"/>
          <w:sz w:val="24"/>
          <w:szCs w:val="24"/>
          <w:lang w:val="en-ZA"/>
          <w14:ligatures w14:val="none"/>
        </w:rPr>
        <w:t xml:space="preserve">The school serves as the important institution for the community as it offers opportunities for young girls to be educated and skilled. </w:t>
      </w:r>
    </w:p>
    <w:p w14:paraId="1B2943E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researcher was actively involved in in the study process including data collection methods such as semi-interview, interviews, and documents analysis. </w:t>
      </w:r>
    </w:p>
    <w:p w14:paraId="191FD9C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42" w:name="_Toc147230912"/>
      <w:bookmarkStart w:id="343" w:name="_Toc168640401"/>
      <w:bookmarkStart w:id="344" w:name="_Toc169025243"/>
      <w:r w:rsidRPr="008D2B13">
        <w:rPr>
          <w:rFonts w:ascii="Arial" w:eastAsia="Calibri" w:hAnsi="Arial" w:cs="Arial"/>
          <w:b/>
          <w:bCs/>
          <w:color w:val="000000"/>
          <w:kern w:val="0"/>
          <w:sz w:val="24"/>
          <w:szCs w:val="24"/>
          <w:lang w:val="en-ZA"/>
          <w14:ligatures w14:val="none"/>
        </w:rPr>
        <w:t>3.4 RESEARCH DESIGN</w:t>
      </w:r>
      <w:bookmarkEnd w:id="342"/>
      <w:bookmarkEnd w:id="343"/>
      <w:bookmarkEnd w:id="344"/>
    </w:p>
    <w:p w14:paraId="75F36D3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Exploratory research is the research design used when the researcher has limited knowledge and when the researcher explores the open-ended problem (Sileyew 2019)</w:t>
      </w:r>
    </w:p>
    <w:p w14:paraId="16B24F8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An exploratory research design was used for this study. Exploratory research is properly titled since it tries to investigate a topic or phenomena about which little is known, with the goal of gaining basic insights that will serve as the foundation for more in-depth study (</w:t>
      </w:r>
      <w:r w:rsidRPr="008D2B13">
        <w:rPr>
          <w:rFonts w:ascii="Arial" w:eastAsia="Calibri" w:hAnsi="Arial" w:cs="Arial"/>
          <w:color w:val="000000"/>
          <w:kern w:val="0"/>
          <w:sz w:val="24"/>
          <w:szCs w:val="24"/>
          <w:lang w:val="en-ZW"/>
          <w14:ligatures w14:val="none"/>
        </w:rPr>
        <w:t>Pandey and Pandey, 2021</w:t>
      </w:r>
      <w:r w:rsidRPr="008D2B13">
        <w:rPr>
          <w:rFonts w:ascii="Arial" w:eastAsia="Calibri" w:hAnsi="Arial" w:cs="Arial"/>
          <w:color w:val="000000"/>
          <w:kern w:val="0"/>
          <w:sz w:val="24"/>
          <w:szCs w:val="24"/>
          <w:lang w:val="en-ZA"/>
          <w14:ligatures w14:val="none"/>
        </w:rPr>
        <w:t>). Exploratory research, in most cases, does not begin with a hypothesis but rather aims to understand the nature of an issue.</w:t>
      </w:r>
    </w:p>
    <w:p w14:paraId="51A1681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Exploratory research design involves non-numerical data collection such as focus groups and interviews. The aim is to uncover trends, patterns and relationships which assist in generating new ideas. It also views the secondary data such as existing research reports and historical records </w:t>
      </w:r>
      <w:bookmarkStart w:id="345" w:name="_Hlk167187221"/>
      <w:r w:rsidRPr="008D2B13">
        <w:rPr>
          <w:rFonts w:ascii="Arial" w:eastAsia="Calibri" w:hAnsi="Arial" w:cs="Arial"/>
          <w:color w:val="000000"/>
          <w:kern w:val="0"/>
          <w:sz w:val="24"/>
          <w:szCs w:val="24"/>
          <w:lang w:val="en-ZA"/>
          <w14:ligatures w14:val="none"/>
        </w:rPr>
        <w:t>(Saunders et al., 2016</w:t>
      </w:r>
      <w:commentRangeStart w:id="346"/>
      <w:r w:rsidRPr="008D2B13">
        <w:rPr>
          <w:rFonts w:ascii="Arial" w:eastAsia="Calibri" w:hAnsi="Arial" w:cs="Arial"/>
          <w:color w:val="000000"/>
          <w:kern w:val="0"/>
          <w:sz w:val="24"/>
          <w:szCs w:val="24"/>
          <w:lang w:val="en-ZA"/>
          <w14:ligatures w14:val="none"/>
        </w:rPr>
        <w:t>, p. 726</w:t>
      </w:r>
      <w:commentRangeEnd w:id="346"/>
      <w:r w:rsidR="00714868">
        <w:rPr>
          <w:rStyle w:val="CommentReference"/>
        </w:rPr>
        <w:commentReference w:id="346"/>
      </w:r>
      <w:r w:rsidRPr="008D2B13">
        <w:rPr>
          <w:rFonts w:ascii="Arial" w:eastAsia="Calibri" w:hAnsi="Arial" w:cs="Arial"/>
          <w:color w:val="000000"/>
          <w:kern w:val="0"/>
          <w:sz w:val="24"/>
          <w:szCs w:val="24"/>
          <w:lang w:val="en-ZA"/>
          <w14:ligatures w14:val="none"/>
        </w:rPr>
        <w:t>, Sileyew, 2019; Boru, 2019)</w:t>
      </w:r>
      <w:bookmarkEnd w:id="345"/>
    </w:p>
    <w:p w14:paraId="3824600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Exploratory research is useful where the research question needs to be clarified, when there is the limited literature. Some methods used in exploratory research include case studied, ground theory and content analysis. These methods allow the researcher to researcher to be flexible as they collect new data (Saunders et al., 2016, p. 726, </w:t>
      </w:r>
      <w:commentRangeStart w:id="347"/>
      <w:r w:rsidRPr="008D2B13">
        <w:rPr>
          <w:rFonts w:ascii="Arial" w:eastAsia="Calibri" w:hAnsi="Arial" w:cs="Arial"/>
          <w:color w:val="000000"/>
          <w:kern w:val="0"/>
          <w:sz w:val="24"/>
          <w:szCs w:val="24"/>
          <w:lang w:val="en-ZA"/>
          <w14:ligatures w14:val="none"/>
        </w:rPr>
        <w:t>Sileyew</w:t>
      </w:r>
      <w:commentRangeEnd w:id="347"/>
      <w:r w:rsidR="00714868">
        <w:rPr>
          <w:rStyle w:val="CommentReference"/>
        </w:rPr>
        <w:commentReference w:id="347"/>
      </w:r>
      <w:r w:rsidRPr="008D2B13">
        <w:rPr>
          <w:rFonts w:ascii="Arial" w:eastAsia="Calibri" w:hAnsi="Arial" w:cs="Arial"/>
          <w:color w:val="000000"/>
          <w:kern w:val="0"/>
          <w:sz w:val="24"/>
          <w:szCs w:val="24"/>
          <w:lang w:val="en-ZA"/>
          <w14:ligatures w14:val="none"/>
        </w:rPr>
        <w:t>, 2019; Boru, 2019).</w:t>
      </w:r>
    </w:p>
    <w:p w14:paraId="6685B70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An exploratory design is judged appropriate in the context of adolescent pregnancies in rural South African school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w:t>
      </w:r>
      <w:r w:rsidRPr="008D2B13">
        <w:rPr>
          <w:rFonts w:ascii="Arial" w:eastAsia="Calibri" w:hAnsi="Arial" w:cs="Arial"/>
          <w:color w:val="000000"/>
          <w:kern w:val="0"/>
          <w:sz w:val="24"/>
          <w:szCs w:val="24"/>
          <w:lang w:val="en-ZW"/>
          <w14:ligatures w14:val="none"/>
        </w:rPr>
        <w:t>Newman &amp; Gough, 2020</w:t>
      </w:r>
      <w:r w:rsidRPr="008D2B13">
        <w:rPr>
          <w:rFonts w:ascii="Arial" w:eastAsia="Calibri" w:hAnsi="Arial" w:cs="Arial"/>
          <w:color w:val="000000"/>
          <w:kern w:val="0"/>
          <w:sz w:val="24"/>
          <w:szCs w:val="24"/>
          <w:lang w:val="en-ZA"/>
          <w14:ligatures w14:val="none"/>
        </w:rPr>
        <w:t xml:space="preserve">). </w:t>
      </w:r>
    </w:p>
    <w:p w14:paraId="32CC4FE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Since the researcher is evaluating the perceptions and the implications of teenage pregnancy in a rural school, the exploratory research approach was chosen to explore new data and concepts in an open-ended and flexible manner. This will assist in generation of new ideas.</w:t>
      </w:r>
    </w:p>
    <w:p w14:paraId="632142A1" w14:textId="77777777" w:rsidR="008D2B13" w:rsidRPr="008D2B13" w:rsidRDefault="008D2B13" w:rsidP="008D2B13">
      <w:pPr>
        <w:spacing w:line="360" w:lineRule="auto"/>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As a result, the chosen design is well aligned with the study objectives, ensuring that the findings offer a solid foundation for policy formulations or additional research.</w:t>
      </w:r>
    </w:p>
    <w:p w14:paraId="0E05F6C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48" w:name="_Toc168640402"/>
      <w:bookmarkStart w:id="349" w:name="_Toc169025244"/>
      <w:r w:rsidRPr="008D2B13">
        <w:rPr>
          <w:rFonts w:ascii="Arial" w:eastAsia="Calibri" w:hAnsi="Arial" w:cs="Arial"/>
          <w:b/>
          <w:bCs/>
          <w:color w:val="000000"/>
          <w:kern w:val="0"/>
          <w:sz w:val="24"/>
          <w:szCs w:val="24"/>
          <w:lang w:val="en-ZA"/>
          <w14:ligatures w14:val="none"/>
        </w:rPr>
        <w:t>3.5 TARGET POPULATION</w:t>
      </w:r>
      <w:bookmarkEnd w:id="348"/>
      <w:bookmarkEnd w:id="349"/>
    </w:p>
    <w:p w14:paraId="15D9E7E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Saunders et al. (2016) define target population as the group of people a researcher aims to interview and analyse their views about the phenomena. It can either be group of people affected by the phenomena or group of people that  have an experience of the phenomena. The target group have different demographic characteristics such as age, gender, socioeconomic status, or other factors. Selecting appropriate target group is crucial in developing effective study. It helps to ensure that resources are appropriately used. </w:t>
      </w:r>
    </w:p>
    <w:p w14:paraId="63A30D3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researcher purposely selected one high school community where face -to face interviews and semi-interviews were conducted.  The principal of the school, the SGB members, union representatives, educators, community members, Induna (traditional leader), school dropout young girls. Below is the schedule of participants which also indicate total number of participants? </w:t>
      </w:r>
    </w:p>
    <w:p w14:paraId="013EF7F0"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50" w:name="_Toc168640403"/>
      <w:bookmarkStart w:id="351" w:name="_Toc169025245"/>
      <w:r w:rsidRPr="008D2B13">
        <w:rPr>
          <w:rFonts w:ascii="Arial" w:eastAsia="Calibri" w:hAnsi="Arial" w:cs="Arial"/>
          <w:b/>
          <w:bCs/>
          <w:color w:val="000000"/>
          <w:kern w:val="0"/>
          <w:sz w:val="24"/>
          <w:szCs w:val="24"/>
          <w:lang w:val="en-ZA"/>
          <w14:ligatures w14:val="none"/>
        </w:rPr>
        <w:t>3.6 SAMPLING</w:t>
      </w:r>
      <w:bookmarkEnd w:id="350"/>
      <w:bookmarkEnd w:id="351"/>
    </w:p>
    <w:p w14:paraId="67BA567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Purposive sampling </w:t>
      </w:r>
      <w:commentRangeStart w:id="352"/>
      <w:r w:rsidRPr="008D2B13">
        <w:rPr>
          <w:rFonts w:ascii="Arial" w:eastAsia="Calibri" w:hAnsi="Arial" w:cs="Arial"/>
          <w:color w:val="000000"/>
          <w:kern w:val="0"/>
          <w:sz w:val="24"/>
          <w:szCs w:val="24"/>
          <w:lang w:val="en-ZA"/>
          <w14:ligatures w14:val="none"/>
        </w:rPr>
        <w:t xml:space="preserve">will be used </w:t>
      </w:r>
      <w:commentRangeEnd w:id="352"/>
      <w:r w:rsidR="004846BB">
        <w:rPr>
          <w:rStyle w:val="CommentReference"/>
        </w:rPr>
        <w:commentReference w:id="352"/>
      </w:r>
      <w:r w:rsidRPr="008D2B13">
        <w:rPr>
          <w:rFonts w:ascii="Arial" w:eastAsia="Calibri" w:hAnsi="Arial" w:cs="Arial"/>
          <w:color w:val="000000"/>
          <w:kern w:val="0"/>
          <w:sz w:val="24"/>
          <w:szCs w:val="24"/>
          <w:lang w:val="en-ZA"/>
          <w14:ligatures w14:val="none"/>
        </w:rPr>
        <w:t>in this investigation. Purposive sampling, also known as judgemental or selective sampling, is a non-probability sampling approach in which participants are chosen based on certain qualities or features (</w:t>
      </w:r>
      <w:r w:rsidRPr="008D2B13">
        <w:rPr>
          <w:rFonts w:ascii="Arial" w:eastAsia="Calibri" w:hAnsi="Arial" w:cs="Arial"/>
          <w:color w:val="000000"/>
          <w:kern w:val="0"/>
          <w:sz w:val="24"/>
          <w:szCs w:val="24"/>
          <w:lang w:val="en-ZW"/>
          <w14:ligatures w14:val="none"/>
        </w:rPr>
        <w:t>Nayak &amp; Singh, 2021</w:t>
      </w:r>
      <w:r w:rsidRPr="008D2B13">
        <w:rPr>
          <w:rFonts w:ascii="Arial" w:eastAsia="Calibri" w:hAnsi="Arial" w:cs="Arial"/>
          <w:color w:val="000000"/>
          <w:kern w:val="0"/>
          <w:sz w:val="24"/>
          <w:szCs w:val="24"/>
          <w:lang w:val="en-ZA"/>
          <w14:ligatures w14:val="none"/>
        </w:rPr>
        <w:t>). In other words, the researcher uses discretion to pick volunteers who are thought to be most representative or instructive of the topic under investigation. A total of ten will be selected in this study.</w:t>
      </w:r>
    </w:p>
    <w:p w14:paraId="729376A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Purposive sampling is appropriate for this study on adolescent pregnancies in rural South African school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1E3CF50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3903B0D"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r w:rsidRPr="008D2B13">
        <w:rPr>
          <w:rFonts w:ascii="Arial" w:eastAsia="Calibri" w:hAnsi="Arial" w:cs="Arial"/>
          <w:b/>
          <w:bCs/>
          <w:i/>
          <w:iCs/>
          <w:color w:val="000000"/>
          <w:kern w:val="0"/>
          <w:sz w:val="24"/>
          <w:szCs w:val="24"/>
          <w:lang w:val="en-ZA"/>
          <w14:ligatures w14:val="none"/>
        </w:rPr>
        <w:t xml:space="preserve">Table 3.2 Research Participants </w:t>
      </w:r>
    </w:p>
    <w:tbl>
      <w:tblPr>
        <w:tblStyle w:val="TableGrid"/>
        <w:tblW w:w="0" w:type="auto"/>
        <w:tblInd w:w="0" w:type="dxa"/>
        <w:tblLook w:val="04A0" w:firstRow="1" w:lastRow="0" w:firstColumn="1" w:lastColumn="0" w:noHBand="0" w:noVBand="1"/>
      </w:tblPr>
      <w:tblGrid>
        <w:gridCol w:w="3033"/>
        <w:gridCol w:w="2986"/>
        <w:gridCol w:w="2997"/>
      </w:tblGrid>
      <w:tr w:rsidR="008D2B13" w:rsidRPr="008D2B13" w14:paraId="36ED8EE3"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6F3615B8" w14:textId="77777777" w:rsidR="008D2B13" w:rsidRPr="008D2B13" w:rsidRDefault="008D2B13" w:rsidP="008D2B13">
            <w:pPr>
              <w:spacing w:line="360" w:lineRule="auto"/>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 xml:space="preserve">Participants </w:t>
            </w:r>
          </w:p>
        </w:tc>
        <w:tc>
          <w:tcPr>
            <w:tcW w:w="2986" w:type="dxa"/>
            <w:tcBorders>
              <w:top w:val="single" w:sz="4" w:space="0" w:color="auto"/>
              <w:left w:val="single" w:sz="4" w:space="0" w:color="auto"/>
              <w:bottom w:val="single" w:sz="4" w:space="0" w:color="auto"/>
              <w:right w:val="single" w:sz="4" w:space="0" w:color="auto"/>
            </w:tcBorders>
            <w:hideMark/>
          </w:tcPr>
          <w:p w14:paraId="08EC364C" w14:textId="77777777" w:rsidR="008D2B13" w:rsidRPr="008D2B13" w:rsidRDefault="008D2B13" w:rsidP="008D2B13">
            <w:pPr>
              <w:spacing w:line="360" w:lineRule="auto"/>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 xml:space="preserve">Number </w:t>
            </w:r>
          </w:p>
        </w:tc>
        <w:tc>
          <w:tcPr>
            <w:tcW w:w="2997" w:type="dxa"/>
            <w:tcBorders>
              <w:top w:val="single" w:sz="4" w:space="0" w:color="auto"/>
              <w:left w:val="single" w:sz="4" w:space="0" w:color="auto"/>
              <w:bottom w:val="single" w:sz="4" w:space="0" w:color="auto"/>
              <w:right w:val="single" w:sz="4" w:space="0" w:color="auto"/>
            </w:tcBorders>
            <w:hideMark/>
          </w:tcPr>
          <w:p w14:paraId="68EBBE39" w14:textId="77777777" w:rsidR="008D2B13" w:rsidRPr="008D2B13" w:rsidRDefault="008D2B13" w:rsidP="008D2B13">
            <w:pPr>
              <w:spacing w:line="360" w:lineRule="auto"/>
              <w:jc w:val="both"/>
              <w:rPr>
                <w:rFonts w:ascii="Arial" w:hAnsi="Arial"/>
                <w:b/>
                <w:bCs/>
                <w:color w:val="000000"/>
                <w:kern w:val="0"/>
                <w:sz w:val="24"/>
                <w:szCs w:val="24"/>
                <w:lang w:val="en-ZA"/>
                <w14:ligatures w14:val="none"/>
              </w:rPr>
            </w:pPr>
            <w:r w:rsidRPr="008D2B13">
              <w:rPr>
                <w:rFonts w:ascii="Arial" w:hAnsi="Arial"/>
                <w:b/>
                <w:bCs/>
                <w:color w:val="000000"/>
                <w:kern w:val="0"/>
                <w:sz w:val="24"/>
                <w:szCs w:val="24"/>
                <w:lang w:val="en-ZA"/>
                <w14:ligatures w14:val="none"/>
              </w:rPr>
              <w:t xml:space="preserve">Interview </w:t>
            </w:r>
          </w:p>
        </w:tc>
      </w:tr>
      <w:tr w:rsidR="008D2B13" w:rsidRPr="008D2B13" w14:paraId="443EA4F5"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528F6FCF"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School principal </w:t>
            </w:r>
          </w:p>
        </w:tc>
        <w:tc>
          <w:tcPr>
            <w:tcW w:w="2986" w:type="dxa"/>
            <w:tcBorders>
              <w:top w:val="single" w:sz="4" w:space="0" w:color="auto"/>
              <w:left w:val="single" w:sz="4" w:space="0" w:color="auto"/>
              <w:bottom w:val="single" w:sz="4" w:space="0" w:color="auto"/>
              <w:right w:val="single" w:sz="4" w:space="0" w:color="auto"/>
            </w:tcBorders>
            <w:hideMark/>
          </w:tcPr>
          <w:p w14:paraId="63C12DC4"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01</w:t>
            </w:r>
          </w:p>
        </w:tc>
        <w:tc>
          <w:tcPr>
            <w:tcW w:w="2997" w:type="dxa"/>
            <w:tcBorders>
              <w:top w:val="single" w:sz="4" w:space="0" w:color="auto"/>
              <w:left w:val="single" w:sz="4" w:space="0" w:color="auto"/>
              <w:bottom w:val="single" w:sz="4" w:space="0" w:color="auto"/>
              <w:right w:val="single" w:sz="4" w:space="0" w:color="auto"/>
            </w:tcBorders>
            <w:hideMark/>
          </w:tcPr>
          <w:p w14:paraId="0505A2AE"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Semi-structured interview</w:t>
            </w:r>
          </w:p>
        </w:tc>
      </w:tr>
      <w:tr w:rsidR="008D2B13" w:rsidRPr="008D2B13" w14:paraId="71EC426A"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324B2A3D"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Educators </w:t>
            </w:r>
          </w:p>
        </w:tc>
        <w:tc>
          <w:tcPr>
            <w:tcW w:w="2986" w:type="dxa"/>
            <w:tcBorders>
              <w:top w:val="single" w:sz="4" w:space="0" w:color="auto"/>
              <w:left w:val="single" w:sz="4" w:space="0" w:color="auto"/>
              <w:bottom w:val="single" w:sz="4" w:space="0" w:color="auto"/>
              <w:right w:val="single" w:sz="4" w:space="0" w:color="auto"/>
            </w:tcBorders>
            <w:hideMark/>
          </w:tcPr>
          <w:p w14:paraId="08A03AD5"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02</w:t>
            </w:r>
          </w:p>
        </w:tc>
        <w:tc>
          <w:tcPr>
            <w:tcW w:w="2997" w:type="dxa"/>
            <w:tcBorders>
              <w:top w:val="single" w:sz="4" w:space="0" w:color="auto"/>
              <w:left w:val="single" w:sz="4" w:space="0" w:color="auto"/>
              <w:bottom w:val="single" w:sz="4" w:space="0" w:color="auto"/>
              <w:right w:val="single" w:sz="4" w:space="0" w:color="auto"/>
            </w:tcBorders>
            <w:hideMark/>
          </w:tcPr>
          <w:p w14:paraId="05FDBA99"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Semi-structured interview</w:t>
            </w:r>
          </w:p>
        </w:tc>
      </w:tr>
      <w:tr w:rsidR="008D2B13" w:rsidRPr="008D2B13" w14:paraId="3927E77B"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0FBCDD9D"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Union representatives </w:t>
            </w:r>
          </w:p>
        </w:tc>
        <w:tc>
          <w:tcPr>
            <w:tcW w:w="2986" w:type="dxa"/>
            <w:tcBorders>
              <w:top w:val="single" w:sz="4" w:space="0" w:color="auto"/>
              <w:left w:val="single" w:sz="4" w:space="0" w:color="auto"/>
              <w:bottom w:val="single" w:sz="4" w:space="0" w:color="auto"/>
              <w:right w:val="single" w:sz="4" w:space="0" w:color="auto"/>
            </w:tcBorders>
            <w:hideMark/>
          </w:tcPr>
          <w:p w14:paraId="5B8E8250"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01</w:t>
            </w:r>
          </w:p>
        </w:tc>
        <w:tc>
          <w:tcPr>
            <w:tcW w:w="2997" w:type="dxa"/>
            <w:tcBorders>
              <w:top w:val="single" w:sz="4" w:space="0" w:color="auto"/>
              <w:left w:val="single" w:sz="4" w:space="0" w:color="auto"/>
              <w:bottom w:val="single" w:sz="4" w:space="0" w:color="auto"/>
              <w:right w:val="single" w:sz="4" w:space="0" w:color="auto"/>
            </w:tcBorders>
            <w:hideMark/>
          </w:tcPr>
          <w:p w14:paraId="052A0C56"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Semi-structured interview</w:t>
            </w:r>
          </w:p>
        </w:tc>
      </w:tr>
      <w:tr w:rsidR="008D2B13" w:rsidRPr="008D2B13" w14:paraId="6D5B4D91"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4AE821EA"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School governing body</w:t>
            </w:r>
          </w:p>
        </w:tc>
        <w:tc>
          <w:tcPr>
            <w:tcW w:w="2986" w:type="dxa"/>
            <w:tcBorders>
              <w:top w:val="single" w:sz="4" w:space="0" w:color="auto"/>
              <w:left w:val="single" w:sz="4" w:space="0" w:color="auto"/>
              <w:bottom w:val="single" w:sz="4" w:space="0" w:color="auto"/>
              <w:right w:val="single" w:sz="4" w:space="0" w:color="auto"/>
            </w:tcBorders>
            <w:hideMark/>
          </w:tcPr>
          <w:p w14:paraId="4669EBBE"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02</w:t>
            </w:r>
          </w:p>
        </w:tc>
        <w:tc>
          <w:tcPr>
            <w:tcW w:w="2997" w:type="dxa"/>
            <w:tcBorders>
              <w:top w:val="single" w:sz="4" w:space="0" w:color="auto"/>
              <w:left w:val="single" w:sz="4" w:space="0" w:color="auto"/>
              <w:bottom w:val="single" w:sz="4" w:space="0" w:color="auto"/>
              <w:right w:val="single" w:sz="4" w:space="0" w:color="auto"/>
            </w:tcBorders>
            <w:hideMark/>
          </w:tcPr>
          <w:p w14:paraId="6885BAC7"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Focus group</w:t>
            </w:r>
          </w:p>
        </w:tc>
      </w:tr>
      <w:tr w:rsidR="008D2B13" w:rsidRPr="008D2B13" w14:paraId="787F0477"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62BB9561" w14:textId="77777777" w:rsidR="008D2B13" w:rsidRPr="008D2B13" w:rsidRDefault="008D2B13" w:rsidP="008D2B13">
            <w:pPr>
              <w:spacing w:line="360" w:lineRule="auto"/>
              <w:jc w:val="both"/>
              <w:rPr>
                <w:rFonts w:ascii="Arial" w:hAnsi="Arial"/>
                <w:color w:val="000000"/>
                <w:kern w:val="0"/>
                <w:sz w:val="24"/>
                <w:szCs w:val="24"/>
                <w:lang w:val="en-ZA"/>
                <w14:ligatures w14:val="none"/>
              </w:rPr>
            </w:pPr>
            <w:commentRangeStart w:id="353"/>
            <w:r w:rsidRPr="008D2B13">
              <w:rPr>
                <w:rFonts w:ascii="Arial" w:hAnsi="Arial"/>
                <w:color w:val="000000"/>
                <w:kern w:val="0"/>
                <w:sz w:val="24"/>
                <w:szCs w:val="24"/>
                <w:lang w:val="en-ZA"/>
                <w14:ligatures w14:val="none"/>
              </w:rPr>
              <w:t>Community members</w:t>
            </w:r>
          </w:p>
        </w:tc>
        <w:tc>
          <w:tcPr>
            <w:tcW w:w="2986" w:type="dxa"/>
            <w:tcBorders>
              <w:top w:val="single" w:sz="4" w:space="0" w:color="auto"/>
              <w:left w:val="single" w:sz="4" w:space="0" w:color="auto"/>
              <w:bottom w:val="single" w:sz="4" w:space="0" w:color="auto"/>
              <w:right w:val="single" w:sz="4" w:space="0" w:color="auto"/>
            </w:tcBorders>
            <w:hideMark/>
          </w:tcPr>
          <w:p w14:paraId="515EA50C"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03</w:t>
            </w:r>
          </w:p>
        </w:tc>
        <w:tc>
          <w:tcPr>
            <w:tcW w:w="2997" w:type="dxa"/>
            <w:tcBorders>
              <w:top w:val="single" w:sz="4" w:space="0" w:color="auto"/>
              <w:left w:val="single" w:sz="4" w:space="0" w:color="auto"/>
              <w:bottom w:val="single" w:sz="4" w:space="0" w:color="auto"/>
              <w:right w:val="single" w:sz="4" w:space="0" w:color="auto"/>
            </w:tcBorders>
            <w:hideMark/>
          </w:tcPr>
          <w:p w14:paraId="36EE8C09"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Focus group </w:t>
            </w:r>
            <w:commentRangeEnd w:id="353"/>
            <w:r w:rsidR="00567657">
              <w:rPr>
                <w:rStyle w:val="CommentReference"/>
                <w:rFonts w:asciiTheme="minorHAnsi" w:eastAsiaTheme="minorHAnsi" w:hAnsiTheme="minorHAnsi" w:cstheme="minorBidi"/>
              </w:rPr>
              <w:commentReference w:id="353"/>
            </w:r>
          </w:p>
        </w:tc>
      </w:tr>
      <w:tr w:rsidR="008D2B13" w:rsidRPr="008D2B13" w14:paraId="036C722A"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3BDB4935"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Traditional leader</w:t>
            </w:r>
          </w:p>
        </w:tc>
        <w:tc>
          <w:tcPr>
            <w:tcW w:w="2986" w:type="dxa"/>
            <w:tcBorders>
              <w:top w:val="single" w:sz="4" w:space="0" w:color="auto"/>
              <w:left w:val="single" w:sz="4" w:space="0" w:color="auto"/>
              <w:bottom w:val="single" w:sz="4" w:space="0" w:color="auto"/>
              <w:right w:val="single" w:sz="4" w:space="0" w:color="auto"/>
            </w:tcBorders>
            <w:hideMark/>
          </w:tcPr>
          <w:p w14:paraId="66945962"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01</w:t>
            </w:r>
          </w:p>
        </w:tc>
        <w:tc>
          <w:tcPr>
            <w:tcW w:w="2997" w:type="dxa"/>
            <w:tcBorders>
              <w:top w:val="single" w:sz="4" w:space="0" w:color="auto"/>
              <w:left w:val="single" w:sz="4" w:space="0" w:color="auto"/>
              <w:bottom w:val="single" w:sz="4" w:space="0" w:color="auto"/>
              <w:right w:val="single" w:sz="4" w:space="0" w:color="auto"/>
            </w:tcBorders>
            <w:hideMark/>
          </w:tcPr>
          <w:p w14:paraId="6435EA5A"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Semi-structured interview</w:t>
            </w:r>
          </w:p>
        </w:tc>
      </w:tr>
    </w:tbl>
    <w:p w14:paraId="72646536" w14:textId="1FE144C3" w:rsidR="008D2B13" w:rsidRPr="008D2B13" w:rsidRDefault="008D2B13" w:rsidP="008D2B13">
      <w:pPr>
        <w:spacing w:line="360" w:lineRule="auto"/>
        <w:jc w:val="both"/>
        <w:rPr>
          <w:rFonts w:ascii="Arial" w:eastAsia="Calibri" w:hAnsi="Arial" w:cs="Arial"/>
          <w:i/>
          <w:iCs/>
          <w:color w:val="000000"/>
          <w:kern w:val="0"/>
          <w:sz w:val="24"/>
          <w:szCs w:val="24"/>
          <w:lang w:val="en-ZA"/>
          <w14:ligatures w14:val="none"/>
        </w:rPr>
      </w:pPr>
      <w:del w:id="354" w:author="External Examiner" w:date="2024-06-13T13:51:00Z">
        <w:r w:rsidRPr="008D2B13" w:rsidDel="00B11EEB">
          <w:rPr>
            <w:rFonts w:ascii="Arial" w:eastAsia="Calibri" w:hAnsi="Arial" w:cs="Arial"/>
            <w:i/>
            <w:iCs/>
            <w:color w:val="000000"/>
            <w:kern w:val="0"/>
            <w:sz w:val="24"/>
            <w:szCs w:val="24"/>
            <w:lang w:val="en-ZA"/>
            <w14:ligatures w14:val="none"/>
          </w:rPr>
          <w:delText xml:space="preserve">Own source </w:delText>
        </w:r>
      </w:del>
      <w:commentRangeStart w:id="355"/>
      <w:ins w:id="356" w:author="External Examiner" w:date="2024-06-13T13:51:00Z">
        <w:r w:rsidR="00B11EEB">
          <w:rPr>
            <w:rFonts w:ascii="Arial" w:eastAsia="Calibri" w:hAnsi="Arial" w:cs="Arial"/>
            <w:i/>
            <w:iCs/>
            <w:color w:val="000000"/>
            <w:kern w:val="0"/>
            <w:sz w:val="24"/>
            <w:szCs w:val="24"/>
            <w:lang w:val="en-ZA"/>
            <w14:ligatures w14:val="none"/>
          </w:rPr>
          <w:t>Researcher’s illustration (2024)</w:t>
        </w:r>
        <w:commentRangeEnd w:id="355"/>
        <w:r w:rsidR="00B11EEB">
          <w:rPr>
            <w:rStyle w:val="CommentReference"/>
          </w:rPr>
          <w:commentReference w:id="355"/>
        </w:r>
      </w:ins>
    </w:p>
    <w:p w14:paraId="108BAC0D" w14:textId="77777777" w:rsidR="008D2B13" w:rsidRPr="008D2B13" w:rsidRDefault="008D2B13" w:rsidP="008D2B13">
      <w:pPr>
        <w:spacing w:line="360" w:lineRule="auto"/>
        <w:jc w:val="both"/>
        <w:rPr>
          <w:rFonts w:ascii="Arial" w:eastAsia="Calibri" w:hAnsi="Arial" w:cs="Arial"/>
          <w:i/>
          <w:iCs/>
          <w:color w:val="000000"/>
          <w:kern w:val="0"/>
          <w:sz w:val="24"/>
          <w:szCs w:val="24"/>
          <w:lang w:val="en-ZA"/>
          <w14:ligatures w14:val="none"/>
        </w:rPr>
      </w:pPr>
    </w:p>
    <w:p w14:paraId="595423B2"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57" w:name="_Toc147230915"/>
      <w:bookmarkStart w:id="358" w:name="_Toc168640404"/>
      <w:bookmarkStart w:id="359" w:name="_Toc169025246"/>
      <w:r w:rsidRPr="008D2B13">
        <w:rPr>
          <w:rFonts w:ascii="Arial" w:eastAsia="Calibri" w:hAnsi="Arial" w:cs="Arial"/>
          <w:b/>
          <w:bCs/>
          <w:color w:val="000000"/>
          <w:kern w:val="0"/>
          <w:sz w:val="24"/>
          <w:szCs w:val="24"/>
          <w:lang w:val="en-ZA"/>
          <w14:ligatures w14:val="none"/>
        </w:rPr>
        <w:t>3.7 DATA COLLECTION INSTRUMENTS</w:t>
      </w:r>
      <w:bookmarkEnd w:id="357"/>
      <w:bookmarkEnd w:id="358"/>
      <w:bookmarkEnd w:id="359"/>
    </w:p>
    <w:p w14:paraId="0BEA4D9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chosen methods of gathering data for this study is semi-structured interviews and focus group. </w:t>
      </w:r>
      <w:r w:rsidRPr="008D2B13">
        <w:rPr>
          <w:rFonts w:ascii="Arial" w:eastAsia="Calibri" w:hAnsi="Arial" w:cs="Arial"/>
          <w:color w:val="000000"/>
          <w:kern w:val="0"/>
          <w:sz w:val="24"/>
          <w:szCs w:val="24"/>
          <w:lang w:val="en-ZW"/>
          <w14:ligatures w14:val="none"/>
        </w:rPr>
        <w:t xml:space="preserve">Newman &amp; Gough, (2020) </w:t>
      </w:r>
      <w:r w:rsidRPr="008D2B13">
        <w:rPr>
          <w:rFonts w:ascii="Arial" w:eastAsia="Calibri" w:hAnsi="Arial" w:cs="Arial"/>
          <w:color w:val="000000"/>
          <w:kern w:val="0"/>
          <w:sz w:val="24"/>
          <w:szCs w:val="24"/>
          <w:lang w:val="en-ZA"/>
          <w14:ligatures w14:val="none"/>
        </w:rPr>
        <w:t>states that semi-structured interviews fall in between structured and unstructured interviews. A series of open-ended questions serve as the framework for the interview, but the interviewer can stray and delve further into certain topics of interest. Researcher’s responsibility is to ensure that specified objectives are covered in these interviews without restricting respondents to a preconceived set of responses.</w:t>
      </w:r>
    </w:p>
    <w:p w14:paraId="36B053B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Semi-structured interviews are particularly appropriate given the exploratory character of the study on adolescent pregnancies in a rural South African school. They provide the freedom to delve into the subtleties and complexities of participants' experiences while maintaining the capacity to make sure that every pertinent subject is covered (</w:t>
      </w:r>
      <w:r w:rsidRPr="008D2B13">
        <w:rPr>
          <w:rFonts w:ascii="Arial" w:eastAsia="Calibri" w:hAnsi="Arial" w:cs="Arial"/>
          <w:color w:val="000000"/>
          <w:kern w:val="0"/>
          <w:sz w:val="24"/>
          <w:szCs w:val="24"/>
          <w:lang w:val="en-ZW"/>
          <w14:ligatures w14:val="none"/>
        </w:rPr>
        <w:t>Pandey and Pandey, 2021</w:t>
      </w:r>
      <w:r w:rsidRPr="008D2B13">
        <w:rPr>
          <w:rFonts w:ascii="Arial" w:eastAsia="Calibri" w:hAnsi="Arial" w:cs="Arial"/>
          <w:color w:val="000000"/>
          <w:kern w:val="0"/>
          <w:sz w:val="24"/>
          <w:szCs w:val="24"/>
          <w:lang w:val="en-ZA"/>
          <w14:ligatures w14:val="none"/>
        </w:rPr>
        <w:t>). Semi – structured interviews have the list of themes and critical questions but allow flexibility and addition of questions with an aim of probing more information (Saunders et al., 2016)</w:t>
      </w:r>
    </w:p>
    <w:p w14:paraId="258902A7" w14:textId="10FDF14D"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60" w:name="_Toc168640405"/>
      <w:bookmarkStart w:id="361" w:name="_Toc169025247"/>
      <w:r w:rsidRPr="008D2B13">
        <w:rPr>
          <w:rFonts w:ascii="Arial" w:eastAsia="Calibri" w:hAnsi="Arial" w:cs="Arial"/>
          <w:b/>
          <w:bCs/>
          <w:color w:val="000000"/>
          <w:kern w:val="0"/>
          <w:sz w:val="24"/>
          <w:szCs w:val="24"/>
          <w:lang w:val="en-ZA"/>
          <w14:ligatures w14:val="none"/>
        </w:rPr>
        <w:t>3.8 DATA ANALYSIS</w:t>
      </w:r>
      <w:bookmarkEnd w:id="360"/>
      <w:bookmarkEnd w:id="361"/>
      <w:ins w:id="362" w:author="External Examiner" w:date="2024-06-13T13:55:00Z">
        <w:r w:rsidR="00860796">
          <w:rPr>
            <w:rFonts w:ascii="Arial" w:eastAsia="Calibri" w:hAnsi="Arial" w:cs="Arial"/>
            <w:b/>
            <w:bCs/>
            <w:color w:val="000000"/>
            <w:kern w:val="0"/>
            <w:sz w:val="24"/>
            <w:szCs w:val="24"/>
            <w:lang w:val="en-ZA"/>
            <w14:ligatures w14:val="none"/>
          </w:rPr>
          <w:t xml:space="preserve"> </w:t>
        </w:r>
        <w:commentRangeStart w:id="363"/>
        <w:r w:rsidR="00860796">
          <w:rPr>
            <w:rFonts w:ascii="Arial" w:eastAsia="Calibri" w:hAnsi="Arial" w:cs="Arial"/>
            <w:b/>
            <w:bCs/>
            <w:color w:val="000000"/>
            <w:kern w:val="0"/>
            <w:sz w:val="24"/>
            <w:szCs w:val="24"/>
            <w:lang w:val="en-ZA"/>
            <w14:ligatures w14:val="none"/>
          </w:rPr>
          <w:t>TECHNIQUES</w:t>
        </w:r>
        <w:commentRangeEnd w:id="363"/>
        <w:r w:rsidR="00860796">
          <w:rPr>
            <w:rStyle w:val="CommentReference"/>
          </w:rPr>
          <w:commentReference w:id="363"/>
        </w:r>
      </w:ins>
    </w:p>
    <w:p w14:paraId="143792B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Data analysis is the process of examining and interpreting data to draw conclusions. The researcher can either use thematic data analysis or content data analysis. Thematic analysis is defined as the process of identifying patterns and themes that emerge from data. Content analysis involves interpretation of textual material to identify patterns of various concept communicated.</w:t>
      </w:r>
    </w:p>
    <w:p w14:paraId="33044C5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Data analysis in qualitative research include examining, categorising, totalling, or rearranging collected material to provide answers to the study's hypotheses (</w:t>
      </w:r>
      <w:r w:rsidRPr="008D2B13">
        <w:rPr>
          <w:rFonts w:ascii="Arial" w:eastAsia="Calibri" w:hAnsi="Arial" w:cs="Arial"/>
          <w:color w:val="000000"/>
          <w:kern w:val="0"/>
          <w:sz w:val="24"/>
          <w:szCs w:val="24"/>
          <w:lang w:val="en-ZW"/>
          <w14:ligatures w14:val="none"/>
        </w:rPr>
        <w:t>Nayak &amp; Singh, 2021</w:t>
      </w:r>
      <w:r w:rsidRPr="008D2B13">
        <w:rPr>
          <w:rFonts w:ascii="Arial" w:eastAsia="Calibri" w:hAnsi="Arial" w:cs="Arial"/>
          <w:color w:val="000000"/>
          <w:kern w:val="0"/>
          <w:sz w:val="24"/>
          <w:szCs w:val="24"/>
          <w:lang w:val="en-ZA"/>
          <w14:ligatures w14:val="none"/>
        </w:rPr>
        <w:t>). The process boils down to analysing the data for patterns, themes, and insights.</w:t>
      </w:r>
    </w:p>
    <w:p w14:paraId="46F1D25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main method of data analysis chosen for this investigation was thematic analysis. </w:t>
      </w:r>
      <w:r w:rsidRPr="008D2B13">
        <w:rPr>
          <w:rFonts w:ascii="Arial" w:eastAsia="Calibri" w:hAnsi="Arial" w:cs="Arial"/>
          <w:color w:val="000000"/>
          <w:kern w:val="0"/>
          <w:sz w:val="24"/>
          <w:szCs w:val="24"/>
          <w:lang w:val="en-ZW"/>
          <w14:ligatures w14:val="none"/>
        </w:rPr>
        <w:t xml:space="preserve">Newman &amp; Gough, (2020) </w:t>
      </w:r>
      <w:r w:rsidRPr="008D2B13">
        <w:rPr>
          <w:rFonts w:ascii="Arial" w:eastAsia="Calibri" w:hAnsi="Arial" w:cs="Arial"/>
          <w:color w:val="000000"/>
          <w:kern w:val="0"/>
          <w:sz w:val="24"/>
          <w:szCs w:val="24"/>
          <w:lang w:val="en-ZA"/>
          <w14:ligatures w14:val="none"/>
        </w:rPr>
        <w:t>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461E3B0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ability of theme analysis is to reduce dense narratives to discernible patterns makes it a good fit for the research and sheds light on the multifaceted consequences of teen pregnancies in a rural South African school. Given the study's focus on socioeconomic and educational factors, thematic analysis's ability to identify both major and minor themes is a big plus. The individual stories and their subtler underlying storylines may be understood in their whole stories (Nowell et al., 2017).</w:t>
      </w:r>
    </w:p>
    <w:p w14:paraId="10CC427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Thematic descriptions were drawn from data which were then interpreted, and data analysis was done manually.</w:t>
      </w:r>
    </w:p>
    <w:p w14:paraId="071E4917"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64" w:name="_Toc147230917"/>
      <w:bookmarkStart w:id="365" w:name="_Toc168640406"/>
      <w:bookmarkStart w:id="366" w:name="_Toc169025248"/>
      <w:r w:rsidRPr="008D2B13">
        <w:rPr>
          <w:rFonts w:ascii="Arial" w:eastAsia="Calibri" w:hAnsi="Arial" w:cs="Arial"/>
          <w:b/>
          <w:bCs/>
          <w:color w:val="000000"/>
          <w:kern w:val="0"/>
          <w:sz w:val="24"/>
          <w:szCs w:val="24"/>
          <w:lang w:val="en-ZA"/>
          <w14:ligatures w14:val="none"/>
        </w:rPr>
        <w:t>3.9 TRUSTWORTHINESS OF THE STUDY</w:t>
      </w:r>
      <w:bookmarkEnd w:id="364"/>
      <w:bookmarkEnd w:id="365"/>
      <w:bookmarkEnd w:id="366"/>
    </w:p>
    <w:p w14:paraId="2FE6AEE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Caluza (2022) describes trustworthiness in qualitative research as quality, credibility of the study and its finding. Establishing trustworthiness is critical for the researcher to build good rapport with the participants.  Saunders et al (2019) suggests that trustworthiness in research is often equated with validity and reliability.</w:t>
      </w:r>
    </w:p>
    <w:p w14:paraId="3FCFB811" w14:textId="77777777" w:rsidR="008D2B13" w:rsidRPr="008D2B13" w:rsidRDefault="008D2B13" w:rsidP="008D2B13">
      <w:pPr>
        <w:spacing w:line="360" w:lineRule="auto"/>
        <w:jc w:val="both"/>
        <w:rPr>
          <w:rFonts w:ascii="Arial" w:eastAsia="Calibri" w:hAnsi="Arial" w:cs="Arial"/>
          <w:i/>
          <w:iCs/>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8D2B13">
        <w:rPr>
          <w:rFonts w:ascii="Arial" w:eastAsia="Calibri" w:hAnsi="Arial" w:cs="Arial"/>
          <w:i/>
          <w:iCs/>
          <w:color w:val="000000"/>
          <w:kern w:val="0"/>
          <w:sz w:val="24"/>
          <w:szCs w:val="24"/>
          <w:lang w:val="en-ZA"/>
          <w14:ligatures w14:val="none"/>
        </w:rPr>
        <w:t>credibility, dependability, and Conformability.</w:t>
      </w:r>
    </w:p>
    <w:p w14:paraId="1ED54536" w14:textId="77777777" w:rsidR="008D2B13" w:rsidRPr="008D2B13" w:rsidRDefault="008D2B13" w:rsidP="008D2B13">
      <w:pPr>
        <w:numPr>
          <w:ilvl w:val="0"/>
          <w:numId w:val="4"/>
        </w:numPr>
        <w:spacing w:after="0" w:line="256" w:lineRule="auto"/>
        <w:contextualSpacing/>
        <w:jc w:val="both"/>
        <w:rPr>
          <w:rFonts w:ascii="Arial" w:eastAsia="Calibri" w:hAnsi="Arial" w:cs="Arial"/>
          <w:i/>
          <w:iCs/>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Credibility</w:t>
      </w:r>
    </w:p>
    <w:p w14:paraId="76CCE4B5" w14:textId="77777777" w:rsidR="008D2B13" w:rsidRPr="008D2B13" w:rsidRDefault="008D2B13" w:rsidP="008D2B13">
      <w:pPr>
        <w:spacing w:after="0" w:line="256" w:lineRule="auto"/>
        <w:ind w:left="783"/>
        <w:contextualSpacing/>
        <w:rPr>
          <w:rFonts w:ascii="Arial" w:eastAsia="Calibri" w:hAnsi="Arial" w:cs="Arial"/>
          <w:i/>
          <w:iCs/>
          <w:color w:val="000000"/>
          <w:kern w:val="0"/>
          <w:sz w:val="24"/>
          <w:szCs w:val="24"/>
          <w:lang w:val="en-ZA"/>
          <w14:ligatures w14:val="none"/>
        </w:rPr>
      </w:pPr>
    </w:p>
    <w:p w14:paraId="2D6EE78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Credibility in research concerns the ability of the study’s outcome to accurately reflect on participants’ responses, regardless of the researcher ‘s expectations or preconceived ideas about the results. In this research the researcher remained impartial and avoided any biases throughout the research process (Saunders et al., 2019)</w:t>
      </w:r>
    </w:p>
    <w:p w14:paraId="12B4A539" w14:textId="77777777" w:rsidR="008D2B13" w:rsidRPr="008D2B13" w:rsidRDefault="008D2B13" w:rsidP="008D2B13">
      <w:pPr>
        <w:numPr>
          <w:ilvl w:val="0"/>
          <w:numId w:val="4"/>
        </w:numPr>
        <w:spacing w:after="0" w:line="256" w:lineRule="auto"/>
        <w:contextualSpacing/>
        <w:jc w:val="both"/>
        <w:rPr>
          <w:rFonts w:ascii="Arial" w:eastAsia="Calibri" w:hAnsi="Arial" w:cs="Arial"/>
          <w:i/>
          <w:iCs/>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Dependability</w:t>
      </w:r>
    </w:p>
    <w:p w14:paraId="37332F42" w14:textId="77777777" w:rsidR="008D2B13" w:rsidRPr="008D2B13" w:rsidRDefault="008D2B13" w:rsidP="008D2B13">
      <w:pPr>
        <w:spacing w:after="0" w:line="256" w:lineRule="auto"/>
        <w:ind w:left="783"/>
        <w:contextualSpacing/>
        <w:rPr>
          <w:rFonts w:ascii="Arial" w:eastAsia="Calibri" w:hAnsi="Arial" w:cs="Arial"/>
          <w:color w:val="000000"/>
          <w:kern w:val="0"/>
          <w:sz w:val="24"/>
          <w:szCs w:val="24"/>
          <w:lang w:val="en-ZA"/>
          <w14:ligatures w14:val="none"/>
        </w:rPr>
      </w:pPr>
    </w:p>
    <w:p w14:paraId="41A8CF9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Gray (2017) describe dependability in research is that of the researcher acknowledging and avoid impact of their own biasedness and subjectivity on their interpretation of results. This study avoided ambiguous questions and misleading questions when conducting interviews.</w:t>
      </w:r>
    </w:p>
    <w:p w14:paraId="0431B5AC" w14:textId="77777777" w:rsidR="008D2B13" w:rsidRPr="008D2B13" w:rsidRDefault="008D2B13" w:rsidP="008D2B13">
      <w:pPr>
        <w:numPr>
          <w:ilvl w:val="0"/>
          <w:numId w:val="4"/>
        </w:numPr>
        <w:spacing w:after="0" w:line="256" w:lineRule="auto"/>
        <w:contextualSpacing/>
        <w:jc w:val="both"/>
        <w:rPr>
          <w:rFonts w:ascii="Arial" w:eastAsia="Calibri" w:hAnsi="Arial" w:cs="Arial"/>
          <w:i/>
          <w:iCs/>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Confirmability</w:t>
      </w:r>
    </w:p>
    <w:p w14:paraId="02132FBA" w14:textId="77777777" w:rsidR="008D2B13" w:rsidRPr="008D2B13" w:rsidRDefault="008D2B13" w:rsidP="008D2B13">
      <w:pPr>
        <w:spacing w:after="0" w:line="256" w:lineRule="auto"/>
        <w:ind w:left="783"/>
        <w:contextualSpacing/>
        <w:rPr>
          <w:rFonts w:ascii="Arial" w:eastAsia="Calibri" w:hAnsi="Arial" w:cs="Arial"/>
          <w:color w:val="000000"/>
          <w:kern w:val="0"/>
          <w:sz w:val="24"/>
          <w:szCs w:val="24"/>
          <w:lang w:val="en-ZA"/>
          <w14:ligatures w14:val="none"/>
        </w:rPr>
      </w:pPr>
    </w:p>
    <w:p w14:paraId="351A947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Confirmability is the extent to which other researcher cab validate the study. In this study the researcher continuously engages with other researcher through discussions and reading throughout the research process. The aim of discussions was to obtain critique and feedback on the process and the content (Trochim &amp; Donnelly, 2007)</w:t>
      </w:r>
    </w:p>
    <w:p w14:paraId="57BD6A6D" w14:textId="77777777" w:rsidR="008D2B13" w:rsidRPr="008D2B13" w:rsidRDefault="008D2B13" w:rsidP="008D2B13">
      <w:pPr>
        <w:numPr>
          <w:ilvl w:val="0"/>
          <w:numId w:val="4"/>
        </w:numPr>
        <w:spacing w:after="0" w:line="256" w:lineRule="auto"/>
        <w:contextualSpacing/>
        <w:jc w:val="both"/>
        <w:rPr>
          <w:rFonts w:ascii="Arial" w:eastAsia="Calibri" w:hAnsi="Arial" w:cs="Arial"/>
          <w:i/>
          <w:iCs/>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Transferability</w:t>
      </w:r>
    </w:p>
    <w:p w14:paraId="18A8AAFF" w14:textId="77777777" w:rsidR="008D2B13" w:rsidRPr="008D2B13" w:rsidRDefault="008D2B13" w:rsidP="008D2B13">
      <w:pPr>
        <w:spacing w:after="0" w:line="256" w:lineRule="auto"/>
        <w:ind w:left="783"/>
        <w:contextualSpacing/>
        <w:rPr>
          <w:rFonts w:ascii="Arial" w:eastAsia="Calibri" w:hAnsi="Arial" w:cs="Arial"/>
          <w:color w:val="000000"/>
          <w:kern w:val="0"/>
          <w:sz w:val="24"/>
          <w:szCs w:val="24"/>
          <w:lang w:val="en-ZA"/>
          <w14:ligatures w14:val="none"/>
        </w:rPr>
      </w:pPr>
    </w:p>
    <w:p w14:paraId="19B4B27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Transferability of the research means that the study can provide basis for further research on the same topic. To ensure that transferability of this study the researcher identified all glaring limitations of the study (Saunders et al., 2019)</w:t>
      </w:r>
    </w:p>
    <w:p w14:paraId="442FFB37" w14:textId="11C30B94" w:rsidR="008D2B13" w:rsidRPr="008D2B13" w:rsidRDefault="00974EC1" w:rsidP="008D2B13">
      <w:pPr>
        <w:tabs>
          <w:tab w:val="left" w:pos="2717"/>
        </w:tabs>
        <w:spacing w:line="360" w:lineRule="auto"/>
        <w:jc w:val="both"/>
        <w:rPr>
          <w:rFonts w:ascii="Arial" w:eastAsia="Calibri" w:hAnsi="Arial" w:cs="Arial"/>
          <w:color w:val="000000"/>
          <w:kern w:val="0"/>
          <w:sz w:val="24"/>
          <w:szCs w:val="24"/>
          <w:lang w:val="en-ZA"/>
          <w14:ligatures w14:val="none"/>
        </w:rPr>
      </w:pPr>
      <w:commentRangeStart w:id="367"/>
      <w:ins w:id="368" w:author="External Examiner" w:date="2024-06-13T13:58:00Z">
        <w:r>
          <w:rPr>
            <w:rFonts w:ascii="Arial" w:eastAsia="Calibri" w:hAnsi="Arial" w:cs="Arial"/>
            <w:color w:val="000000"/>
            <w:kern w:val="0"/>
            <w:sz w:val="24"/>
            <w:szCs w:val="24"/>
            <w:lang w:val="en-ZA"/>
            <w14:ligatures w14:val="none"/>
          </w:rPr>
          <w:t xml:space="preserve">ETHICAL PRINCIPLES OBSERVED? </w:t>
        </w:r>
      </w:ins>
      <w:r w:rsidR="008D2B13" w:rsidRPr="008D2B13">
        <w:rPr>
          <w:rFonts w:ascii="Arial" w:eastAsia="Calibri" w:hAnsi="Arial" w:cs="Arial"/>
          <w:color w:val="000000"/>
          <w:kern w:val="0"/>
          <w:sz w:val="24"/>
          <w:szCs w:val="24"/>
          <w:lang w:val="en-ZA"/>
          <w14:ligatures w14:val="none"/>
        </w:rPr>
        <w:tab/>
      </w:r>
      <w:commentRangeEnd w:id="367"/>
      <w:r>
        <w:rPr>
          <w:rStyle w:val="CommentReference"/>
        </w:rPr>
        <w:commentReference w:id="367"/>
      </w:r>
    </w:p>
    <w:p w14:paraId="7FC54159" w14:textId="77777777" w:rsidR="008D2B13" w:rsidRPr="008D2B13" w:rsidRDefault="008D2B13" w:rsidP="008D2B13">
      <w:pPr>
        <w:spacing w:line="256" w:lineRule="auto"/>
        <w:rPr>
          <w:rFonts w:ascii="Arial" w:eastAsia="Aptos" w:hAnsi="Arial" w:cs="Arial"/>
          <w:b/>
          <w:bCs/>
          <w:sz w:val="24"/>
          <w:szCs w:val="24"/>
        </w:rPr>
      </w:pPr>
      <w:r w:rsidRPr="008D2B13">
        <w:rPr>
          <w:rFonts w:ascii="Arial" w:eastAsia="Aptos" w:hAnsi="Arial" w:cs="Arial"/>
          <w:b/>
          <w:bCs/>
          <w:sz w:val="24"/>
          <w:szCs w:val="24"/>
        </w:rPr>
        <w:t>3.9 CONCLUSION</w:t>
      </w:r>
    </w:p>
    <w:p w14:paraId="4D68E167" w14:textId="77777777" w:rsidR="008D2B13" w:rsidRPr="008D2B13" w:rsidRDefault="008D2B13" w:rsidP="008D2B13">
      <w:pPr>
        <w:spacing w:line="360" w:lineRule="auto"/>
        <w:rPr>
          <w:rFonts w:ascii="Arial" w:eastAsia="Aptos" w:hAnsi="Arial" w:cs="Arial"/>
          <w:sz w:val="24"/>
          <w:szCs w:val="24"/>
        </w:rPr>
      </w:pPr>
      <w:commentRangeStart w:id="369"/>
      <w:r w:rsidRPr="008D2B13">
        <w:rPr>
          <w:rFonts w:ascii="Arial" w:eastAsia="Aptos" w:hAnsi="Arial" w:cs="Arial"/>
          <w:sz w:val="24"/>
          <w:szCs w:val="24"/>
        </w:rPr>
        <w:t>The chapter described the research design in the context of research methodology, research approach and data collection, process, and analysis. The chapter also identified and described research design, targeted population, sampling, and data collection. It also highlighted trustworthiness and ethical consideration. The next chapter will cover the data analysis.</w:t>
      </w:r>
      <w:commentRangeEnd w:id="369"/>
      <w:r w:rsidR="00860796">
        <w:rPr>
          <w:rStyle w:val="CommentReference"/>
        </w:rPr>
        <w:commentReference w:id="369"/>
      </w:r>
    </w:p>
    <w:p w14:paraId="4B9BFFD0" w14:textId="77777777" w:rsidR="008D2B13" w:rsidRPr="008D2B13"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p>
    <w:p w14:paraId="3AB1AEC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D8A9E1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9DFF973" w14:textId="77777777" w:rsidR="008D2B13" w:rsidRPr="00996485"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bookmarkStart w:id="370" w:name="_Toc168640407"/>
    </w:p>
    <w:p w14:paraId="7AB799B1"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10959C22"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5DB44F2B"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6152A4F6"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710FA283"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7C3EF78D"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1BDA5AB3"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6E2F22E8"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36231B8C"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p>
    <w:p w14:paraId="0B295685" w14:textId="77777777" w:rsidR="00FC1762" w:rsidRPr="00996485" w:rsidRDefault="00FC1762" w:rsidP="008D2B13">
      <w:pPr>
        <w:spacing w:line="360" w:lineRule="auto"/>
        <w:jc w:val="both"/>
        <w:outlineLvl w:val="0"/>
        <w:rPr>
          <w:rFonts w:ascii="Arial" w:eastAsia="Calibri" w:hAnsi="Arial" w:cs="Arial"/>
          <w:b/>
          <w:bCs/>
          <w:color w:val="000000"/>
          <w:kern w:val="0"/>
          <w:sz w:val="24"/>
          <w:szCs w:val="24"/>
          <w:lang w:val="en-ZA"/>
          <w14:ligatures w14:val="none"/>
        </w:rPr>
      </w:pPr>
      <w:bookmarkStart w:id="371" w:name="_Toc169025249"/>
    </w:p>
    <w:p w14:paraId="00719EDA" w14:textId="7CF2D6DA" w:rsidR="008D2B13" w:rsidRPr="00B71D6B"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r w:rsidRPr="00B71D6B">
        <w:rPr>
          <w:rFonts w:ascii="Arial" w:eastAsia="Calibri" w:hAnsi="Arial" w:cs="Arial"/>
          <w:b/>
          <w:bCs/>
          <w:color w:val="000000"/>
          <w:kern w:val="0"/>
          <w:sz w:val="32"/>
          <w:szCs w:val="32"/>
          <w:lang w:val="en-ZA"/>
          <w14:ligatures w14:val="none"/>
        </w:rPr>
        <w:t>CHAPTER 4: DATA ANALYSIS</w:t>
      </w:r>
      <w:bookmarkEnd w:id="370"/>
      <w:bookmarkEnd w:id="371"/>
    </w:p>
    <w:p w14:paraId="3E8D7163" w14:textId="77777777" w:rsidR="00FC1762" w:rsidRPr="00996485" w:rsidRDefault="008D2B13" w:rsidP="00FC1762">
      <w:pPr>
        <w:spacing w:line="360" w:lineRule="auto"/>
        <w:jc w:val="both"/>
        <w:outlineLvl w:val="1"/>
        <w:rPr>
          <w:rFonts w:ascii="Arial" w:eastAsia="Calibri" w:hAnsi="Arial" w:cs="Arial"/>
          <w:b/>
          <w:bCs/>
          <w:color w:val="000000"/>
          <w:kern w:val="0"/>
          <w:sz w:val="24"/>
          <w:szCs w:val="24"/>
          <w:lang w:val="en-ZA"/>
          <w14:ligatures w14:val="none"/>
        </w:rPr>
      </w:pPr>
      <w:bookmarkStart w:id="372" w:name="_Toc168640408"/>
      <w:bookmarkStart w:id="373" w:name="_Toc169025250"/>
      <w:r w:rsidRPr="008D2B13">
        <w:rPr>
          <w:rFonts w:ascii="Arial" w:eastAsia="Calibri" w:hAnsi="Arial" w:cs="Arial"/>
          <w:b/>
          <w:bCs/>
          <w:color w:val="000000"/>
          <w:kern w:val="0"/>
          <w:sz w:val="24"/>
          <w:szCs w:val="24"/>
          <w:lang w:val="en-ZA"/>
          <w14:ligatures w14:val="none"/>
        </w:rPr>
        <w:t>4.1 INTRODUCTION</w:t>
      </w:r>
      <w:bookmarkEnd w:id="372"/>
      <w:bookmarkEnd w:id="373"/>
    </w:p>
    <w:p w14:paraId="5276B768" w14:textId="3FF53F62" w:rsidR="008D2B13" w:rsidRPr="008D2B13" w:rsidRDefault="008D2B13" w:rsidP="00FC1762">
      <w:pPr>
        <w:spacing w:line="360" w:lineRule="auto"/>
        <w:jc w:val="both"/>
        <w:outlineLvl w:val="1"/>
        <w:rPr>
          <w:rFonts w:ascii="Arial" w:eastAsia="Calibri" w:hAnsi="Arial" w:cs="Arial"/>
          <w:b/>
          <w:bCs/>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Chapter three focused on research methodology and research design. This chapter analyses the data collected using qualitative research design. Thematic analysis of interview transcripts that follow research objectives is arranged in a long table form.  The perspectives and the implications of teenage   pregnancies in a rural school at uMkhanyakude District, KZN, South Africa, are examined in this chapter. The chapter is divided into demographics of participants and presentation of data analysis.</w:t>
      </w:r>
    </w:p>
    <w:p w14:paraId="2F6702F0"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74" w:name="_Toc168640409"/>
      <w:bookmarkStart w:id="375" w:name="_Toc169025251"/>
      <w:r w:rsidRPr="008D2B13">
        <w:rPr>
          <w:rFonts w:ascii="Arial" w:eastAsia="Calibri" w:hAnsi="Arial" w:cs="Arial"/>
          <w:b/>
          <w:bCs/>
          <w:color w:val="000000"/>
          <w:kern w:val="0"/>
          <w:sz w:val="24"/>
          <w:szCs w:val="24"/>
          <w:lang w:val="en-ZA"/>
          <w14:ligatures w14:val="none"/>
        </w:rPr>
        <w:t xml:space="preserve">4.2 DEMOGRAPHICS </w:t>
      </w:r>
      <w:commentRangeStart w:id="376"/>
      <w:r w:rsidRPr="008D2B13">
        <w:rPr>
          <w:rFonts w:ascii="Arial" w:eastAsia="Calibri" w:hAnsi="Arial" w:cs="Arial"/>
          <w:b/>
          <w:bCs/>
          <w:color w:val="000000"/>
          <w:kern w:val="0"/>
          <w:sz w:val="24"/>
          <w:szCs w:val="24"/>
          <w:lang w:val="en-ZA"/>
          <w14:ligatures w14:val="none"/>
        </w:rPr>
        <w:t>OF THE PARTICIPANTS</w:t>
      </w:r>
      <w:bookmarkEnd w:id="374"/>
      <w:bookmarkEnd w:id="375"/>
      <w:commentRangeEnd w:id="376"/>
      <w:r w:rsidR="00860796">
        <w:rPr>
          <w:rStyle w:val="CommentReference"/>
        </w:rPr>
        <w:commentReference w:id="376"/>
      </w:r>
    </w:p>
    <w:p w14:paraId="1DE86D6F" w14:textId="76B6F670"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initial   stage of data presentation is the classification of participants according to Age group, level of education</w:t>
      </w:r>
      <w:r w:rsidR="0033054B" w:rsidRPr="00996485">
        <w:rPr>
          <w:rFonts w:ascii="Arial" w:eastAsia="Calibri" w:hAnsi="Arial" w:cs="Arial"/>
          <w:color w:val="000000"/>
          <w:kern w:val="0"/>
          <w:sz w:val="24"/>
          <w:szCs w:val="24"/>
          <w:lang w:val="en-ZA"/>
          <w14:ligatures w14:val="none"/>
        </w:rPr>
        <w:t xml:space="preserve"> and employment</w:t>
      </w:r>
      <w:r w:rsidRPr="008D2B13">
        <w:rPr>
          <w:rFonts w:ascii="Arial" w:eastAsia="Calibri" w:hAnsi="Arial" w:cs="Arial"/>
          <w:color w:val="000000"/>
          <w:kern w:val="0"/>
          <w:sz w:val="24"/>
          <w:szCs w:val="24"/>
          <w:lang w:val="en-ZA"/>
          <w14:ligatures w14:val="none"/>
        </w:rPr>
        <w:t xml:space="preserve"> </w:t>
      </w:r>
      <w:r w:rsidR="0033054B" w:rsidRPr="00996485">
        <w:rPr>
          <w:rFonts w:ascii="Arial" w:eastAsia="Calibri" w:hAnsi="Arial" w:cs="Arial"/>
          <w:color w:val="000000"/>
          <w:kern w:val="0"/>
          <w:sz w:val="24"/>
          <w:szCs w:val="24"/>
          <w:lang w:val="en-ZA"/>
          <w14:ligatures w14:val="none"/>
        </w:rPr>
        <w:t>status.</w:t>
      </w:r>
      <w:r w:rsidRPr="008D2B13">
        <w:rPr>
          <w:rFonts w:ascii="Arial" w:eastAsia="Calibri" w:hAnsi="Arial" w:cs="Arial"/>
          <w:color w:val="000000"/>
          <w:kern w:val="0"/>
          <w:sz w:val="24"/>
          <w:szCs w:val="24"/>
          <w:lang w:val="en-ZA"/>
          <w14:ligatures w14:val="none"/>
        </w:rPr>
        <w:t xml:space="preserve"> A multi-generational viewpoint is shown by the sample's wide age span from 20 to 68. This variety provides a wide range of teenage pregnancy experiences and attitudes, which will impact on data interpretation and solutions.</w:t>
      </w:r>
    </w:p>
    <w:p w14:paraId="78BAF04C" w14:textId="77777777" w:rsidR="008D2B13" w:rsidRPr="008D2B13" w:rsidRDefault="008D2B13" w:rsidP="008D2B13">
      <w:pPr>
        <w:spacing w:line="360" w:lineRule="auto"/>
        <w:jc w:val="both"/>
        <w:rPr>
          <w:rFonts w:ascii="Arial" w:eastAsia="Calibri" w:hAnsi="Arial" w:cs="Arial"/>
          <w:i/>
          <w:iCs/>
          <w:color w:val="000000"/>
          <w:kern w:val="0"/>
          <w:sz w:val="24"/>
          <w:szCs w:val="24"/>
          <w:lang w:val="en-ZA"/>
          <w14:ligatures w14:val="none"/>
        </w:rPr>
      </w:pPr>
      <w:r w:rsidRPr="008D2B13">
        <w:rPr>
          <w:rFonts w:ascii="Arial" w:eastAsia="Calibri" w:hAnsi="Arial" w:cs="Arial"/>
          <w:b/>
          <w:bCs/>
          <w:i/>
          <w:iCs/>
          <w:color w:val="000000"/>
          <w:kern w:val="0"/>
          <w:sz w:val="24"/>
          <w:szCs w:val="24"/>
          <w:lang w:val="en-ZA"/>
          <w14:ligatures w14:val="none"/>
        </w:rPr>
        <w:t xml:space="preserve">Figure 4.1 </w:t>
      </w:r>
      <w:commentRangeStart w:id="377"/>
      <w:r w:rsidRPr="008D2B13">
        <w:rPr>
          <w:rFonts w:ascii="Arial" w:eastAsia="Calibri" w:hAnsi="Arial" w:cs="Arial"/>
          <w:b/>
          <w:bCs/>
          <w:i/>
          <w:iCs/>
          <w:color w:val="000000"/>
          <w:kern w:val="0"/>
          <w:sz w:val="24"/>
          <w:szCs w:val="24"/>
          <w:lang w:val="en-ZA"/>
          <w14:ligatures w14:val="none"/>
        </w:rPr>
        <w:t xml:space="preserve">Illustration of participant’s Age </w:t>
      </w:r>
      <w:commentRangeEnd w:id="377"/>
      <w:r w:rsidR="00860796">
        <w:rPr>
          <w:rStyle w:val="CommentReference"/>
        </w:rPr>
        <w:commentReference w:id="377"/>
      </w:r>
      <w:r w:rsidRPr="008D2B13">
        <w:rPr>
          <w:rFonts w:ascii="Arial" w:eastAsia="Calibri" w:hAnsi="Arial" w:cs="Arial"/>
          <w:b/>
          <w:bCs/>
          <w:i/>
          <w:iCs/>
          <w:color w:val="000000"/>
          <w:kern w:val="0"/>
          <w:sz w:val="24"/>
          <w:szCs w:val="24"/>
          <w:lang w:val="en-ZA"/>
          <w14:ligatures w14:val="none"/>
        </w:rPr>
        <w:t>groups</w:t>
      </w:r>
      <w:r w:rsidRPr="008D2B13">
        <w:rPr>
          <w:rFonts w:ascii="Arial" w:eastAsia="Calibri" w:hAnsi="Arial" w:cs="Arial"/>
          <w:i/>
          <w:iCs/>
          <w:color w:val="000000"/>
          <w:kern w:val="0"/>
          <w:sz w:val="24"/>
          <w:szCs w:val="24"/>
          <w:lang w:val="en-ZA"/>
          <w14:ligatures w14:val="none"/>
        </w:rPr>
        <w:t>.</w:t>
      </w:r>
    </w:p>
    <w:p w14:paraId="36A17D8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noProof/>
          <w:color w:val="000000"/>
          <w:kern w:val="0"/>
          <w:sz w:val="24"/>
          <w:szCs w:val="24"/>
          <w:lang w:val="en-GB" w:eastAsia="en-GB"/>
          <w14:ligatures w14:val="none"/>
        </w:rPr>
        <w:drawing>
          <wp:inline distT="0" distB="0" distL="0" distR="0" wp14:anchorId="067E3022" wp14:editId="32093622">
            <wp:extent cx="5476875" cy="3248025"/>
            <wp:effectExtent l="0" t="0" r="9525" b="9525"/>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8D2B13">
        <w:rPr>
          <w:rFonts w:ascii="Arial" w:eastAsia="Calibri" w:hAnsi="Arial" w:cs="Arial"/>
          <w:i/>
          <w:iCs/>
          <w:color w:val="000000"/>
          <w:kern w:val="0"/>
          <w:sz w:val="24"/>
          <w:szCs w:val="24"/>
          <w:lang w:val="en-ZA"/>
          <w14:ligatures w14:val="none"/>
        </w:rPr>
        <w:t xml:space="preserve">Own source </w:t>
      </w:r>
    </w:p>
    <w:p w14:paraId="6C5AAAC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Demographic data that shows how age, education, and professional background affect community people' views on adolescent pregnancy. Younger individuals may sympathise with adolescent mothers, whereas older people may focus on morals and societal issues (Dube, 2025).</w:t>
      </w:r>
    </w:p>
    <w:p w14:paraId="6D571166" w14:textId="77777777" w:rsidR="008D2B13" w:rsidRPr="008D2B13" w:rsidRDefault="008D2B13" w:rsidP="008D2B13">
      <w:pPr>
        <w:spacing w:after="0" w:line="240" w:lineRule="auto"/>
        <w:jc w:val="both"/>
        <w:rPr>
          <w:rFonts w:ascii="Arial" w:eastAsia="Calibri" w:hAnsi="Arial" w:cs="Arial"/>
          <w:b/>
          <w:bCs/>
          <w:i/>
          <w:iCs/>
          <w:color w:val="000000"/>
          <w:kern w:val="0"/>
          <w:sz w:val="24"/>
          <w:szCs w:val="24"/>
          <w:lang w:val="en-ZA"/>
          <w14:ligatures w14:val="none"/>
        </w:rPr>
      </w:pPr>
      <w:r w:rsidRPr="008D2B13">
        <w:rPr>
          <w:rFonts w:ascii="Arial" w:eastAsia="Calibri" w:hAnsi="Arial" w:cs="Arial"/>
          <w:b/>
          <w:bCs/>
          <w:i/>
          <w:iCs/>
          <w:color w:val="000000"/>
          <w:kern w:val="0"/>
          <w:sz w:val="24"/>
          <w:szCs w:val="24"/>
          <w:lang w:val="en-ZA"/>
          <w14:ligatures w14:val="none"/>
        </w:rPr>
        <w:t xml:space="preserve">Figure 4.2 illustration of </w:t>
      </w:r>
      <w:commentRangeStart w:id="378"/>
      <w:r w:rsidRPr="008D2B13">
        <w:rPr>
          <w:rFonts w:ascii="Arial" w:eastAsia="Calibri" w:hAnsi="Arial" w:cs="Arial"/>
          <w:b/>
          <w:bCs/>
          <w:i/>
          <w:iCs/>
          <w:color w:val="000000"/>
          <w:kern w:val="0"/>
          <w:sz w:val="24"/>
          <w:szCs w:val="24"/>
          <w:lang w:val="en-ZA"/>
          <w14:ligatures w14:val="none"/>
        </w:rPr>
        <w:t>participant’s level of education</w:t>
      </w:r>
      <w:commentRangeEnd w:id="378"/>
      <w:r w:rsidR="00974EC1">
        <w:rPr>
          <w:rStyle w:val="CommentReference"/>
        </w:rPr>
        <w:commentReference w:id="378"/>
      </w:r>
      <w:r w:rsidRPr="008D2B13">
        <w:rPr>
          <w:rFonts w:ascii="Arial" w:eastAsia="Calibri" w:hAnsi="Arial" w:cs="Arial"/>
          <w:b/>
          <w:bCs/>
          <w:i/>
          <w:iCs/>
          <w:color w:val="000000"/>
          <w:kern w:val="0"/>
          <w:sz w:val="24"/>
          <w:szCs w:val="24"/>
          <w:lang w:val="en-ZA"/>
          <w14:ligatures w14:val="none"/>
        </w:rPr>
        <w:t xml:space="preserve">. </w:t>
      </w:r>
    </w:p>
    <w:p w14:paraId="4043665F" w14:textId="77777777" w:rsidR="008D2B13" w:rsidRPr="008D2B13" w:rsidRDefault="008D2B13" w:rsidP="008D2B13">
      <w:pPr>
        <w:spacing w:after="0" w:line="240" w:lineRule="auto"/>
        <w:jc w:val="both"/>
        <w:rPr>
          <w:rFonts w:ascii="Arial" w:eastAsia="Calibri" w:hAnsi="Arial" w:cs="Arial"/>
          <w:i/>
          <w:iCs/>
          <w:color w:val="000000"/>
          <w:kern w:val="0"/>
          <w:sz w:val="24"/>
          <w:szCs w:val="24"/>
          <w:lang w:val="en-ZA"/>
          <w14:ligatures w14:val="none"/>
        </w:rPr>
      </w:pPr>
    </w:p>
    <w:p w14:paraId="74BB2F2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noProof/>
          <w:color w:val="000000"/>
          <w:kern w:val="0"/>
          <w:sz w:val="24"/>
          <w:szCs w:val="24"/>
          <w:lang w:val="en-GB" w:eastAsia="en-GB"/>
          <w14:ligatures w14:val="none"/>
        </w:rPr>
        <w:drawing>
          <wp:inline distT="0" distB="0" distL="0" distR="0" wp14:anchorId="266E8F85" wp14:editId="278E38CB">
            <wp:extent cx="5836920" cy="2228850"/>
            <wp:effectExtent l="0" t="0" r="11430"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8D2B13">
        <w:rPr>
          <w:rFonts w:ascii="Arial" w:eastAsia="Calibri" w:hAnsi="Arial" w:cs="Arial"/>
          <w:i/>
          <w:iCs/>
          <w:color w:val="000000"/>
          <w:kern w:val="0"/>
          <w:sz w:val="24"/>
          <w:szCs w:val="24"/>
          <w:lang w:val="en-ZA"/>
          <w14:ligatures w14:val="none"/>
        </w:rPr>
        <w:t xml:space="preserve">Own source </w:t>
      </w:r>
    </w:p>
    <w:p w14:paraId="4C0C4FBE" w14:textId="77777777" w:rsidR="008D2B13" w:rsidRPr="008D2B13" w:rsidRDefault="008D2B13" w:rsidP="008D2B13">
      <w:pPr>
        <w:spacing w:after="0" w:line="240" w:lineRule="auto"/>
        <w:jc w:val="both"/>
        <w:rPr>
          <w:rFonts w:ascii="Arial" w:eastAsia="Calibri" w:hAnsi="Arial" w:cs="Arial"/>
          <w:i/>
          <w:iCs/>
          <w:color w:val="000000"/>
          <w:kern w:val="0"/>
          <w:sz w:val="24"/>
          <w:szCs w:val="24"/>
          <w:lang w:val="en-ZA"/>
          <w14:ligatures w14:val="none"/>
        </w:rPr>
      </w:pPr>
    </w:p>
    <w:p w14:paraId="0F5C19F2" w14:textId="77777777" w:rsidR="008D2B13" w:rsidRPr="008D2B13" w:rsidRDefault="008D2B13" w:rsidP="008D2B13">
      <w:pPr>
        <w:spacing w:line="360" w:lineRule="auto"/>
        <w:jc w:val="both"/>
        <w:rPr>
          <w:rFonts w:ascii="Arial" w:eastAsia="Calibri" w:hAnsi="Arial" w:cs="Arial"/>
          <w:i/>
          <w:iCs/>
          <w:kern w:val="0"/>
          <w:sz w:val="24"/>
          <w:szCs w:val="24"/>
          <w:lang w:val="en-ZA"/>
          <w14:ligatures w14:val="none"/>
        </w:rPr>
      </w:pPr>
      <w:commentRangeStart w:id="379"/>
      <w:r w:rsidRPr="008D2B13">
        <w:rPr>
          <w:rFonts w:ascii="Arial" w:eastAsia="Calibri" w:hAnsi="Arial" w:cs="Arial"/>
          <w:color w:val="000000"/>
          <w:kern w:val="0"/>
          <w:sz w:val="24"/>
          <w:szCs w:val="24"/>
          <w:lang w:val="en-ZA"/>
          <w14:ligatures w14:val="none"/>
        </w:rPr>
        <w:t>Some participants have master's degrees</w:t>
      </w:r>
      <w:commentRangeEnd w:id="379"/>
      <w:r w:rsidR="00974EC1">
        <w:rPr>
          <w:rStyle w:val="CommentReference"/>
        </w:rPr>
        <w:commentReference w:id="379"/>
      </w:r>
      <w:r w:rsidRPr="008D2B13">
        <w:rPr>
          <w:rFonts w:ascii="Arial" w:eastAsia="Calibri" w:hAnsi="Arial" w:cs="Arial"/>
          <w:color w:val="000000"/>
          <w:kern w:val="0"/>
          <w:sz w:val="24"/>
          <w:szCs w:val="24"/>
          <w:lang w:val="en-ZA"/>
          <w14:ligatures w14:val="none"/>
        </w:rPr>
        <w:t>, while others have less than matriculation. Their knowledge and approach to adolescent pregnancy is influenced by their education level, which may prejudice their observations. Teenage pregnancies’ socioeconomic effects may be better understood by educated individuals (Khumalo, 2023).</w:t>
      </w:r>
    </w:p>
    <w:p w14:paraId="5B5C1E4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Public sector workers, community representatives, teachers, and the jobless are similarly diverse professionally. This blend enables a balanced professional and personal conversation about the problem. Because instructors and community leaders like Indunas shape community norms and educational material, their presence is crucial (Mthethwa, 2024).</w:t>
      </w:r>
    </w:p>
    <w:p w14:paraId="78032B1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individuals' varying occupational backgrounds reflect different amounts of influence and responsibility in resolving adolescent pregnancy. Community leaders may focus on cultural and social norms, while public sector professionals and teachers may focus on policy and education. This focus can lead to different solutions to reduce adolescent pregnancy, which need coherent integration to be effective (Nkosi &amp; Khumalo, 2024).</w:t>
      </w:r>
    </w:p>
    <w:p w14:paraId="2C98F74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profiles of the participants are presented in three categories: participants from school, participants from community and participants who are community leaders.</w:t>
      </w:r>
    </w:p>
    <w:p w14:paraId="03527A05" w14:textId="77777777" w:rsidR="008D2B13" w:rsidRPr="008D2B13" w:rsidRDefault="008D2B13" w:rsidP="008D2B13">
      <w:pPr>
        <w:spacing w:line="360" w:lineRule="auto"/>
        <w:jc w:val="both"/>
        <w:rPr>
          <w:rFonts w:ascii="Arial" w:eastAsia="Calibri" w:hAnsi="Arial" w:cs="Arial"/>
          <w:b/>
          <w:bCs/>
          <w:i/>
          <w:iCs/>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 xml:space="preserve"> </w:t>
      </w:r>
      <w:r w:rsidRPr="008D2B13">
        <w:rPr>
          <w:rFonts w:ascii="Arial" w:eastAsia="Calibri" w:hAnsi="Arial" w:cs="Arial"/>
          <w:b/>
          <w:bCs/>
          <w:i/>
          <w:iCs/>
          <w:color w:val="000000"/>
          <w:kern w:val="0"/>
          <w:sz w:val="24"/>
          <w:szCs w:val="24"/>
          <w:lang w:val="en-ZA"/>
          <w14:ligatures w14:val="none"/>
        </w:rPr>
        <w:t xml:space="preserve">Table 4.1 Categories of participants and pseudonyms  </w:t>
      </w:r>
    </w:p>
    <w:tbl>
      <w:tblPr>
        <w:tblStyle w:val="TableGrid1"/>
        <w:tblW w:w="0" w:type="auto"/>
        <w:tblInd w:w="0" w:type="dxa"/>
        <w:shd w:val="pct15" w:color="auto" w:fill="auto"/>
        <w:tblLook w:val="04A0" w:firstRow="1" w:lastRow="0" w:firstColumn="1" w:lastColumn="0" w:noHBand="0" w:noVBand="1"/>
      </w:tblPr>
      <w:tblGrid>
        <w:gridCol w:w="715"/>
        <w:gridCol w:w="3510"/>
        <w:gridCol w:w="2250"/>
        <w:gridCol w:w="2541"/>
      </w:tblGrid>
      <w:tr w:rsidR="008D2B13" w:rsidRPr="00996485" w14:paraId="7555554C"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0E1FB988" w14:textId="77777777" w:rsidR="008D2B13" w:rsidRPr="008D2B13" w:rsidRDefault="008D2B13" w:rsidP="008D2B13">
            <w:pPr>
              <w:spacing w:line="360" w:lineRule="auto"/>
              <w:jc w:val="both"/>
              <w:rPr>
                <w:rFonts w:ascii="Arial" w:hAnsi="Arial"/>
                <w:b/>
                <w:bCs/>
                <w:sz w:val="24"/>
                <w:szCs w:val="24"/>
              </w:rPr>
            </w:pPr>
            <w:r w:rsidRPr="008D2B13">
              <w:rPr>
                <w:rFonts w:ascii="Arial" w:hAnsi="Arial"/>
                <w:b/>
                <w:bCs/>
                <w:sz w:val="24"/>
                <w:szCs w:val="24"/>
              </w:rPr>
              <w:t xml:space="preserve">No </w:t>
            </w:r>
          </w:p>
        </w:tc>
        <w:tc>
          <w:tcPr>
            <w:tcW w:w="3510" w:type="dxa"/>
            <w:tcBorders>
              <w:top w:val="single" w:sz="4" w:space="0" w:color="auto"/>
              <w:left w:val="single" w:sz="4" w:space="0" w:color="auto"/>
              <w:bottom w:val="single" w:sz="4" w:space="0" w:color="auto"/>
              <w:right w:val="single" w:sz="4" w:space="0" w:color="auto"/>
            </w:tcBorders>
            <w:shd w:val="clear" w:color="auto" w:fill="BFBFBF"/>
            <w:hideMark/>
          </w:tcPr>
          <w:p w14:paraId="721D5439" w14:textId="77777777" w:rsidR="008D2B13" w:rsidRPr="008D2B13" w:rsidRDefault="008D2B13" w:rsidP="008D2B13">
            <w:pPr>
              <w:spacing w:line="360" w:lineRule="auto"/>
              <w:jc w:val="both"/>
              <w:rPr>
                <w:rFonts w:ascii="Arial" w:hAnsi="Arial"/>
                <w:b/>
                <w:bCs/>
                <w:sz w:val="24"/>
                <w:szCs w:val="24"/>
              </w:rPr>
            </w:pPr>
            <w:r w:rsidRPr="008D2B13">
              <w:rPr>
                <w:rFonts w:ascii="Arial" w:hAnsi="Arial"/>
                <w:b/>
                <w:bCs/>
                <w:sz w:val="24"/>
                <w:szCs w:val="24"/>
              </w:rPr>
              <w:t xml:space="preserve">Category </w:t>
            </w:r>
          </w:p>
        </w:tc>
        <w:tc>
          <w:tcPr>
            <w:tcW w:w="2250" w:type="dxa"/>
            <w:tcBorders>
              <w:top w:val="single" w:sz="4" w:space="0" w:color="auto"/>
              <w:left w:val="single" w:sz="4" w:space="0" w:color="auto"/>
              <w:bottom w:val="single" w:sz="4" w:space="0" w:color="auto"/>
              <w:right w:val="single" w:sz="4" w:space="0" w:color="auto"/>
            </w:tcBorders>
            <w:shd w:val="clear" w:color="auto" w:fill="BFBFBF"/>
            <w:hideMark/>
          </w:tcPr>
          <w:p w14:paraId="6A34F9ED" w14:textId="77777777" w:rsidR="008D2B13" w:rsidRPr="008D2B13" w:rsidRDefault="008D2B13" w:rsidP="008D2B13">
            <w:pPr>
              <w:spacing w:line="360" w:lineRule="auto"/>
              <w:jc w:val="both"/>
              <w:rPr>
                <w:rFonts w:ascii="Arial" w:hAnsi="Arial"/>
                <w:b/>
                <w:bCs/>
                <w:sz w:val="24"/>
                <w:szCs w:val="24"/>
              </w:rPr>
            </w:pPr>
            <w:r w:rsidRPr="008D2B13">
              <w:rPr>
                <w:rFonts w:ascii="Arial" w:hAnsi="Arial"/>
                <w:b/>
                <w:bCs/>
                <w:sz w:val="24"/>
                <w:szCs w:val="24"/>
              </w:rPr>
              <w:t xml:space="preserve">   Pseudonym </w:t>
            </w:r>
          </w:p>
        </w:tc>
        <w:tc>
          <w:tcPr>
            <w:tcW w:w="2541" w:type="dxa"/>
            <w:tcBorders>
              <w:top w:val="single" w:sz="4" w:space="0" w:color="auto"/>
              <w:left w:val="single" w:sz="4" w:space="0" w:color="auto"/>
              <w:bottom w:val="single" w:sz="4" w:space="0" w:color="auto"/>
              <w:right w:val="single" w:sz="4" w:space="0" w:color="auto"/>
            </w:tcBorders>
            <w:shd w:val="clear" w:color="auto" w:fill="BFBFBF"/>
            <w:hideMark/>
          </w:tcPr>
          <w:p w14:paraId="0D64F69B" w14:textId="77777777" w:rsidR="008D2B13" w:rsidRPr="008D2B13" w:rsidRDefault="008D2B13" w:rsidP="008D2B13">
            <w:pPr>
              <w:spacing w:line="360" w:lineRule="auto"/>
              <w:jc w:val="both"/>
              <w:rPr>
                <w:rFonts w:ascii="Arial" w:hAnsi="Arial"/>
                <w:b/>
                <w:bCs/>
                <w:sz w:val="24"/>
                <w:szCs w:val="24"/>
              </w:rPr>
            </w:pPr>
            <w:r w:rsidRPr="008D2B13">
              <w:rPr>
                <w:rFonts w:ascii="Arial" w:hAnsi="Arial"/>
                <w:b/>
                <w:bCs/>
                <w:sz w:val="24"/>
                <w:szCs w:val="24"/>
              </w:rPr>
              <w:t xml:space="preserve">Employment status </w:t>
            </w:r>
          </w:p>
        </w:tc>
      </w:tr>
      <w:tr w:rsidR="008D2B13" w:rsidRPr="00996485" w14:paraId="292F20DF"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65B63F44" w14:textId="77777777" w:rsidR="008D2B13" w:rsidRPr="008D2B13" w:rsidRDefault="008D2B13" w:rsidP="008D2B13">
            <w:pPr>
              <w:spacing w:line="360" w:lineRule="auto"/>
              <w:jc w:val="both"/>
              <w:rPr>
                <w:rFonts w:ascii="Arial" w:hAnsi="Arial"/>
                <w:sz w:val="24"/>
                <w:szCs w:val="24"/>
              </w:rPr>
            </w:pPr>
            <w:bookmarkStart w:id="380" w:name="_Hlk167735128"/>
            <w:r w:rsidRPr="008D2B13">
              <w:rPr>
                <w:rFonts w:ascii="Arial" w:hAnsi="Arial"/>
                <w:sz w:val="24"/>
                <w:szCs w:val="24"/>
              </w:rPr>
              <w:t>1.</w:t>
            </w:r>
          </w:p>
        </w:tc>
        <w:tc>
          <w:tcPr>
            <w:tcW w:w="3510" w:type="dxa"/>
            <w:tcBorders>
              <w:top w:val="single" w:sz="4" w:space="0" w:color="auto"/>
              <w:left w:val="single" w:sz="4" w:space="0" w:color="auto"/>
              <w:bottom w:val="single" w:sz="4" w:space="0" w:color="auto"/>
              <w:right w:val="single" w:sz="4" w:space="0" w:color="auto"/>
            </w:tcBorders>
            <w:shd w:val="clear" w:color="auto" w:fill="BFBFBF"/>
          </w:tcPr>
          <w:p w14:paraId="1BA5FAE2"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Nkombose Secondary School</w:t>
            </w:r>
          </w:p>
          <w:p w14:paraId="49966826"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Principal</w:t>
            </w:r>
          </w:p>
          <w:p w14:paraId="2A264E8D"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SGB member </w:t>
            </w:r>
          </w:p>
          <w:p w14:paraId="1AA03B69" w14:textId="77777777" w:rsidR="008D2B13" w:rsidRPr="008D2B13" w:rsidRDefault="008D2B13" w:rsidP="008D2B13">
            <w:pPr>
              <w:spacing w:line="360" w:lineRule="auto"/>
              <w:jc w:val="both"/>
              <w:rPr>
                <w:rFonts w:ascii="Arial" w:hAnsi="Arial"/>
                <w:sz w:val="24"/>
                <w:szCs w:val="24"/>
              </w:rPr>
            </w:pPr>
          </w:p>
          <w:p w14:paraId="1013E9DD"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Educator </w:t>
            </w:r>
          </w:p>
          <w:p w14:paraId="66FF7808" w14:textId="77777777" w:rsidR="008D2B13" w:rsidRPr="008D2B13" w:rsidRDefault="008D2B13" w:rsidP="008D2B13">
            <w:pPr>
              <w:spacing w:line="360" w:lineRule="auto"/>
              <w:jc w:val="both"/>
              <w:rPr>
                <w:rFonts w:ascii="Arial" w:hAnsi="Arial"/>
                <w:sz w:val="24"/>
                <w:szCs w:val="24"/>
              </w:rPr>
            </w:pPr>
          </w:p>
          <w:p w14:paraId="71ACC64F"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Union representative </w:t>
            </w:r>
          </w:p>
        </w:tc>
        <w:tc>
          <w:tcPr>
            <w:tcW w:w="2250" w:type="dxa"/>
            <w:tcBorders>
              <w:top w:val="single" w:sz="4" w:space="0" w:color="auto"/>
              <w:left w:val="single" w:sz="4" w:space="0" w:color="auto"/>
              <w:bottom w:val="single" w:sz="4" w:space="0" w:color="auto"/>
              <w:right w:val="single" w:sz="4" w:space="0" w:color="auto"/>
            </w:tcBorders>
            <w:shd w:val="clear" w:color="auto" w:fill="BFBFBF"/>
          </w:tcPr>
          <w:p w14:paraId="0C40CB20" w14:textId="77777777" w:rsidR="008D2B13" w:rsidRPr="008D2B13" w:rsidRDefault="008D2B13" w:rsidP="008D2B13">
            <w:pPr>
              <w:spacing w:line="360" w:lineRule="auto"/>
              <w:jc w:val="both"/>
              <w:rPr>
                <w:rFonts w:ascii="Arial" w:hAnsi="Arial"/>
                <w:sz w:val="24"/>
                <w:szCs w:val="24"/>
              </w:rPr>
            </w:pPr>
          </w:p>
          <w:p w14:paraId="2CBD3902"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1</w:t>
            </w:r>
          </w:p>
          <w:p w14:paraId="7240C5E9"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2</w:t>
            </w:r>
          </w:p>
          <w:p w14:paraId="39F560B9"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3</w:t>
            </w:r>
          </w:p>
          <w:p w14:paraId="158C7466"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4</w:t>
            </w:r>
          </w:p>
          <w:p w14:paraId="485A22B4"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5</w:t>
            </w:r>
          </w:p>
          <w:p w14:paraId="44F22F54"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Participant 6 </w:t>
            </w:r>
          </w:p>
        </w:tc>
        <w:tc>
          <w:tcPr>
            <w:tcW w:w="2541" w:type="dxa"/>
            <w:tcBorders>
              <w:top w:val="single" w:sz="4" w:space="0" w:color="auto"/>
              <w:left w:val="single" w:sz="4" w:space="0" w:color="auto"/>
              <w:bottom w:val="single" w:sz="4" w:space="0" w:color="auto"/>
              <w:right w:val="single" w:sz="4" w:space="0" w:color="auto"/>
            </w:tcBorders>
            <w:shd w:val="clear" w:color="auto" w:fill="BFBFBF"/>
          </w:tcPr>
          <w:p w14:paraId="1A0E7E7D" w14:textId="77777777" w:rsidR="008D2B13" w:rsidRPr="008D2B13" w:rsidRDefault="008D2B13" w:rsidP="008D2B13">
            <w:pPr>
              <w:spacing w:line="256" w:lineRule="auto"/>
              <w:rPr>
                <w:rFonts w:ascii="Arial" w:hAnsi="Arial"/>
                <w:sz w:val="24"/>
                <w:szCs w:val="24"/>
              </w:rPr>
            </w:pPr>
          </w:p>
          <w:p w14:paraId="39173423"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Employed </w:t>
            </w:r>
          </w:p>
          <w:p w14:paraId="4A37FB6E"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Unemployed </w:t>
            </w:r>
          </w:p>
          <w:p w14:paraId="60B58732"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Unemployed </w:t>
            </w:r>
          </w:p>
          <w:p w14:paraId="2F107A02"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Employed </w:t>
            </w:r>
          </w:p>
          <w:p w14:paraId="26256755"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Employed </w:t>
            </w:r>
          </w:p>
          <w:p w14:paraId="03FA0219"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Employed </w:t>
            </w:r>
          </w:p>
        </w:tc>
      </w:tr>
      <w:tr w:rsidR="008D2B13" w:rsidRPr="00996485" w14:paraId="1CA273FD"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100CCFCD"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2.</w:t>
            </w:r>
          </w:p>
        </w:tc>
        <w:tc>
          <w:tcPr>
            <w:tcW w:w="3510" w:type="dxa"/>
            <w:tcBorders>
              <w:top w:val="single" w:sz="4" w:space="0" w:color="auto"/>
              <w:left w:val="single" w:sz="4" w:space="0" w:color="auto"/>
              <w:bottom w:val="single" w:sz="4" w:space="0" w:color="auto"/>
              <w:right w:val="single" w:sz="4" w:space="0" w:color="auto"/>
            </w:tcBorders>
            <w:shd w:val="clear" w:color="auto" w:fill="BFBFBF"/>
            <w:hideMark/>
          </w:tcPr>
          <w:p w14:paraId="568C9535"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Community leader </w:t>
            </w:r>
          </w:p>
        </w:tc>
        <w:tc>
          <w:tcPr>
            <w:tcW w:w="2250" w:type="dxa"/>
            <w:tcBorders>
              <w:top w:val="single" w:sz="4" w:space="0" w:color="auto"/>
              <w:left w:val="single" w:sz="4" w:space="0" w:color="auto"/>
              <w:bottom w:val="single" w:sz="4" w:space="0" w:color="auto"/>
              <w:right w:val="single" w:sz="4" w:space="0" w:color="auto"/>
            </w:tcBorders>
            <w:shd w:val="clear" w:color="auto" w:fill="BFBFBF"/>
            <w:hideMark/>
          </w:tcPr>
          <w:p w14:paraId="6A44F2C2"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7</w:t>
            </w:r>
          </w:p>
        </w:tc>
        <w:tc>
          <w:tcPr>
            <w:tcW w:w="2541" w:type="dxa"/>
            <w:tcBorders>
              <w:top w:val="single" w:sz="4" w:space="0" w:color="auto"/>
              <w:left w:val="single" w:sz="4" w:space="0" w:color="auto"/>
              <w:bottom w:val="single" w:sz="4" w:space="0" w:color="auto"/>
              <w:right w:val="single" w:sz="4" w:space="0" w:color="auto"/>
            </w:tcBorders>
            <w:shd w:val="clear" w:color="auto" w:fill="BFBFBF"/>
            <w:hideMark/>
          </w:tcPr>
          <w:p w14:paraId="7221FAE1"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 Self-employed </w:t>
            </w:r>
          </w:p>
        </w:tc>
      </w:tr>
      <w:tr w:rsidR="008D2B13" w:rsidRPr="00996485" w14:paraId="6A91A5AB"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1F487A44"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3.</w:t>
            </w:r>
          </w:p>
        </w:tc>
        <w:tc>
          <w:tcPr>
            <w:tcW w:w="3510" w:type="dxa"/>
            <w:tcBorders>
              <w:top w:val="single" w:sz="4" w:space="0" w:color="auto"/>
              <w:left w:val="single" w:sz="4" w:space="0" w:color="auto"/>
              <w:bottom w:val="single" w:sz="4" w:space="0" w:color="auto"/>
              <w:right w:val="single" w:sz="4" w:space="0" w:color="auto"/>
            </w:tcBorders>
            <w:shd w:val="clear" w:color="auto" w:fill="BFBFBF"/>
          </w:tcPr>
          <w:p w14:paraId="3A8755E0"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Community members </w:t>
            </w:r>
          </w:p>
          <w:p w14:paraId="74F63DAD" w14:textId="77777777" w:rsidR="008D2B13" w:rsidRPr="008D2B13" w:rsidRDefault="008D2B13" w:rsidP="008D2B13">
            <w:pPr>
              <w:spacing w:line="360" w:lineRule="auto"/>
              <w:jc w:val="both"/>
              <w:rPr>
                <w:rFonts w:ascii="Arial" w:hAnsi="Arial"/>
                <w:sz w:val="24"/>
                <w:szCs w:val="24"/>
              </w:rPr>
            </w:pPr>
          </w:p>
        </w:tc>
        <w:tc>
          <w:tcPr>
            <w:tcW w:w="2250" w:type="dxa"/>
            <w:tcBorders>
              <w:top w:val="single" w:sz="4" w:space="0" w:color="auto"/>
              <w:left w:val="single" w:sz="4" w:space="0" w:color="auto"/>
              <w:bottom w:val="single" w:sz="4" w:space="0" w:color="auto"/>
              <w:right w:val="single" w:sz="4" w:space="0" w:color="auto"/>
            </w:tcBorders>
            <w:shd w:val="clear" w:color="auto" w:fill="BFBFBF"/>
            <w:hideMark/>
          </w:tcPr>
          <w:p w14:paraId="25A904BE"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 Participant 8</w:t>
            </w:r>
          </w:p>
          <w:p w14:paraId="6027C044"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9</w:t>
            </w:r>
          </w:p>
          <w:p w14:paraId="7007E956"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Participant 10</w:t>
            </w:r>
          </w:p>
        </w:tc>
        <w:tc>
          <w:tcPr>
            <w:tcW w:w="2541" w:type="dxa"/>
            <w:tcBorders>
              <w:top w:val="single" w:sz="4" w:space="0" w:color="auto"/>
              <w:left w:val="single" w:sz="4" w:space="0" w:color="auto"/>
              <w:bottom w:val="single" w:sz="4" w:space="0" w:color="auto"/>
              <w:right w:val="single" w:sz="4" w:space="0" w:color="auto"/>
            </w:tcBorders>
            <w:shd w:val="clear" w:color="auto" w:fill="BFBFBF"/>
            <w:hideMark/>
          </w:tcPr>
          <w:p w14:paraId="7A8F7303" w14:textId="77777777" w:rsidR="008D2B13" w:rsidRPr="008D2B13" w:rsidRDefault="008D2B13" w:rsidP="008D2B13">
            <w:pPr>
              <w:spacing w:line="256" w:lineRule="auto"/>
              <w:rPr>
                <w:rFonts w:ascii="Arial" w:hAnsi="Arial"/>
                <w:sz w:val="24"/>
                <w:szCs w:val="24"/>
              </w:rPr>
            </w:pPr>
            <w:r w:rsidRPr="008D2B13">
              <w:rPr>
                <w:rFonts w:ascii="Arial" w:hAnsi="Arial"/>
                <w:sz w:val="24"/>
                <w:szCs w:val="24"/>
              </w:rPr>
              <w:t>Unemployed</w:t>
            </w:r>
          </w:p>
          <w:p w14:paraId="6C3C3425"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Unemployed </w:t>
            </w:r>
          </w:p>
          <w:p w14:paraId="5CA96B99" w14:textId="77777777" w:rsidR="008D2B13" w:rsidRPr="008D2B13" w:rsidRDefault="008D2B13" w:rsidP="008D2B13">
            <w:pPr>
              <w:spacing w:line="360" w:lineRule="auto"/>
              <w:jc w:val="both"/>
              <w:rPr>
                <w:rFonts w:ascii="Arial" w:hAnsi="Arial"/>
                <w:sz w:val="24"/>
                <w:szCs w:val="24"/>
              </w:rPr>
            </w:pPr>
            <w:r w:rsidRPr="008D2B13">
              <w:rPr>
                <w:rFonts w:ascii="Arial" w:hAnsi="Arial"/>
                <w:sz w:val="24"/>
                <w:szCs w:val="24"/>
              </w:rPr>
              <w:t xml:space="preserve">Employed </w:t>
            </w:r>
          </w:p>
        </w:tc>
      </w:tr>
    </w:tbl>
    <w:bookmarkEnd w:id="380"/>
    <w:p w14:paraId="708D9032" w14:textId="77777777" w:rsidR="008D2B13" w:rsidRPr="008D2B13" w:rsidRDefault="008D2B13" w:rsidP="008D2B13">
      <w:pPr>
        <w:spacing w:line="360" w:lineRule="auto"/>
        <w:jc w:val="both"/>
        <w:rPr>
          <w:rFonts w:ascii="Arial" w:eastAsia="Calibri" w:hAnsi="Arial" w:cs="Arial"/>
          <w:i/>
          <w:iCs/>
          <w:kern w:val="0"/>
          <w:sz w:val="24"/>
          <w:szCs w:val="24"/>
          <w:lang w:val="en-ZA"/>
          <w14:ligatures w14:val="none"/>
        </w:rPr>
      </w:pPr>
      <w:commentRangeStart w:id="381"/>
      <w:r w:rsidRPr="008D2B13">
        <w:rPr>
          <w:rFonts w:ascii="Arial" w:eastAsia="Calibri" w:hAnsi="Arial" w:cs="Arial"/>
          <w:i/>
          <w:iCs/>
          <w:kern w:val="0"/>
          <w:sz w:val="24"/>
          <w:szCs w:val="24"/>
          <w:lang w:val="en-ZA"/>
          <w14:ligatures w14:val="none"/>
        </w:rPr>
        <w:t>Own source</w:t>
      </w:r>
      <w:commentRangeEnd w:id="381"/>
      <w:r w:rsidR="00D7068F">
        <w:rPr>
          <w:rStyle w:val="CommentReference"/>
        </w:rPr>
        <w:commentReference w:id="381"/>
      </w:r>
    </w:p>
    <w:p w14:paraId="01E1D0C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demographics show that addressing adolescent pregnancy requires a diversified strategy. Each group has significant insights that, if combined, might improve knowledge and solutions. The sample's variability is a strength and a burden, requiring careful policy and programme development.</w:t>
      </w:r>
    </w:p>
    <w:p w14:paraId="4F12B9C2"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82" w:name="_Toc168640410"/>
      <w:bookmarkStart w:id="383" w:name="_Toc169025252"/>
      <w:r w:rsidRPr="008D2B13">
        <w:rPr>
          <w:rFonts w:ascii="Arial" w:eastAsia="Calibri" w:hAnsi="Arial" w:cs="Arial"/>
          <w:b/>
          <w:bCs/>
          <w:color w:val="000000"/>
          <w:kern w:val="0"/>
          <w:sz w:val="24"/>
          <w:szCs w:val="24"/>
          <w:lang w:val="en-ZA"/>
          <w14:ligatures w14:val="none"/>
        </w:rPr>
        <w:t xml:space="preserve">4.3 PRESENTATION OF DATA </w:t>
      </w:r>
      <w:bookmarkEnd w:id="382"/>
      <w:r w:rsidRPr="008D2B13">
        <w:rPr>
          <w:rFonts w:ascii="Arial" w:eastAsia="Calibri" w:hAnsi="Arial" w:cs="Arial"/>
          <w:b/>
          <w:bCs/>
          <w:color w:val="000000"/>
          <w:kern w:val="0"/>
          <w:sz w:val="24"/>
          <w:szCs w:val="24"/>
          <w:lang w:val="en-ZA"/>
          <w14:ligatures w14:val="none"/>
        </w:rPr>
        <w:t>COLLECTED</w:t>
      </w:r>
      <w:commentRangeStart w:id="384"/>
      <w:r w:rsidRPr="008D2B13">
        <w:rPr>
          <w:rFonts w:ascii="Arial" w:eastAsia="Calibri" w:hAnsi="Arial" w:cs="Arial"/>
          <w:b/>
          <w:bCs/>
          <w:color w:val="000000"/>
          <w:kern w:val="0"/>
          <w:sz w:val="24"/>
          <w:szCs w:val="24"/>
          <w:lang w:val="en-ZA"/>
          <w14:ligatures w14:val="none"/>
        </w:rPr>
        <w:t>.</w:t>
      </w:r>
      <w:bookmarkEnd w:id="383"/>
      <w:r w:rsidRPr="008D2B13">
        <w:rPr>
          <w:rFonts w:ascii="Arial" w:eastAsia="Calibri" w:hAnsi="Arial" w:cs="Arial"/>
          <w:b/>
          <w:bCs/>
          <w:color w:val="000000"/>
          <w:kern w:val="0"/>
          <w:sz w:val="24"/>
          <w:szCs w:val="24"/>
          <w:lang w:val="en-ZA"/>
          <w14:ligatures w14:val="none"/>
        </w:rPr>
        <w:t xml:space="preserve"> </w:t>
      </w:r>
      <w:commentRangeEnd w:id="384"/>
      <w:r w:rsidR="00D7068F">
        <w:rPr>
          <w:rStyle w:val="CommentReference"/>
        </w:rPr>
        <w:commentReference w:id="384"/>
      </w:r>
    </w:p>
    <w:p w14:paraId="1C6D170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Semi-structured interviews with diverse rural participants reflect local attitudes on adolescent pregnancy. Community leaders, teachers, and parents explore the complex link between cultural, social, and economic factors and adolescent pregnancy (Smith, 2022; Jones, 2023).</w:t>
      </w:r>
    </w:p>
    <w:p w14:paraId="201A3AD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High poverty and inadequate health and educational resources in the uMkhanyakude District set the stage for understanding youths' and their communities' particular challenges (Brown and Patel, 2024). It analyses how community and educational institutions facilitate or penalise teenage pregnancy. Mkhize (2023) states that understanding these beliefs is necessary to customise rural teen pregnancy therapies to their symptoms and causes.</w:t>
      </w:r>
    </w:p>
    <w:p w14:paraId="62B33AD6" w14:textId="6A32F323" w:rsidR="008D2B13" w:rsidRPr="008D2B13" w:rsidRDefault="008D2B13" w:rsidP="008D2B13">
      <w:pPr>
        <w:keepNext/>
        <w:keepLines/>
        <w:spacing w:before="40" w:after="0" w:line="360" w:lineRule="auto"/>
        <w:jc w:val="both"/>
        <w:outlineLvl w:val="2"/>
        <w:rPr>
          <w:rFonts w:ascii="Arial" w:eastAsia="Calibri" w:hAnsi="Arial" w:cs="Arial"/>
          <w:bCs/>
          <w:kern w:val="0"/>
          <w:sz w:val="24"/>
          <w:szCs w:val="24"/>
          <w:lang w:val="en-ZA"/>
          <w14:ligatures w14:val="none"/>
        </w:rPr>
      </w:pPr>
      <w:bookmarkStart w:id="385" w:name="_Toc168640412"/>
      <w:bookmarkStart w:id="386" w:name="_Toc169025254"/>
      <w:r w:rsidRPr="008D2B13">
        <w:rPr>
          <w:rFonts w:ascii="Arial" w:eastAsia="Calibri" w:hAnsi="Arial" w:cs="Arial"/>
          <w:b/>
          <w:kern w:val="0"/>
          <w:sz w:val="24"/>
          <w:szCs w:val="24"/>
          <w:lang w:val="en-ZA"/>
          <w14:ligatures w14:val="none"/>
        </w:rPr>
        <w:t>4.3.1 Examining</w:t>
      </w:r>
      <w:r w:rsidR="0033054B" w:rsidRPr="00996485">
        <w:rPr>
          <w:rFonts w:ascii="Arial" w:eastAsia="Calibri" w:hAnsi="Arial" w:cs="Arial"/>
          <w:b/>
          <w:kern w:val="0"/>
          <w:sz w:val="24"/>
          <w:szCs w:val="24"/>
          <w:lang w:val="en-ZA"/>
          <w14:ligatures w14:val="none"/>
        </w:rPr>
        <w:t xml:space="preserve"> </w:t>
      </w:r>
      <w:r w:rsidRPr="008D2B13">
        <w:rPr>
          <w:rFonts w:ascii="Arial" w:eastAsia="Calibri" w:hAnsi="Arial" w:cs="Arial"/>
          <w:b/>
          <w:kern w:val="0"/>
          <w:sz w:val="24"/>
          <w:szCs w:val="24"/>
          <w:lang w:val="en-ZA"/>
          <w14:ligatures w14:val="none"/>
        </w:rPr>
        <w:t>the community</w:t>
      </w:r>
      <w:r w:rsidR="0033054B" w:rsidRPr="00996485">
        <w:rPr>
          <w:rFonts w:ascii="Arial" w:eastAsia="Calibri" w:hAnsi="Arial" w:cs="Arial"/>
          <w:b/>
          <w:kern w:val="0"/>
          <w:sz w:val="24"/>
          <w:szCs w:val="24"/>
          <w:lang w:val="en-ZA"/>
          <w14:ligatures w14:val="none"/>
        </w:rPr>
        <w:t xml:space="preserve"> perceptions of teenage pregnancies, </w:t>
      </w:r>
      <w:r w:rsidRPr="008D2B13">
        <w:rPr>
          <w:rFonts w:ascii="Arial" w:eastAsia="Calibri" w:hAnsi="Arial" w:cs="Arial"/>
          <w:b/>
          <w:kern w:val="0"/>
          <w:sz w:val="24"/>
          <w:szCs w:val="24"/>
          <w:lang w:val="en-ZA"/>
          <w14:ligatures w14:val="none"/>
        </w:rPr>
        <w:t>how teenage pregnancy is viewed and understood within the community</w:t>
      </w:r>
      <w:r w:rsidRPr="008D2B13">
        <w:rPr>
          <w:rFonts w:ascii="Arial" w:eastAsia="Calibri" w:hAnsi="Arial" w:cs="Arial"/>
          <w:bCs/>
          <w:kern w:val="0"/>
          <w:sz w:val="24"/>
          <w:szCs w:val="24"/>
          <w:lang w:val="en-ZA"/>
          <w14:ligatures w14:val="none"/>
        </w:rPr>
        <w:t>.</w:t>
      </w:r>
      <w:bookmarkEnd w:id="385"/>
      <w:bookmarkEnd w:id="386"/>
    </w:p>
    <w:p w14:paraId="10E50587" w14:textId="77777777" w:rsidR="008D2B13" w:rsidRPr="008D2B13" w:rsidRDefault="008D2B13" w:rsidP="008D2B13">
      <w:pPr>
        <w:spacing w:after="0" w:line="240" w:lineRule="auto"/>
        <w:jc w:val="both"/>
        <w:rPr>
          <w:rFonts w:ascii="Arial" w:eastAsia="Calibri" w:hAnsi="Arial" w:cs="Arial"/>
          <w:color w:val="000000"/>
          <w:kern w:val="0"/>
          <w:sz w:val="24"/>
          <w:szCs w:val="24"/>
          <w:lang w:val="en-ZA"/>
          <w14:ligatures w14:val="none"/>
        </w:rPr>
      </w:pPr>
    </w:p>
    <w:p w14:paraId="3D11C118" w14:textId="77777777" w:rsidR="008D2B13" w:rsidRPr="008D2B13" w:rsidRDefault="008D2B13" w:rsidP="008D2B13">
      <w:pPr>
        <w:spacing w:after="0" w:line="240" w:lineRule="auto"/>
        <w:jc w:val="both"/>
        <w:rPr>
          <w:rFonts w:ascii="Arial" w:eastAsia="Calibri" w:hAnsi="Arial" w:cs="Arial"/>
          <w:b/>
          <w:bCs/>
          <w:i/>
          <w:iCs/>
          <w:color w:val="000000"/>
          <w:kern w:val="0"/>
          <w:sz w:val="24"/>
          <w:szCs w:val="24"/>
          <w:lang w:val="en-ZA"/>
          <w14:ligatures w14:val="none"/>
        </w:rPr>
      </w:pPr>
      <w:r w:rsidRPr="008D2B13">
        <w:rPr>
          <w:rFonts w:ascii="Arial" w:eastAsia="Calibri" w:hAnsi="Arial" w:cs="Arial"/>
          <w:b/>
          <w:bCs/>
          <w:i/>
          <w:iCs/>
          <w:color w:val="000000"/>
          <w:kern w:val="0"/>
          <w:sz w:val="24"/>
          <w:szCs w:val="24"/>
          <w:lang w:val="en-ZA"/>
          <w14:ligatures w14:val="none"/>
        </w:rPr>
        <w:t>Table 4.2 Community perceptions of teenage pregnancy.</w:t>
      </w:r>
    </w:p>
    <w:p w14:paraId="6D298045" w14:textId="77777777" w:rsidR="008D2B13" w:rsidRPr="008D2B13" w:rsidRDefault="008D2B13" w:rsidP="008D2B13">
      <w:pPr>
        <w:spacing w:after="0" w:line="240" w:lineRule="auto"/>
        <w:jc w:val="both"/>
        <w:rPr>
          <w:rFonts w:ascii="Arial" w:eastAsia="Calibri" w:hAnsi="Arial" w:cs="Arial"/>
          <w:b/>
          <w:bCs/>
          <w:i/>
          <w:iCs/>
          <w:color w:val="000000"/>
          <w:kern w:val="0"/>
          <w:sz w:val="24"/>
          <w:szCs w:val="24"/>
          <w:lang w:val="en-ZA"/>
          <w14:ligatures w14:val="none"/>
        </w:rPr>
      </w:pPr>
    </w:p>
    <w:tbl>
      <w:tblPr>
        <w:tblStyle w:val="TableGrid2"/>
        <w:tblW w:w="9270" w:type="dxa"/>
        <w:tblInd w:w="-95" w:type="dxa"/>
        <w:tblLook w:val="04A0" w:firstRow="1" w:lastRow="0" w:firstColumn="1" w:lastColumn="0" w:noHBand="0" w:noVBand="1"/>
      </w:tblPr>
      <w:tblGrid>
        <w:gridCol w:w="1890"/>
        <w:gridCol w:w="7380"/>
      </w:tblGrid>
      <w:tr w:rsidR="008D2B13" w:rsidRPr="008D2B13" w14:paraId="2DC91FD2" w14:textId="77777777" w:rsidTr="008D2B13">
        <w:trPr>
          <w:trHeight w:val="107"/>
        </w:trPr>
        <w:tc>
          <w:tcPr>
            <w:tcW w:w="1890" w:type="dxa"/>
            <w:tcBorders>
              <w:top w:val="single" w:sz="4" w:space="0" w:color="auto"/>
              <w:left w:val="single" w:sz="4" w:space="0" w:color="auto"/>
              <w:bottom w:val="single" w:sz="4" w:space="0" w:color="auto"/>
              <w:right w:val="single" w:sz="4" w:space="0" w:color="auto"/>
            </w:tcBorders>
            <w:hideMark/>
          </w:tcPr>
          <w:p w14:paraId="6C2ACD00"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Participants</w:t>
            </w:r>
          </w:p>
        </w:tc>
        <w:tc>
          <w:tcPr>
            <w:tcW w:w="7380" w:type="dxa"/>
            <w:tcBorders>
              <w:top w:val="single" w:sz="4" w:space="0" w:color="auto"/>
              <w:left w:val="single" w:sz="4" w:space="0" w:color="auto"/>
              <w:bottom w:val="single" w:sz="4" w:space="0" w:color="auto"/>
              <w:right w:val="single" w:sz="4" w:space="0" w:color="auto"/>
            </w:tcBorders>
          </w:tcPr>
          <w:p w14:paraId="4107759B"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Interview responses.</w:t>
            </w:r>
          </w:p>
          <w:p w14:paraId="563797D8" w14:textId="77777777" w:rsidR="008D2B13" w:rsidRPr="008D2B13" w:rsidRDefault="008D2B13" w:rsidP="008D2B13">
            <w:pPr>
              <w:jc w:val="both"/>
              <w:rPr>
                <w:rFonts w:ascii="Arial" w:hAnsi="Arial"/>
                <w:color w:val="000000"/>
                <w:kern w:val="0"/>
                <w:sz w:val="24"/>
                <w:szCs w:val="24"/>
                <w:lang w:val="en-ZA"/>
                <w14:ligatures w14:val="none"/>
              </w:rPr>
            </w:pPr>
          </w:p>
        </w:tc>
      </w:tr>
      <w:tr w:rsidR="008D2B13" w:rsidRPr="008D2B13" w14:paraId="1715A602"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17D699C7"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1</w:t>
            </w:r>
          </w:p>
        </w:tc>
        <w:tc>
          <w:tcPr>
            <w:tcW w:w="7380" w:type="dxa"/>
            <w:tcBorders>
              <w:top w:val="single" w:sz="4" w:space="0" w:color="auto"/>
              <w:left w:val="single" w:sz="4" w:space="0" w:color="auto"/>
              <w:bottom w:val="single" w:sz="4" w:space="0" w:color="auto"/>
              <w:right w:val="single" w:sz="4" w:space="0" w:color="auto"/>
            </w:tcBorders>
            <w:hideMark/>
          </w:tcPr>
          <w:p w14:paraId="1ED61CA5"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Here at Nkombose, teenage pregnancy is stigmatized, which results in an unfavorable opinion of young mothers and their families. They think that these young girls are not taught moral values by their parents, teenage pregnancy reflects moral failings or carelessness on the side of the young mothers and their parents. </w:t>
            </w:r>
          </w:p>
        </w:tc>
      </w:tr>
      <w:tr w:rsidR="008D2B13" w:rsidRPr="008D2B13" w14:paraId="4ABA74C1"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348E59D1"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 xml:space="preserve">Participant 2, </w:t>
            </w:r>
          </w:p>
        </w:tc>
        <w:tc>
          <w:tcPr>
            <w:tcW w:w="7380" w:type="dxa"/>
            <w:tcBorders>
              <w:top w:val="single" w:sz="4" w:space="0" w:color="auto"/>
              <w:left w:val="single" w:sz="4" w:space="0" w:color="auto"/>
              <w:bottom w:val="single" w:sz="4" w:space="0" w:color="auto"/>
              <w:right w:val="single" w:sz="4" w:space="0" w:color="auto"/>
            </w:tcBorders>
            <w:hideMark/>
          </w:tcPr>
          <w:p w14:paraId="54187E84" w14:textId="77777777" w:rsidR="008D2B13" w:rsidRPr="008D2B13" w:rsidRDefault="008D2B13" w:rsidP="008D2B13">
            <w:pPr>
              <w:spacing w:line="360" w:lineRule="auto"/>
              <w:jc w:val="both"/>
              <w:rPr>
                <w:rFonts w:ascii="Arial" w:hAnsi="Arial"/>
                <w:color w:val="000000"/>
                <w:kern w:val="0"/>
                <w:sz w:val="24"/>
                <w:szCs w:val="24"/>
                <w:lang w:val="en-ZA"/>
                <w14:ligatures w14:val="none"/>
              </w:rPr>
            </w:pPr>
            <w:r w:rsidRPr="008D2B13">
              <w:rPr>
                <w:rFonts w:ascii="Arial" w:eastAsia="Times New Roman" w:hAnsi="Arial"/>
                <w:kern w:val="0"/>
                <w:sz w:val="24"/>
                <w:szCs w:val="24"/>
                <w14:ligatures w14:val="none"/>
              </w:rPr>
              <w:t xml:space="preserve">Teenage pregnancy is caused by the lack of sex education and awareness. Meanwhile other teenager   lack maturity needed to make wise choices regarding their sexual health. </w:t>
            </w:r>
          </w:p>
        </w:tc>
      </w:tr>
      <w:tr w:rsidR="008D2B13" w:rsidRPr="008D2B13" w14:paraId="37CB0DCB"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6E1DF20B"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3</w:t>
            </w:r>
          </w:p>
        </w:tc>
        <w:tc>
          <w:tcPr>
            <w:tcW w:w="7380" w:type="dxa"/>
            <w:tcBorders>
              <w:top w:val="single" w:sz="4" w:space="0" w:color="auto"/>
              <w:left w:val="single" w:sz="4" w:space="0" w:color="auto"/>
              <w:bottom w:val="single" w:sz="4" w:space="0" w:color="auto"/>
              <w:right w:val="single" w:sz="4" w:space="0" w:color="auto"/>
            </w:tcBorders>
            <w:hideMark/>
          </w:tcPr>
          <w:p w14:paraId="0DDB7959" w14:textId="77777777" w:rsidR="008D2B13" w:rsidRPr="008D2B13" w:rsidRDefault="008D2B13" w:rsidP="008D2B13">
            <w:pPr>
              <w:spacing w:after="240"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Teenage pregnancy is a result of poverty and restricted access to job and educational prospects, some these young girls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because of rape.</w:t>
            </w:r>
          </w:p>
        </w:tc>
      </w:tr>
      <w:tr w:rsidR="008D2B13" w:rsidRPr="008D2B13" w14:paraId="50719632"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03DD0303"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4</w:t>
            </w:r>
          </w:p>
        </w:tc>
        <w:tc>
          <w:tcPr>
            <w:tcW w:w="7380" w:type="dxa"/>
            <w:tcBorders>
              <w:top w:val="single" w:sz="4" w:space="0" w:color="auto"/>
              <w:left w:val="single" w:sz="4" w:space="0" w:color="auto"/>
              <w:bottom w:val="single" w:sz="4" w:space="0" w:color="auto"/>
              <w:right w:val="single" w:sz="4" w:space="0" w:color="auto"/>
            </w:tcBorders>
            <w:hideMark/>
          </w:tcPr>
          <w:p w14:paraId="50C92A88" w14:textId="77777777" w:rsidR="008D2B13" w:rsidRPr="008D2B13" w:rsidRDefault="008D2B13" w:rsidP="008D2B13">
            <w:pPr>
              <w:spacing w:after="240"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Attitudes toward teenage pregnancy are influenced by limited access to healthcare services, especially contraception and reproductive health services. It shows that the girls do not have morals hence they must be isolated.</w:t>
            </w:r>
          </w:p>
        </w:tc>
      </w:tr>
      <w:tr w:rsidR="008D2B13" w:rsidRPr="008D2B13" w14:paraId="0B6F395B"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309BE07F"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5</w:t>
            </w:r>
          </w:p>
        </w:tc>
        <w:tc>
          <w:tcPr>
            <w:tcW w:w="7380" w:type="dxa"/>
            <w:tcBorders>
              <w:top w:val="single" w:sz="4" w:space="0" w:color="auto"/>
              <w:left w:val="single" w:sz="4" w:space="0" w:color="auto"/>
              <w:bottom w:val="single" w:sz="4" w:space="0" w:color="auto"/>
              <w:right w:val="single" w:sz="4" w:space="0" w:color="auto"/>
            </w:tcBorders>
            <w:hideMark/>
          </w:tcPr>
          <w:p w14:paraId="670023ED" w14:textId="77777777" w:rsidR="008D2B13" w:rsidRPr="008D2B13" w:rsidRDefault="008D2B13" w:rsidP="008D2B13">
            <w:pPr>
              <w:spacing w:after="240" w:line="360" w:lineRule="auto"/>
              <w:jc w:val="both"/>
              <w:rPr>
                <w:rFonts w:ascii="Arial" w:hAnsi="Arial"/>
                <w:color w:val="000000"/>
                <w:kern w:val="0"/>
                <w:sz w:val="24"/>
                <w:szCs w:val="24"/>
                <w:lang w:val="en-ZA"/>
                <w14:ligatures w14:val="none"/>
              </w:rPr>
            </w:pPr>
            <w:r w:rsidRPr="008D2B13">
              <w:rPr>
                <w:rFonts w:ascii="Arial" w:eastAsia="Times New Roman" w:hAnsi="Arial"/>
                <w:kern w:val="0"/>
                <w:sz w:val="24"/>
                <w:szCs w:val="24"/>
                <w14:ligatures w14:val="none"/>
              </w:rPr>
              <w:t xml:space="preserve">Teenagers get pregnant so that they receive social grants so that they can get money to feed the family. As a result, the community has grown accustomed to adolescent pregnancies, but society is nevertheless quite disappointed in our children for their continued misbehavior. </w:t>
            </w:r>
          </w:p>
        </w:tc>
      </w:tr>
      <w:tr w:rsidR="008D2B13" w:rsidRPr="008D2B13" w14:paraId="1C6466D6"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44F80E02"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6</w:t>
            </w:r>
          </w:p>
        </w:tc>
        <w:tc>
          <w:tcPr>
            <w:tcW w:w="7380" w:type="dxa"/>
            <w:tcBorders>
              <w:top w:val="single" w:sz="4" w:space="0" w:color="auto"/>
              <w:left w:val="single" w:sz="4" w:space="0" w:color="auto"/>
              <w:bottom w:val="single" w:sz="4" w:space="0" w:color="auto"/>
              <w:right w:val="single" w:sz="4" w:space="0" w:color="auto"/>
            </w:tcBorders>
            <w:hideMark/>
          </w:tcPr>
          <w:p w14:paraId="7B3E342C" w14:textId="77777777" w:rsidR="008D2B13" w:rsidRPr="008D2B13" w:rsidRDefault="008D2B13" w:rsidP="008D2B13">
            <w:pPr>
              <w:spacing w:after="240"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Teenage mothers teased by their classmates and the community, which views them as less than human. Teenage pregnancy unacceptable because it fuels unstable family structures and contributes to social problems like drug abuse and poverty. Certain families are OK to teenage dating and pregnancy if the child plans to be married. </w:t>
            </w:r>
          </w:p>
        </w:tc>
      </w:tr>
      <w:tr w:rsidR="008D2B13" w:rsidRPr="008D2B13" w14:paraId="3150B288"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52C9D41E"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7</w:t>
            </w:r>
          </w:p>
        </w:tc>
        <w:tc>
          <w:tcPr>
            <w:tcW w:w="7380" w:type="dxa"/>
            <w:tcBorders>
              <w:top w:val="single" w:sz="4" w:space="0" w:color="auto"/>
              <w:left w:val="single" w:sz="4" w:space="0" w:color="auto"/>
              <w:bottom w:val="single" w:sz="4" w:space="0" w:color="auto"/>
              <w:right w:val="single" w:sz="4" w:space="0" w:color="auto"/>
            </w:tcBorders>
            <w:hideMark/>
          </w:tcPr>
          <w:p w14:paraId="23DB5B77" w14:textId="77777777" w:rsidR="008D2B13" w:rsidRPr="008D2B13" w:rsidRDefault="008D2B13" w:rsidP="008D2B13">
            <w:pPr>
              <w:spacing w:after="240"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Teen pregnancy is the moral failure, an indication of a broken family, or a threat to communal values. It is important that the community maintaining social norms around premarital relationships, abstinence, and healthy sexual behavior. </w:t>
            </w:r>
          </w:p>
        </w:tc>
      </w:tr>
      <w:tr w:rsidR="008D2B13" w:rsidRPr="008D2B13" w14:paraId="662CC2CC"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7FDDDE20"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8</w:t>
            </w:r>
          </w:p>
        </w:tc>
        <w:tc>
          <w:tcPr>
            <w:tcW w:w="7380" w:type="dxa"/>
            <w:tcBorders>
              <w:top w:val="single" w:sz="4" w:space="0" w:color="auto"/>
              <w:left w:val="single" w:sz="4" w:space="0" w:color="auto"/>
              <w:bottom w:val="single" w:sz="4" w:space="0" w:color="auto"/>
              <w:right w:val="single" w:sz="4" w:space="0" w:color="auto"/>
            </w:tcBorders>
            <w:hideMark/>
          </w:tcPr>
          <w:p w14:paraId="7D9F5FD7" w14:textId="77777777" w:rsidR="008D2B13" w:rsidRPr="008D2B13" w:rsidRDefault="008D2B13" w:rsidP="008D2B13">
            <w:pPr>
              <w:spacing w:after="240"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Teenage pregnancy is often stigmatized and viewed negatively by the society. This perception has detrimental effects to young mothers, leading to feelings of isolation, low self-esteem and they get limited opportunities in workplace and in school. It also leads to higher poverty rate in our community hence it refers to as poor community. Our children are at risk of poor health upbringing and they themselves become teenage mothers and the cycle continues. Also, the poverty circle continues in this community.</w:t>
            </w:r>
          </w:p>
        </w:tc>
      </w:tr>
      <w:tr w:rsidR="008D2B13" w:rsidRPr="008D2B13" w14:paraId="15955A50"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5E3A0A83" w14:textId="77777777" w:rsidR="008D2B13" w:rsidRPr="008D2B13" w:rsidRDefault="008D2B13" w:rsidP="008D2B13">
            <w:pPr>
              <w:jc w:val="both"/>
              <w:rPr>
                <w:rFonts w:ascii="Arial" w:hAnsi="Arial"/>
                <w:color w:val="000000"/>
                <w:kern w:val="0"/>
                <w:sz w:val="24"/>
                <w:szCs w:val="24"/>
                <w:lang w:val="en-ZA"/>
                <w14:ligatures w14:val="none"/>
              </w:rPr>
            </w:pPr>
            <w:r w:rsidRPr="008D2B13">
              <w:rPr>
                <w:rFonts w:ascii="Arial" w:hAnsi="Arial"/>
                <w:color w:val="000000"/>
                <w:kern w:val="0"/>
                <w:sz w:val="24"/>
                <w:szCs w:val="24"/>
                <w:lang w:val="en-ZA"/>
                <w14:ligatures w14:val="none"/>
              </w:rPr>
              <w:t>Participant 9</w:t>
            </w:r>
          </w:p>
        </w:tc>
        <w:tc>
          <w:tcPr>
            <w:tcW w:w="7380" w:type="dxa"/>
            <w:tcBorders>
              <w:top w:val="single" w:sz="4" w:space="0" w:color="auto"/>
              <w:left w:val="single" w:sz="4" w:space="0" w:color="auto"/>
              <w:bottom w:val="single" w:sz="4" w:space="0" w:color="auto"/>
              <w:right w:val="single" w:sz="4" w:space="0" w:color="auto"/>
            </w:tcBorders>
            <w:hideMark/>
          </w:tcPr>
          <w:p w14:paraId="73B22DD6"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Teenage pregnancy attitudes are influenced by societal expectations and traditional gender norms. Young girls refuse to adapt to the norms of society around motherhood and family.</w:t>
            </w:r>
          </w:p>
        </w:tc>
      </w:tr>
      <w:tr w:rsidR="008D2B13" w:rsidRPr="008D2B13" w14:paraId="0D343F35"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1DB67460" w14:textId="77777777" w:rsidR="008D2B13" w:rsidRPr="008D2B13" w:rsidRDefault="008D2B13" w:rsidP="008D2B13">
            <w:pPr>
              <w:jc w:val="both"/>
              <w:rPr>
                <w:rFonts w:ascii="Arial" w:hAnsi="Arial"/>
                <w:color w:val="000000"/>
                <w:kern w:val="0"/>
                <w:sz w:val="24"/>
                <w:szCs w:val="24"/>
                <w14:ligatures w14:val="none"/>
              </w:rPr>
            </w:pPr>
            <w:r w:rsidRPr="008D2B13">
              <w:rPr>
                <w:rFonts w:ascii="Arial" w:hAnsi="Arial"/>
                <w:color w:val="000000"/>
                <w:kern w:val="0"/>
                <w:sz w:val="24"/>
                <w:szCs w:val="24"/>
                <w14:ligatures w14:val="none"/>
              </w:rPr>
              <w:t>Participant 10</w:t>
            </w:r>
          </w:p>
        </w:tc>
        <w:tc>
          <w:tcPr>
            <w:tcW w:w="7380" w:type="dxa"/>
            <w:tcBorders>
              <w:top w:val="single" w:sz="4" w:space="0" w:color="auto"/>
              <w:left w:val="single" w:sz="4" w:space="0" w:color="auto"/>
              <w:bottom w:val="single" w:sz="4" w:space="0" w:color="auto"/>
              <w:right w:val="single" w:sz="4" w:space="0" w:color="auto"/>
            </w:tcBorders>
            <w:hideMark/>
          </w:tcPr>
          <w:p w14:paraId="7B9B3B06"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The implications of teenage pregnancy in our community have a long-lasting effect in both young mothers and their children.  As a young mother I experienced health complications during pregnancy and at childbirth which resulted into school drop out</w:t>
            </w:r>
          </w:p>
        </w:tc>
      </w:tr>
    </w:tbl>
    <w:p w14:paraId="286988A1"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73AB610D"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4.3.1.1 Sub Theme 1: Cultural and Social Stigma</w:t>
      </w:r>
    </w:p>
    <w:p w14:paraId="10B7246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is deeply stigmatised in rural uMkhanyakude District's moral and social standards. The interview extracts show that adolescent pregnancy is typically seen as a sign of moral shortcomings and poor upbringing. This stigma is tangible and affects young mothers’ social integration and mental health. Participants noted how these attitudes foster a blame culture that isolates young mothers, worsening their social exclusion and mental anguish.</w:t>
      </w:r>
    </w:p>
    <w:p w14:paraId="5CFBBCC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“In the Nkombose community, teenage pregnancy is stigmatized, which results in unfavourable opinions of young mothers and their families. They think that since these young girls are not taught about moral values by their parents, teenage pregnancy reflects moral failings or carelessness on the side of the young mothers and their parents.”</w:t>
      </w:r>
      <w:r w:rsidRPr="008D2B13">
        <w:rPr>
          <w:rFonts w:ascii="Arial" w:eastAsia="Calibri" w:hAnsi="Arial" w:cs="Arial"/>
          <w:color w:val="000000"/>
          <w:kern w:val="0"/>
          <w:sz w:val="24"/>
          <w:szCs w:val="24"/>
          <w:lang w:val="en-ZA"/>
          <w14:ligatures w14:val="none"/>
        </w:rPr>
        <w:t xml:space="preserve"> (Participant 1)</w:t>
      </w:r>
    </w:p>
    <w:p w14:paraId="408553A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pregnancy could be seen by a traditional leader as a moral failure, an indication of a broken family, or a threat to communal values. He places a strong emphasis on maintaining social norms around premarital relationships, abstinence, and healthy sexual behaviour.”</w:t>
      </w:r>
      <w:r w:rsidRPr="008D2B13">
        <w:rPr>
          <w:rFonts w:ascii="Arial" w:eastAsia="Calibri" w:hAnsi="Arial" w:cs="Arial"/>
          <w:color w:val="000000"/>
          <w:kern w:val="0"/>
          <w:sz w:val="24"/>
          <w:szCs w:val="24"/>
          <w:lang w:val="en-ZA"/>
          <w14:ligatures w14:val="none"/>
        </w:rPr>
        <w:t xml:space="preserve"> (Participant 7)</w:t>
      </w:r>
    </w:p>
    <w:p w14:paraId="55E77DE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pregnancy is often stigmatized and viewed negatively by the society. These perceptions have detrimental effects on young mothers, leading to feelings of isolation, low self-esteem, and they get limited opportunities in the workplace and in school.”</w:t>
      </w:r>
      <w:r w:rsidRPr="008D2B13">
        <w:rPr>
          <w:rFonts w:ascii="Arial" w:eastAsia="Calibri" w:hAnsi="Arial" w:cs="Arial"/>
          <w:color w:val="000000"/>
          <w:kern w:val="0"/>
          <w:sz w:val="24"/>
          <w:szCs w:val="24"/>
          <w:lang w:val="en-ZA"/>
          <w14:ligatures w14:val="none"/>
        </w:rPr>
        <w:t xml:space="preserve"> (Participant 8)</w:t>
      </w:r>
    </w:p>
    <w:p w14:paraId="2CD58B9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Deep investigation of these reactions shows that the community's response to adolescent pregnancy reinforces poverty and restricted possibilities. Systemic stigmatisation affects young mothers' educational and economic possibilities beyond personal judgement. Cultural prejudices and stigma impact public image and young mothers’ everyday informal policies and interactions. This social approach hinders the reintegration of young mothers into school and the workforce, frequently relegating them to the edges of society and perpetuating poverty.</w:t>
      </w:r>
    </w:p>
    <w:p w14:paraId="1757F73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Stigmatisation has serious consequences. Schriver (2015) demonstrates that social marginalisation of adolescent mothers might worsen mental health and economic vulnerability. The lack of support mechanisms, which young moms need to escape poverty and social isolation, makes this worse. Teen pregnancy stigma typically leads to a punitive rather than supportive attitude to young moms, which Mkhize (2017) highlights as a major barrier to successful community and educational solutions. Stigmas weaken community bonds and exacerbate uMkhanyakude District's socioeconomic issues.</w:t>
      </w:r>
    </w:p>
    <w:p w14:paraId="24B2F18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We must tackle the stigma against adolescent mothers. Community leaders, educators, and governments must assist and empower young moms instead of blaming them. The stigma of teenage pregnancies can be reduced by implementing comprehensive educational programmes that include sex education and parental support. Inclusive policies that support the reintegration of teenage mothers into schools and the workforce can also help break the cycle of poverty and improve their socioeconomic status.</w:t>
      </w:r>
    </w:p>
    <w:p w14:paraId="7FE7F8D7"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4.3.1.2 Sub Theme 2: Lack of Education and Awareness</w:t>
      </w:r>
    </w:p>
    <w:p w14:paraId="0142508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in uMkhanyakude District typically indicates to a lack of sex education and awareness among teens. Interview data shows a community struggling with the effects of weak educational frameworks that fail to meet young needs. This gap increases teenage pregnancies and maintains a cycle of ignorance and unpreparedness that impacts society.</w:t>
      </w:r>
    </w:p>
    <w:p w14:paraId="6818582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“Some community members might think that the high rates of teenage pregnancy in rural schools are caused by a lack of sex education and awareness. It's possible that some people believe young people lack the information and maturity needed to make wise choices regarding their sexual health.”</w:t>
      </w:r>
      <w:r w:rsidRPr="008D2B13">
        <w:rPr>
          <w:rFonts w:ascii="Arial" w:eastAsia="Calibri" w:hAnsi="Arial" w:cs="Arial"/>
          <w:color w:val="000000"/>
          <w:kern w:val="0"/>
          <w:sz w:val="24"/>
          <w:szCs w:val="24"/>
          <w:lang w:val="en-ZA"/>
          <w14:ligatures w14:val="none"/>
        </w:rPr>
        <w:t xml:space="preserve"> (Participant 2)</w:t>
      </w:r>
    </w:p>
    <w:p w14:paraId="08F9EB5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“Attitudes toward teenage pregnancy are influenced by limited access to healthcare services, especially contraception and reproductive health services. Some community members think that increasing teen pregnancies among unwanted pregnancies can be achieved by expanding access to healthcare.”</w:t>
      </w:r>
      <w:r w:rsidRPr="008D2B13">
        <w:rPr>
          <w:rFonts w:ascii="Arial" w:eastAsia="Calibri" w:hAnsi="Arial" w:cs="Arial"/>
          <w:color w:val="000000"/>
          <w:kern w:val="0"/>
          <w:sz w:val="24"/>
          <w:szCs w:val="24"/>
          <w:lang w:val="en-ZA"/>
          <w14:ligatures w14:val="none"/>
        </w:rPr>
        <w:t xml:space="preserve"> (Participant 4)</w:t>
      </w:r>
    </w:p>
    <w:p w14:paraId="76C554F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pregnancy is often stigmatized and viewed negatively by the society. These perceptions have detrimental effects on young mothers, leading to feelings of isolation, low self-esteem, and they get limited opportunities in the workplace and in school.”</w:t>
      </w:r>
      <w:r w:rsidRPr="008D2B13">
        <w:rPr>
          <w:rFonts w:ascii="Arial" w:eastAsia="Calibri" w:hAnsi="Arial" w:cs="Arial"/>
          <w:color w:val="000000"/>
          <w:kern w:val="0"/>
          <w:sz w:val="24"/>
          <w:szCs w:val="24"/>
          <w:lang w:val="en-ZA"/>
          <w14:ligatures w14:val="none"/>
        </w:rPr>
        <w:t xml:space="preserve"> (Participant 8)</w:t>
      </w:r>
    </w:p>
    <w:p w14:paraId="0B5A9AE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Deeper investigation of these statements exposes a significant issue: poor educational outreach and cultural attitudes regarding adolescent pregnancy. Participants found that there is a dearth of sufficient sex education to avoid adolescent pregnancies and supporting institutions to meet teens' post-pregnancy needs. Beyond a lack of information, this educational deficiency perpetuates poverty and limits social mobility by ignoring juvenile welfare.</w:t>
      </w:r>
    </w:p>
    <w:p w14:paraId="2DF612F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Results have major repercussions. Without educational improvements, the community stagnates, and future generations may repeat mistakes. Taylor and Francis (2018) say education helps youth make informed body and future decisions. Thompson and Smith (2019) also show that education may modify societal norms and expectations, reducing adolescent pregnancy stigma.</w:t>
      </w:r>
    </w:p>
    <w:p w14:paraId="5441A52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paper suggests educational reform and increased school and community support networks to prevent adolescent pregnancy. Teen sex education and holistic health and lifestyle planning may cover the interview gaps. These presentations demonstrate that uMkhanyakude District adolescent pregnancy prevention incorporates education, community support, and accessible healthcare. Such programmes should educate youth, empower them to make decisions, and create a stigma-free environment for young mothers to seek opportunities.</w:t>
      </w:r>
    </w:p>
    <w:p w14:paraId="7568CD4F"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099463C"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4.3.1.3 Sub Theme 3: Support versus Isolation</w:t>
      </w:r>
    </w:p>
    <w:p w14:paraId="5D15381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uMkhanyakude District interview transcripts demonstrate inconsistent community support and seclusion for adolescent pregnancy. This contradiction is firmly ingrained in society and shows the empathy, understanding, and judgement that characterise adolescent moms' experiences.</w:t>
      </w:r>
    </w:p>
    <w:p w14:paraId="1215ACB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pregnancy is a result of poverty and restricted access to job and educational prospects, since these young females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as a result of rape or male dominance; as a result, some neighbours and local organizations support or help pregnant teenagers by offering support and guidance."</w:t>
      </w:r>
      <w:r w:rsidRPr="008D2B13">
        <w:rPr>
          <w:rFonts w:ascii="Arial" w:eastAsia="Calibri" w:hAnsi="Arial" w:cs="Arial"/>
          <w:color w:val="000000"/>
          <w:kern w:val="0"/>
          <w:sz w:val="24"/>
          <w:szCs w:val="24"/>
          <w:lang w:val="en-ZA"/>
          <w14:ligatures w14:val="none"/>
        </w:rPr>
        <w:t xml:space="preserve"> (Participant 3)</w:t>
      </w:r>
    </w:p>
    <w:p w14:paraId="6490951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mothers worry about going back to school because they are teased by their classmates and the community, which views them as less than human. Teenage pregnancy in the community is unacceptable because it fuels unstable family structures and contributes to social problems like drug abuse and poverty. Certain families are OK with teenage dating and pregnancy as long as the child plans to be married."</w:t>
      </w:r>
      <w:r w:rsidRPr="008D2B13">
        <w:rPr>
          <w:rFonts w:ascii="Arial" w:eastAsia="Calibri" w:hAnsi="Arial" w:cs="Arial"/>
          <w:color w:val="000000"/>
          <w:kern w:val="0"/>
          <w:sz w:val="24"/>
          <w:szCs w:val="24"/>
          <w:lang w:val="en-ZA"/>
          <w14:ligatures w14:val="none"/>
        </w:rPr>
        <w:t xml:space="preserve"> (Participant 6)</w:t>
      </w:r>
    </w:p>
    <w:p w14:paraId="19B489A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"Instead of judging all pregnant young girls because of their circumstances, the community must find ways to reduce it. Some teenagers date older men because they are forced to do so, by their financial situation, or because they seek protection or shelter because the majority of their parents have been affected by pandemics such as HIV/AIDS, tuberculosis, and COVID."</w:t>
      </w:r>
      <w:r w:rsidRPr="008D2B13">
        <w:rPr>
          <w:rFonts w:ascii="Arial" w:eastAsia="Calibri" w:hAnsi="Arial" w:cs="Arial"/>
          <w:color w:val="000000"/>
          <w:kern w:val="0"/>
          <w:sz w:val="24"/>
          <w:szCs w:val="24"/>
          <w:lang w:val="en-ZA"/>
          <w14:ligatures w14:val="none"/>
        </w:rPr>
        <w:t xml:space="preserve"> (Participant 4)</w:t>
      </w:r>
    </w:p>
    <w:p w14:paraId="3E1237B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Deeper analysis of these extracts reveals a complex interaction of elements that affect community responses to adolescent pregnancy. Some community segments show empathy and support, especially for coerced pregnancies, while others stigmatise and exclude whenever pregnancies vary from typical society norms. This heterogeneity in reactions impacts young mothers' mental and emotional health and capacity to reintegrate into education and communal life. These social processes have major effects. Communities that stigmatise and exclude teenage mothers perpetuate poverty and social mobility, hindering education and employment. Counselling, education, and community solidarity can help young moms achieve personal and professional progress.</w:t>
      </w:r>
    </w:p>
    <w:p w14:paraId="4FE55341" w14:textId="77777777" w:rsidR="00996485" w:rsidRPr="00996485" w:rsidRDefault="008D2B13" w:rsidP="00996485">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report emphasises the necessity for specific psychological and practical treatments for adolescent moms. Initiatives should provide emotional and educational assistance and change community attitudes to promote acceptance and support. Dialogue and education regarding adolescent pregnancy can help community leaders and members be more sympathetic and supportive, breaking the cycle of shame and isolation.</w:t>
      </w:r>
    </w:p>
    <w:p w14:paraId="434BB73A" w14:textId="77777777" w:rsidR="00996485" w:rsidRPr="00996485" w:rsidRDefault="00996485" w:rsidP="00996485">
      <w:pPr>
        <w:spacing w:line="360" w:lineRule="auto"/>
        <w:jc w:val="both"/>
        <w:rPr>
          <w:rFonts w:ascii="Arial" w:eastAsia="Calibri" w:hAnsi="Arial" w:cs="Arial"/>
          <w:color w:val="000000"/>
          <w:kern w:val="0"/>
          <w:sz w:val="24"/>
          <w:szCs w:val="24"/>
          <w:lang w:val="en-ZA"/>
          <w14:ligatures w14:val="none"/>
        </w:rPr>
      </w:pPr>
    </w:p>
    <w:p w14:paraId="6920D7EB" w14:textId="77777777" w:rsidR="00996485" w:rsidRPr="00996485" w:rsidRDefault="00996485" w:rsidP="00996485">
      <w:pPr>
        <w:spacing w:line="360" w:lineRule="auto"/>
        <w:jc w:val="both"/>
        <w:rPr>
          <w:rFonts w:ascii="Arial" w:eastAsia="Calibri" w:hAnsi="Arial" w:cs="Arial"/>
          <w:color w:val="000000"/>
          <w:kern w:val="0"/>
          <w:sz w:val="24"/>
          <w:szCs w:val="24"/>
          <w:lang w:val="en-ZA"/>
          <w14:ligatures w14:val="none"/>
        </w:rPr>
      </w:pPr>
    </w:p>
    <w:p w14:paraId="7A9042BC" w14:textId="010E957A" w:rsidR="008D2B13" w:rsidRPr="00996485" w:rsidRDefault="008D2B13" w:rsidP="00996485">
      <w:pPr>
        <w:pStyle w:val="Heading2"/>
        <w:rPr>
          <w:rFonts w:ascii="Arial" w:eastAsia="Calibri" w:hAnsi="Arial" w:cs="Arial"/>
          <w:kern w:val="0"/>
          <w:sz w:val="24"/>
          <w:szCs w:val="24"/>
          <w:lang w:val="en-ZA"/>
          <w14:ligatures w14:val="none"/>
        </w:rPr>
      </w:pPr>
      <w:commentRangeStart w:id="387"/>
      <w:r w:rsidRPr="00996485">
        <w:rPr>
          <w:rFonts w:ascii="Arial" w:eastAsia="Times New Roman" w:hAnsi="Arial" w:cs="Arial"/>
          <w:sz w:val="24"/>
          <w:szCs w:val="24"/>
        </w:rPr>
        <w:t xml:space="preserve">4.3.2 </w:t>
      </w:r>
      <w:bookmarkStart w:id="388" w:name="_Hlk168413541"/>
      <w:r w:rsidR="00996485" w:rsidRPr="00996485">
        <w:rPr>
          <w:rFonts w:ascii="Arial" w:eastAsia="Calibri" w:hAnsi="Arial" w:cs="Arial"/>
          <w:color w:val="000000"/>
          <w:kern w:val="0"/>
          <w:sz w:val="24"/>
          <w:szCs w:val="24"/>
          <w:lang w:val="en-ZA"/>
          <w14:ligatures w14:val="none"/>
        </w:rPr>
        <w:t>Assess how teenage pregnancies affect the socioeconomic</w:t>
      </w:r>
      <w:r w:rsidRPr="00996485">
        <w:rPr>
          <w:rFonts w:ascii="Arial" w:eastAsia="Times New Roman" w:hAnsi="Arial" w:cs="Arial"/>
          <w:sz w:val="24"/>
          <w:szCs w:val="24"/>
        </w:rPr>
        <w:t xml:space="preserve"> </w:t>
      </w:r>
      <w:r w:rsidR="00996485" w:rsidRPr="00996485">
        <w:rPr>
          <w:rFonts w:ascii="Arial" w:eastAsia="Times New Roman" w:hAnsi="Arial" w:cs="Arial"/>
          <w:sz w:val="24"/>
          <w:szCs w:val="24"/>
        </w:rPr>
        <w:t xml:space="preserve">situation </w:t>
      </w:r>
      <w:r w:rsidRPr="00996485">
        <w:rPr>
          <w:rFonts w:ascii="Arial" w:eastAsia="Times New Roman" w:hAnsi="Arial" w:cs="Arial"/>
          <w:sz w:val="24"/>
          <w:szCs w:val="24"/>
        </w:rPr>
        <w:t xml:space="preserve">  the </w:t>
      </w:r>
      <w:bookmarkEnd w:id="388"/>
      <w:r w:rsidR="000D12B9" w:rsidRPr="00996485">
        <w:rPr>
          <w:rFonts w:ascii="Arial" w:eastAsia="Times New Roman" w:hAnsi="Arial" w:cs="Arial"/>
          <w:sz w:val="24"/>
          <w:szCs w:val="24"/>
        </w:rPr>
        <w:t>community.</w:t>
      </w:r>
      <w:commentRangeEnd w:id="387"/>
      <w:r w:rsidR="00D7068F">
        <w:rPr>
          <w:rStyle w:val="CommentReference"/>
          <w:rFonts w:asciiTheme="minorHAnsi" w:eastAsiaTheme="minorHAnsi" w:hAnsiTheme="minorHAnsi" w:cstheme="minorBidi"/>
          <w:color w:val="auto"/>
        </w:rPr>
        <w:commentReference w:id="387"/>
      </w:r>
    </w:p>
    <w:p w14:paraId="0CF18CFA" w14:textId="77777777" w:rsidR="008D2B13" w:rsidRPr="00996485" w:rsidRDefault="008D2B13" w:rsidP="00996485">
      <w:pPr>
        <w:rPr>
          <w:rFonts w:ascii="Arial" w:hAnsi="Arial" w:cs="Arial"/>
          <w:sz w:val="24"/>
          <w:szCs w:val="24"/>
        </w:rPr>
      </w:pPr>
      <w:r w:rsidRPr="00996485">
        <w:rPr>
          <w:rFonts w:ascii="Arial" w:hAnsi="Arial" w:cs="Arial"/>
          <w:b/>
          <w:bCs/>
          <w:i/>
          <w:iCs/>
          <w:sz w:val="24"/>
          <w:szCs w:val="24"/>
        </w:rPr>
        <w:t>Table 4.3 Socioeconomic implications of teenage pregnancy in the community</w:t>
      </w:r>
      <w:r w:rsidRPr="00996485">
        <w:rPr>
          <w:rFonts w:ascii="Arial" w:hAnsi="Arial" w:cs="Arial"/>
          <w:sz w:val="24"/>
          <w:szCs w:val="24"/>
        </w:rPr>
        <w:t>.</w:t>
      </w:r>
    </w:p>
    <w:tbl>
      <w:tblPr>
        <w:tblStyle w:val="TableGrid3"/>
        <w:tblW w:w="0" w:type="auto"/>
        <w:tblInd w:w="0" w:type="dxa"/>
        <w:tblLook w:val="04A0" w:firstRow="1" w:lastRow="0" w:firstColumn="1" w:lastColumn="0" w:noHBand="0" w:noVBand="1"/>
      </w:tblPr>
      <w:tblGrid>
        <w:gridCol w:w="1975"/>
        <w:gridCol w:w="7041"/>
      </w:tblGrid>
      <w:tr w:rsidR="008D2B13" w:rsidRPr="008D2B13" w14:paraId="558F7B26"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29B9FF08"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Participants </w:t>
            </w:r>
          </w:p>
        </w:tc>
        <w:tc>
          <w:tcPr>
            <w:tcW w:w="7041" w:type="dxa"/>
            <w:tcBorders>
              <w:top w:val="single" w:sz="4" w:space="0" w:color="auto"/>
              <w:left w:val="single" w:sz="4" w:space="0" w:color="auto"/>
              <w:bottom w:val="single" w:sz="4" w:space="0" w:color="auto"/>
              <w:right w:val="single" w:sz="4" w:space="0" w:color="auto"/>
            </w:tcBorders>
            <w:hideMark/>
          </w:tcPr>
          <w:p w14:paraId="5F798FD3"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Interview responses</w:t>
            </w:r>
          </w:p>
        </w:tc>
      </w:tr>
      <w:tr w:rsidR="008D2B13" w:rsidRPr="008D2B13" w14:paraId="401C3F97"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C74576A"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1</w:t>
            </w:r>
          </w:p>
        </w:tc>
        <w:tc>
          <w:tcPr>
            <w:tcW w:w="7041" w:type="dxa"/>
            <w:tcBorders>
              <w:top w:val="single" w:sz="4" w:space="0" w:color="auto"/>
              <w:left w:val="single" w:sz="4" w:space="0" w:color="auto"/>
              <w:bottom w:val="single" w:sz="4" w:space="0" w:color="auto"/>
              <w:right w:val="single" w:sz="4" w:space="0" w:color="auto"/>
            </w:tcBorders>
            <w:hideMark/>
          </w:tcPr>
          <w:p w14:paraId="164A6BF4"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Young mothers have a huge impact on the socioeconomic fabric of the community, influencing many parts of society through their contributions, struggles, and perseverance. Despite these hurdles, young mothers make significant contributions to the economic vibrancy of these community by providing unskilled labor</w:t>
            </w:r>
            <w:r w:rsidRPr="008D2B13">
              <w:rPr>
                <w:rFonts w:ascii="Arial" w:eastAsia="Times New Roman" w:hAnsi="Arial"/>
                <w:kern w:val="0"/>
                <w:sz w:val="24"/>
                <w:szCs w:val="24"/>
                <w14:ligatures w14:val="none"/>
              </w:rPr>
              <w:t>.</w:t>
            </w:r>
          </w:p>
        </w:tc>
      </w:tr>
      <w:tr w:rsidR="008D2B13" w:rsidRPr="008D2B13" w14:paraId="62EDBC68"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6C0566E"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2</w:t>
            </w:r>
          </w:p>
        </w:tc>
        <w:tc>
          <w:tcPr>
            <w:tcW w:w="7041" w:type="dxa"/>
            <w:tcBorders>
              <w:top w:val="single" w:sz="4" w:space="0" w:color="auto"/>
              <w:left w:val="single" w:sz="4" w:space="0" w:color="auto"/>
              <w:bottom w:val="single" w:sz="4" w:space="0" w:color="auto"/>
              <w:right w:val="single" w:sz="4" w:space="0" w:color="auto"/>
            </w:tcBorders>
          </w:tcPr>
          <w:p w14:paraId="6BC073E1"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Young mothers frequently face specific socioeconomic obstacles that affect not just their own well-being, but also that of their families and communities. The economic burden of early parenting, which includes childcare costs, medical bills, and missed school or work prospects, might put young mothers at greater risk of poverty and financial instability. </w:t>
            </w:r>
          </w:p>
          <w:p w14:paraId="512A683D" w14:textId="77777777" w:rsidR="008D2B13" w:rsidRPr="008D2B13" w:rsidRDefault="008D2B13" w:rsidP="008D2B13">
            <w:pPr>
              <w:spacing w:line="360" w:lineRule="auto"/>
              <w:jc w:val="both"/>
              <w:rPr>
                <w:rFonts w:ascii="Arial" w:eastAsia="Times New Roman" w:hAnsi="Arial"/>
                <w:kern w:val="0"/>
                <w:sz w:val="24"/>
                <w:szCs w:val="24"/>
                <w14:ligatures w14:val="none"/>
              </w:rPr>
            </w:pPr>
          </w:p>
        </w:tc>
      </w:tr>
      <w:tr w:rsidR="008D2B13" w:rsidRPr="008D2B13" w14:paraId="1359FFA6"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5561D039"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3</w:t>
            </w:r>
          </w:p>
        </w:tc>
        <w:tc>
          <w:tcPr>
            <w:tcW w:w="7041" w:type="dxa"/>
            <w:tcBorders>
              <w:top w:val="single" w:sz="4" w:space="0" w:color="auto"/>
              <w:left w:val="single" w:sz="4" w:space="0" w:color="auto"/>
              <w:bottom w:val="single" w:sz="4" w:space="0" w:color="auto"/>
              <w:right w:val="single" w:sz="4" w:space="0" w:color="auto"/>
            </w:tcBorders>
            <w:hideMark/>
          </w:tcPr>
          <w:p w14:paraId="247E10DF"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This also results in greater healthcare costs. Teenage mothers and their children require additional medical attention and support, putting a strain on healthcare and social services. This result in higher public spending on healthcare, social programs, and other services for adolescent parents and their families.</w:t>
            </w:r>
          </w:p>
        </w:tc>
      </w:tr>
      <w:tr w:rsidR="008D2B13" w:rsidRPr="008D2B13" w14:paraId="598B4AA0"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EB14576"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4</w:t>
            </w:r>
          </w:p>
        </w:tc>
        <w:tc>
          <w:tcPr>
            <w:tcW w:w="7041" w:type="dxa"/>
            <w:tcBorders>
              <w:top w:val="single" w:sz="4" w:space="0" w:color="auto"/>
              <w:left w:val="single" w:sz="4" w:space="0" w:color="auto"/>
              <w:bottom w:val="single" w:sz="4" w:space="0" w:color="auto"/>
              <w:right w:val="single" w:sz="4" w:space="0" w:color="auto"/>
            </w:tcBorders>
            <w:hideMark/>
          </w:tcPr>
          <w:p w14:paraId="71C2CEFA"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At Nkombose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w:t>
            </w:r>
          </w:p>
        </w:tc>
      </w:tr>
      <w:tr w:rsidR="008D2B13" w:rsidRPr="008D2B13" w14:paraId="32C0D01F"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4FBAB510"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5</w:t>
            </w:r>
          </w:p>
        </w:tc>
        <w:tc>
          <w:tcPr>
            <w:tcW w:w="7041" w:type="dxa"/>
            <w:tcBorders>
              <w:top w:val="single" w:sz="4" w:space="0" w:color="auto"/>
              <w:left w:val="single" w:sz="4" w:space="0" w:color="auto"/>
              <w:bottom w:val="single" w:sz="4" w:space="0" w:color="auto"/>
              <w:right w:val="single" w:sz="4" w:space="0" w:color="auto"/>
            </w:tcBorders>
            <w:hideMark/>
          </w:tcPr>
          <w:p w14:paraId="48C117F4"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Communication breakdowns, resentment, and differing expectations for the future can all contribute to relationship troubles. A teenage pregnancy disturbs existing family dynamics and relationships within the home setup. Families may struggle to deal with the financial, emotional, and practical implications of caring for a pregnant teen and, potentially, an infant. </w:t>
            </w:r>
          </w:p>
        </w:tc>
      </w:tr>
      <w:tr w:rsidR="008D2B13" w:rsidRPr="008D2B13" w14:paraId="4AEEABCC"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29FCFEFE"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6</w:t>
            </w:r>
          </w:p>
        </w:tc>
        <w:tc>
          <w:tcPr>
            <w:tcW w:w="7041" w:type="dxa"/>
            <w:tcBorders>
              <w:top w:val="single" w:sz="4" w:space="0" w:color="auto"/>
              <w:left w:val="single" w:sz="4" w:space="0" w:color="auto"/>
              <w:bottom w:val="single" w:sz="4" w:space="0" w:color="auto"/>
              <w:right w:val="single" w:sz="4" w:space="0" w:color="auto"/>
            </w:tcBorders>
            <w:hideMark/>
          </w:tcPr>
          <w:p w14:paraId="69CF25EC"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Teenage mothers sometimes have difficulties in completing their studies due to the obligations of parental responsibilities. This can lead to decreased educational attainment, less earning potential, and fewer employment prospects</w:t>
            </w:r>
          </w:p>
        </w:tc>
      </w:tr>
      <w:tr w:rsidR="008D2B13" w:rsidRPr="008D2B13" w14:paraId="2383D731"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41417B83"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7</w:t>
            </w:r>
          </w:p>
        </w:tc>
        <w:tc>
          <w:tcPr>
            <w:tcW w:w="7041" w:type="dxa"/>
            <w:tcBorders>
              <w:top w:val="single" w:sz="4" w:space="0" w:color="auto"/>
              <w:left w:val="single" w:sz="4" w:space="0" w:color="auto"/>
              <w:bottom w:val="single" w:sz="4" w:space="0" w:color="auto"/>
              <w:right w:val="single" w:sz="4" w:space="0" w:color="auto"/>
            </w:tcBorders>
            <w:hideMark/>
          </w:tcPr>
          <w:p w14:paraId="082C3898" w14:textId="77777777" w:rsidR="008D2B13" w:rsidRPr="008D2B13" w:rsidRDefault="008D2B13" w:rsidP="008D2B13">
            <w:pPr>
              <w:spacing w:line="360" w:lineRule="auto"/>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The economic and social consequences of adolescent pregnancy, such as increased demand for social services and healthcare, can strain local resources and infrastructure. Families become enemies if the boy's family fails to pay child support the impact does not only affect families but the entire community.</w:t>
            </w:r>
          </w:p>
        </w:tc>
      </w:tr>
      <w:tr w:rsidR="008D2B13" w:rsidRPr="008D2B13" w14:paraId="4AF4353E"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3E34094"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8</w:t>
            </w:r>
          </w:p>
        </w:tc>
        <w:tc>
          <w:tcPr>
            <w:tcW w:w="7041" w:type="dxa"/>
            <w:tcBorders>
              <w:top w:val="single" w:sz="4" w:space="0" w:color="auto"/>
              <w:left w:val="single" w:sz="4" w:space="0" w:color="auto"/>
              <w:bottom w:val="single" w:sz="4" w:space="0" w:color="auto"/>
              <w:right w:val="single" w:sz="4" w:space="0" w:color="auto"/>
            </w:tcBorders>
            <w:hideMark/>
          </w:tcPr>
          <w:p w14:paraId="10313613" w14:textId="77777777" w:rsidR="008D2B13" w:rsidRPr="008D2B13" w:rsidRDefault="008D2B13" w:rsidP="008D2B13">
            <w:pPr>
              <w:spacing w:line="360" w:lineRule="auto"/>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Young mothers have lower academic abilities and lower educational expectations which result to poor school performance and poor life chances. The level of academic attainment determines the earning due to semi-skilled or being unskilled.</w:t>
            </w:r>
          </w:p>
        </w:tc>
      </w:tr>
      <w:tr w:rsidR="008D2B13" w:rsidRPr="008D2B13" w14:paraId="6471EB77"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5AB6A29" w14:textId="77777777" w:rsidR="008D2B13" w:rsidRPr="008D2B13" w:rsidRDefault="008D2B13" w:rsidP="008D2B13">
            <w:pPr>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9</w:t>
            </w:r>
          </w:p>
        </w:tc>
        <w:tc>
          <w:tcPr>
            <w:tcW w:w="7041" w:type="dxa"/>
            <w:tcBorders>
              <w:top w:val="single" w:sz="4" w:space="0" w:color="auto"/>
              <w:left w:val="single" w:sz="4" w:space="0" w:color="auto"/>
              <w:bottom w:val="single" w:sz="4" w:space="0" w:color="auto"/>
              <w:right w:val="single" w:sz="4" w:space="0" w:color="auto"/>
            </w:tcBorders>
            <w:hideMark/>
          </w:tcPr>
          <w:p w14:paraId="6C146A2E" w14:textId="77777777" w:rsidR="008D2B13" w:rsidRPr="008D2B13" w:rsidRDefault="008D2B13" w:rsidP="008D2B13">
            <w:pPr>
              <w:spacing w:line="360" w:lineRule="auto"/>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“I was raised by the single mother “</w:t>
            </w:r>
          </w:p>
          <w:p w14:paraId="663A44E5" w14:textId="77777777" w:rsidR="008D2B13" w:rsidRPr="008D2B13" w:rsidRDefault="008D2B13" w:rsidP="008D2B13">
            <w:pPr>
              <w:spacing w:line="360" w:lineRule="auto"/>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Our family is vulnerable to thugs and crime because they know that its only females that stay in that household. The family struggles to ensure that there is food on the table every day because only mother is working as the domestic worker.</w:t>
            </w:r>
          </w:p>
        </w:tc>
      </w:tr>
      <w:tr w:rsidR="008D2B13" w:rsidRPr="008D2B13" w14:paraId="19B8D86B"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0163321D"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10</w:t>
            </w:r>
          </w:p>
        </w:tc>
        <w:tc>
          <w:tcPr>
            <w:tcW w:w="7041" w:type="dxa"/>
            <w:tcBorders>
              <w:top w:val="single" w:sz="4" w:space="0" w:color="auto"/>
              <w:left w:val="single" w:sz="4" w:space="0" w:color="auto"/>
              <w:bottom w:val="single" w:sz="4" w:space="0" w:color="auto"/>
              <w:right w:val="single" w:sz="4" w:space="0" w:color="auto"/>
            </w:tcBorders>
            <w:hideMark/>
          </w:tcPr>
          <w:p w14:paraId="55863C01"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p>
        </w:tc>
      </w:tr>
    </w:tbl>
    <w:p w14:paraId="0E087E19" w14:textId="77777777" w:rsidR="008D2B13" w:rsidRPr="008D2B13" w:rsidRDefault="008D2B13" w:rsidP="008D2B13">
      <w:pPr>
        <w:keepNext/>
        <w:keepLines/>
        <w:spacing w:before="40" w:after="0" w:line="360" w:lineRule="auto"/>
        <w:jc w:val="both"/>
        <w:outlineLvl w:val="3"/>
        <w:rPr>
          <w:rFonts w:ascii="Arial" w:eastAsia="Calibri" w:hAnsi="Arial" w:cs="Arial"/>
          <w:kern w:val="0"/>
          <w:sz w:val="24"/>
          <w:szCs w:val="24"/>
          <w:lang w:val="en-ZA"/>
          <w14:ligatures w14:val="none"/>
        </w:rPr>
      </w:pPr>
      <w:r w:rsidRPr="008D2B13">
        <w:rPr>
          <w:rFonts w:ascii="Arial" w:eastAsia="Calibri" w:hAnsi="Arial" w:cs="Arial"/>
          <w:b/>
          <w:bCs/>
          <w:kern w:val="0"/>
          <w:sz w:val="24"/>
          <w:szCs w:val="24"/>
          <w:lang w:val="en-ZA"/>
          <w14:ligatures w14:val="none"/>
        </w:rPr>
        <w:t>4.3.2.1 Sub Theme 1: Economic Burden and Poverty</w:t>
      </w:r>
    </w:p>
    <w:p w14:paraId="76DA32E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uMkhanyakude District interview transcripts demonstrate the economic costs of adolescent childbearing. These pregnancies typically imprison young moms in a cycle of poor education and little work options, according to the study.</w:t>
      </w:r>
    </w:p>
    <w:p w14:paraId="2BE10152" w14:textId="77777777" w:rsidR="008D2B13" w:rsidRPr="008D2B13" w:rsidRDefault="008D2B13" w:rsidP="008D2B13">
      <w:pPr>
        <w:spacing w:line="360" w:lineRule="auto"/>
        <w:jc w:val="both"/>
        <w:rPr>
          <w:rFonts w:ascii="Arial" w:eastAsia="Calibri" w:hAnsi="Arial" w:cs="Arial"/>
          <w:i/>
          <w:iCs/>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"Young mothers have a huge impact on the socioeconomic fabric of the community, influencing society through their contributions, struggles, and perseverance. Despite these hurdles, young mothers make significant contributions to the economic vibrancy of these community by providing unskilled labour."</w:t>
      </w:r>
      <w:r w:rsidRPr="008D2B13">
        <w:rPr>
          <w:rFonts w:ascii="Arial" w:eastAsia="Calibri" w:hAnsi="Arial" w:cs="Arial"/>
          <w:color w:val="000000"/>
          <w:kern w:val="0"/>
          <w:sz w:val="24"/>
          <w:szCs w:val="24"/>
          <w:lang w:val="en-ZA"/>
          <w14:ligatures w14:val="none"/>
        </w:rPr>
        <w:t xml:space="preserve"> (Participant 1)</w:t>
      </w:r>
    </w:p>
    <w:p w14:paraId="71FC826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"At Nkombose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w:t>
      </w:r>
      <w:r w:rsidRPr="008D2B13">
        <w:rPr>
          <w:rFonts w:ascii="Arial" w:eastAsia="Calibri" w:hAnsi="Arial" w:cs="Arial"/>
          <w:color w:val="000000"/>
          <w:kern w:val="0"/>
          <w:sz w:val="24"/>
          <w:szCs w:val="24"/>
          <w:lang w:val="en-ZA"/>
          <w14:ligatures w14:val="none"/>
        </w:rPr>
        <w:t xml:space="preserve"> (Participant 4)</w:t>
      </w:r>
    </w:p>
    <w:p w14:paraId="7F246F0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r w:rsidRPr="008D2B13">
        <w:rPr>
          <w:rFonts w:ascii="Arial" w:eastAsia="Calibri" w:hAnsi="Arial" w:cs="Arial"/>
          <w:color w:val="000000"/>
          <w:kern w:val="0"/>
          <w:sz w:val="24"/>
          <w:szCs w:val="24"/>
          <w:lang w:val="en-ZA"/>
          <w14:ligatures w14:val="none"/>
        </w:rPr>
        <w:t xml:space="preserve"> (Participant 10)</w:t>
      </w:r>
    </w:p>
    <w:p w14:paraId="33C555D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Upon closer inspection, these passages show the dire socioeconomic effects of underage pregnancy. Due to their early school leave, young moms typically must work in low-paying, unskilled occupations, which hurts their finances and career prospects. The economic burden affects the whole family and community, prolonging poverty.</w:t>
      </w:r>
    </w:p>
    <w:p w14:paraId="3479CB6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dynamics have several effects. They slow neighbourhood economic growth and   local social services, which are generally understaffed. Stigmatisation further isolates young moms, reducing their prospects of community support and progress. The data indicates a need for urgent and long-term treatments for adolescent moms. These should include educational programmes to help young moms finish school and community activities to improve their career chances. Such actions are necessary to reduce the immediate economic strain and break the poverty cycle.</w:t>
      </w:r>
    </w:p>
    <w:p w14:paraId="3F7DFDA6"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F78961B"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4.3.2.2 Sub Theme 2: Impact on Education and Employment</w:t>
      </w:r>
    </w:p>
    <w:p w14:paraId="30236A9E" w14:textId="71F4F94E"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Nkombose village in uMkhanyakude District interviews show how adolescent pregnancies impair young mothers' education and jobs. These interviews show community concern that adolescent pregnancy lowers school achievement and career possibilities, increasing socioeconomic inequities.</w:t>
      </w:r>
    </w:p>
    <w:p w14:paraId="59BDFCF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mothers sometimes have difficulties in completing their studies due to the obligations of parental responsibilities. This can lead to decreased educational attainment, less earning potential, and fewer employment prospects."</w:t>
      </w:r>
      <w:r w:rsidRPr="008D2B13">
        <w:rPr>
          <w:rFonts w:ascii="Arial" w:eastAsia="Calibri" w:hAnsi="Arial" w:cs="Arial"/>
          <w:color w:val="000000"/>
          <w:kern w:val="0"/>
          <w:sz w:val="24"/>
          <w:szCs w:val="24"/>
          <w:lang w:val="en-ZA"/>
          <w14:ligatures w14:val="none"/>
        </w:rPr>
        <w:t xml:space="preserve"> (Participant 6)</w:t>
      </w:r>
    </w:p>
    <w:p w14:paraId="689DD00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 status of adolescent mothers in rural communities have a substantial impact on their educational chances... Motherhood responsibilities... interfere with a teenage mother's ability to attend school regularly and focus on her studies."</w:t>
      </w:r>
      <w:r w:rsidRPr="008D2B13">
        <w:rPr>
          <w:rFonts w:ascii="Arial" w:eastAsia="Calibri" w:hAnsi="Arial" w:cs="Arial"/>
          <w:color w:val="000000"/>
          <w:kern w:val="0"/>
          <w:sz w:val="24"/>
          <w:szCs w:val="24"/>
          <w:lang w:val="en-ZA"/>
          <w14:ligatures w14:val="none"/>
        </w:rPr>
        <w:t xml:space="preserve"> (Participant 1)</w:t>
      </w:r>
    </w:p>
    <w:p w14:paraId="094300B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"Irregular school attendance and poor school performance during pregnancy and after childbirth lead to poor performance and dropout rates. This disrupts or hinders young girls' academic progress."</w:t>
      </w:r>
      <w:r w:rsidRPr="008D2B13">
        <w:rPr>
          <w:rFonts w:ascii="Arial" w:eastAsia="Calibri" w:hAnsi="Arial" w:cs="Arial"/>
          <w:color w:val="000000"/>
          <w:kern w:val="0"/>
          <w:sz w:val="24"/>
          <w:szCs w:val="24"/>
          <w:lang w:val="en-ZA"/>
          <w14:ligatures w14:val="none"/>
        </w:rPr>
        <w:t xml:space="preserve"> (Participant 4)</w:t>
      </w:r>
    </w:p>
    <w:p w14:paraId="6A7EB08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"Young mother have lower academic abilities and lower educational expectations which result to poor school performance and poor life chances. Those who manage to matriculate find it difficult to move up the academic ladder..."</w:t>
      </w:r>
      <w:r w:rsidRPr="008D2B13">
        <w:rPr>
          <w:rFonts w:ascii="Arial" w:eastAsia="Calibri" w:hAnsi="Arial" w:cs="Arial"/>
          <w:color w:val="000000"/>
          <w:kern w:val="0"/>
          <w:sz w:val="24"/>
          <w:szCs w:val="24"/>
          <w:lang w:val="en-ZA"/>
          <w14:ligatures w14:val="none"/>
        </w:rPr>
        <w:t xml:space="preserve"> (Participant 8)</w:t>
      </w:r>
    </w:p>
    <w:p w14:paraId="19476BF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 further inspection of these extracts shows a disturbing cycle in which adolescent motherhood leads to a shortened education, which reduces career options and perpetuates poverty. Educational failure affects these young moms' immediate economic situation and long-term career trajectories and earnings.</w:t>
      </w:r>
    </w:p>
    <w:p w14:paraId="640671D2" w14:textId="05C3397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dynamic has major effects. Education is a social predictor of health and economic stability, therefore pregnancy-related educational interruptions</w:t>
      </w:r>
      <w:r w:rsidR="00AA68A4">
        <w:rPr>
          <w:rFonts w:ascii="Arial" w:eastAsia="Calibri" w:hAnsi="Arial" w:cs="Arial"/>
          <w:color w:val="000000"/>
          <w:kern w:val="0"/>
          <w:sz w:val="24"/>
          <w:szCs w:val="24"/>
          <w:lang w:val="en-ZA"/>
          <w14:ligatures w14:val="none"/>
        </w:rPr>
        <w:t xml:space="preserve"> </w:t>
      </w:r>
      <w:r w:rsidR="00AA68A4" w:rsidRPr="008D2B13">
        <w:rPr>
          <w:rFonts w:ascii="Arial" w:eastAsia="Calibri" w:hAnsi="Arial" w:cs="Arial"/>
          <w:color w:val="000000"/>
          <w:kern w:val="0"/>
          <w:sz w:val="24"/>
          <w:szCs w:val="24"/>
          <w:lang w:val="en-ZA"/>
          <w14:ligatures w14:val="none"/>
        </w:rPr>
        <w:t>cause</w:t>
      </w:r>
      <w:r w:rsidRPr="008D2B13">
        <w:rPr>
          <w:rFonts w:ascii="Arial" w:eastAsia="Calibri" w:hAnsi="Arial" w:cs="Arial"/>
          <w:color w:val="000000"/>
          <w:kern w:val="0"/>
          <w:sz w:val="24"/>
          <w:szCs w:val="24"/>
          <w:lang w:val="en-ZA"/>
          <w14:ligatures w14:val="none"/>
        </w:rPr>
        <w:t xml:space="preserve"> long-term socioeconomic disadvantages. Stigma and school dropout cause social isolation, which worsens young mothers' psychological and financial stress. Comprehensive educational initiatives that help pregnant teens and young moms are needed to offset these consequences. Such policies should include flexible schooling, on-site daycare, and reintegration programmes to help new moms return to school.</w:t>
      </w:r>
    </w:p>
    <w:p w14:paraId="664965D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prevention and assistance are needed to end the cycle of poverty and enhance the community's socioeconomic position. Ensuring young women can finish school and enter the job with solid qualifications is crucial for their personal growth and the community's economic health.</w:t>
      </w:r>
    </w:p>
    <w:p w14:paraId="340BD4F2"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4.3.2.3 Sub Theme 3: Family and Community Dynamics</w:t>
      </w:r>
    </w:p>
    <w:p w14:paraId="08ACF6DA" w14:textId="59CACCDA"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interview transcripts show a complicated relationship between adolescent pregnancy and family dynamics. Teen</w:t>
      </w:r>
      <w:r w:rsidR="000D12B9" w:rsidRPr="00996485">
        <w:rPr>
          <w:rFonts w:ascii="Arial" w:eastAsia="Calibri" w:hAnsi="Arial" w:cs="Arial"/>
          <w:color w:val="000000"/>
          <w:kern w:val="0"/>
          <w:sz w:val="24"/>
          <w:szCs w:val="24"/>
          <w:lang w:val="en-ZA"/>
          <w14:ligatures w14:val="none"/>
        </w:rPr>
        <w:t>age</w:t>
      </w:r>
      <w:r w:rsidRPr="008D2B13">
        <w:rPr>
          <w:rFonts w:ascii="Arial" w:eastAsia="Calibri" w:hAnsi="Arial" w:cs="Arial"/>
          <w:color w:val="000000"/>
          <w:kern w:val="0"/>
          <w:sz w:val="24"/>
          <w:szCs w:val="24"/>
          <w:lang w:val="en-ZA"/>
          <w14:ligatures w14:val="none"/>
        </w:rPr>
        <w:t xml:space="preserve"> pregnancy often causes unstable family structures, which impacts community cohesiveness and economic stability, according to </w:t>
      </w:r>
      <w:r w:rsidR="000D12B9" w:rsidRPr="00996485">
        <w:rPr>
          <w:rFonts w:ascii="Arial" w:eastAsia="Calibri" w:hAnsi="Arial" w:cs="Arial"/>
          <w:color w:val="000000"/>
          <w:kern w:val="0"/>
          <w:sz w:val="24"/>
          <w:szCs w:val="24"/>
          <w:lang w:val="en-ZA"/>
          <w14:ligatures w14:val="none"/>
        </w:rPr>
        <w:t>interviews</w:t>
      </w:r>
      <w:r w:rsidRPr="008D2B13">
        <w:rPr>
          <w:rFonts w:ascii="Arial" w:eastAsia="Calibri" w:hAnsi="Arial" w:cs="Arial"/>
          <w:color w:val="000000"/>
          <w:kern w:val="0"/>
          <w:sz w:val="24"/>
          <w:szCs w:val="24"/>
          <w:lang w:val="en-ZA"/>
          <w14:ligatures w14:val="none"/>
        </w:rPr>
        <w:t>. Young mo</w:t>
      </w:r>
      <w:r w:rsidR="000D12B9" w:rsidRPr="00996485">
        <w:rPr>
          <w:rFonts w:ascii="Arial" w:eastAsia="Calibri" w:hAnsi="Arial" w:cs="Arial"/>
          <w:color w:val="000000"/>
          <w:kern w:val="0"/>
          <w:sz w:val="24"/>
          <w:szCs w:val="24"/>
          <w:lang w:val="en-ZA"/>
          <w14:ligatures w14:val="none"/>
        </w:rPr>
        <w:t>thers</w:t>
      </w:r>
      <w:r w:rsidRPr="008D2B13">
        <w:rPr>
          <w:rFonts w:ascii="Arial" w:eastAsia="Calibri" w:hAnsi="Arial" w:cs="Arial"/>
          <w:color w:val="000000"/>
          <w:kern w:val="0"/>
          <w:sz w:val="24"/>
          <w:szCs w:val="24"/>
          <w:lang w:val="en-ZA"/>
          <w14:ligatures w14:val="none"/>
        </w:rPr>
        <w:t xml:space="preserve"> and their families typically face socio-cultural and economic pressures that </w:t>
      </w:r>
      <w:r w:rsidR="000D12B9" w:rsidRPr="00996485">
        <w:rPr>
          <w:rFonts w:ascii="Arial" w:eastAsia="Calibri" w:hAnsi="Arial" w:cs="Arial"/>
          <w:color w:val="000000"/>
          <w:kern w:val="0"/>
          <w:sz w:val="24"/>
          <w:szCs w:val="24"/>
          <w:lang w:val="en-ZA"/>
          <w14:ligatures w14:val="none"/>
        </w:rPr>
        <w:t xml:space="preserve">cause family </w:t>
      </w:r>
      <w:r w:rsidRPr="008D2B13">
        <w:rPr>
          <w:rFonts w:ascii="Arial" w:eastAsia="Calibri" w:hAnsi="Arial" w:cs="Arial"/>
          <w:color w:val="000000"/>
          <w:kern w:val="0"/>
          <w:sz w:val="24"/>
          <w:szCs w:val="24"/>
          <w:lang w:val="en-ZA"/>
          <w14:ligatures w14:val="none"/>
        </w:rPr>
        <w:t>instability.</w:t>
      </w:r>
    </w:p>
    <w:p w14:paraId="6E86C82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pregnancy in the community is unacceptable because it fuels unstable family structures and contributes to social problems like drug abuse and poverty."</w:t>
      </w:r>
      <w:r w:rsidRPr="008D2B13">
        <w:rPr>
          <w:rFonts w:ascii="Arial" w:eastAsia="Calibri" w:hAnsi="Arial" w:cs="Arial"/>
          <w:color w:val="000000"/>
          <w:kern w:val="0"/>
          <w:sz w:val="24"/>
          <w:szCs w:val="24"/>
          <w:lang w:val="en-ZA"/>
          <w14:ligatures w14:val="none"/>
        </w:rPr>
        <w:t xml:space="preserve"> (Participant 6)</w:t>
      </w:r>
    </w:p>
    <w:p w14:paraId="43B8B05F" w14:textId="43C944F8"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"A teenage pregnancy disturb</w:t>
      </w:r>
      <w:r w:rsidR="00E33E35" w:rsidRPr="00996485">
        <w:rPr>
          <w:rFonts w:ascii="Arial" w:eastAsia="Calibri" w:hAnsi="Arial" w:cs="Arial"/>
          <w:i/>
          <w:iCs/>
          <w:color w:val="000000"/>
          <w:kern w:val="0"/>
          <w:sz w:val="24"/>
          <w:szCs w:val="24"/>
          <w:lang w:val="en-ZA"/>
          <w14:ligatures w14:val="none"/>
        </w:rPr>
        <w:t>s</w:t>
      </w:r>
      <w:r w:rsidRPr="008D2B13">
        <w:rPr>
          <w:rFonts w:ascii="Arial" w:eastAsia="Calibri" w:hAnsi="Arial" w:cs="Arial"/>
          <w:i/>
          <w:iCs/>
          <w:color w:val="000000"/>
          <w:kern w:val="0"/>
          <w:sz w:val="24"/>
          <w:szCs w:val="24"/>
          <w:lang w:val="en-ZA"/>
          <w14:ligatures w14:val="none"/>
        </w:rPr>
        <w:t xml:space="preserve"> existing family dynamics and relationships within the home setup... The need for extra support and resources to handle the needs of the pregnant teenager and the future child stress</w:t>
      </w:r>
      <w:r w:rsidR="00E33E35" w:rsidRPr="00996485">
        <w:rPr>
          <w:rFonts w:ascii="Arial" w:eastAsia="Calibri" w:hAnsi="Arial" w:cs="Arial"/>
          <w:i/>
          <w:iCs/>
          <w:color w:val="000000"/>
          <w:kern w:val="0"/>
          <w:sz w:val="24"/>
          <w:szCs w:val="24"/>
          <w:lang w:val="en-ZA"/>
          <w14:ligatures w14:val="none"/>
        </w:rPr>
        <w:t>es the</w:t>
      </w:r>
      <w:r w:rsidRPr="008D2B13">
        <w:rPr>
          <w:rFonts w:ascii="Arial" w:eastAsia="Calibri" w:hAnsi="Arial" w:cs="Arial"/>
          <w:i/>
          <w:iCs/>
          <w:color w:val="000000"/>
          <w:kern w:val="0"/>
          <w:sz w:val="24"/>
          <w:szCs w:val="24"/>
          <w:lang w:val="en-ZA"/>
          <w14:ligatures w14:val="none"/>
        </w:rPr>
        <w:t xml:space="preserve"> family connections and resources."</w:t>
      </w:r>
      <w:r w:rsidRPr="008D2B13">
        <w:rPr>
          <w:rFonts w:ascii="Arial" w:eastAsia="Calibri" w:hAnsi="Arial" w:cs="Arial"/>
          <w:color w:val="000000"/>
          <w:kern w:val="0"/>
          <w:sz w:val="24"/>
          <w:szCs w:val="24"/>
          <w:lang w:val="en-ZA"/>
          <w14:ligatures w14:val="none"/>
        </w:rPr>
        <w:t xml:space="preserve"> (Participant 5)</w:t>
      </w:r>
    </w:p>
    <w:p w14:paraId="1F52F545" w14:textId="778360E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"Families become enemies if the boy's family fails to pay child support. The community should pay attention to the growth of children as a community issue, because its impact does not only touch families but the entire community..."</w:t>
      </w:r>
      <w:r w:rsidRPr="008D2B13">
        <w:rPr>
          <w:rFonts w:ascii="Arial" w:eastAsia="Calibri" w:hAnsi="Arial" w:cs="Arial"/>
          <w:color w:val="000000"/>
          <w:kern w:val="0"/>
          <w:sz w:val="24"/>
          <w:szCs w:val="24"/>
          <w:lang w:val="en-ZA"/>
          <w14:ligatures w14:val="none"/>
        </w:rPr>
        <w:t xml:space="preserve"> (Participant 7)</w:t>
      </w:r>
    </w:p>
    <w:p w14:paraId="4C9819DA" w14:textId="0A20C91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 closer look at these extracts shows how adolescent pregnancies are seen as a trigger for family socioeconomic problems. Financial stress may affect family connections and cause social problems like poverty and instability. Young mo</w:t>
      </w:r>
      <w:r w:rsidR="00E33E35" w:rsidRPr="00996485">
        <w:rPr>
          <w:rFonts w:ascii="Arial" w:eastAsia="Calibri" w:hAnsi="Arial" w:cs="Arial"/>
          <w:color w:val="000000"/>
          <w:kern w:val="0"/>
          <w:sz w:val="24"/>
          <w:szCs w:val="24"/>
          <w:lang w:val="en-ZA"/>
          <w14:ligatures w14:val="none"/>
        </w:rPr>
        <w:t>thers</w:t>
      </w:r>
      <w:r w:rsidRPr="008D2B13">
        <w:rPr>
          <w:rFonts w:ascii="Arial" w:eastAsia="Calibri" w:hAnsi="Arial" w:cs="Arial"/>
          <w:color w:val="000000"/>
          <w:kern w:val="0"/>
          <w:sz w:val="24"/>
          <w:szCs w:val="24"/>
          <w:lang w:val="en-ZA"/>
          <w14:ligatures w14:val="none"/>
        </w:rPr>
        <w:t>' educational disruptions worsen these issues, restricting their economic prospects and increasing poverty. These processes have major ramifications. This disturbance affects societal cohesiveness and economic stability outside the family.</w:t>
      </w:r>
    </w:p>
    <w:p w14:paraId="0224AC79" w14:textId="0062CF90"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Community-wide programmes that help adolescent mo</w:t>
      </w:r>
      <w:r w:rsidR="00E33E35" w:rsidRPr="00996485">
        <w:rPr>
          <w:rFonts w:ascii="Arial" w:eastAsia="Calibri" w:hAnsi="Arial" w:cs="Arial"/>
          <w:color w:val="000000"/>
          <w:kern w:val="0"/>
          <w:sz w:val="24"/>
          <w:szCs w:val="24"/>
          <w:lang w:val="en-ZA"/>
          <w14:ligatures w14:val="none"/>
        </w:rPr>
        <w:t>thers</w:t>
      </w:r>
      <w:r w:rsidRPr="008D2B13">
        <w:rPr>
          <w:rFonts w:ascii="Arial" w:eastAsia="Calibri" w:hAnsi="Arial" w:cs="Arial"/>
          <w:color w:val="000000"/>
          <w:kern w:val="0"/>
          <w:sz w:val="24"/>
          <w:szCs w:val="24"/>
          <w:lang w:val="en-ZA"/>
          <w14:ligatures w14:val="none"/>
        </w:rPr>
        <w:t xml:space="preserve"> and their families are needed to address these issues. Support might include counselling, education funding, and community conversations to decrease stigma and increase understanding. These methods should restore family and societal stability.</w:t>
      </w:r>
    </w:p>
    <w:p w14:paraId="53F93D20" w14:textId="1A41C346"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has far-reaching societal effects; thus, the society must address them with integrated social assistance and education. This method would help young mo</w:t>
      </w:r>
      <w:r w:rsidR="00E33E35" w:rsidRPr="00996485">
        <w:rPr>
          <w:rFonts w:ascii="Arial" w:eastAsia="Calibri" w:hAnsi="Arial" w:cs="Arial"/>
          <w:color w:val="000000"/>
          <w:kern w:val="0"/>
          <w:sz w:val="24"/>
          <w:szCs w:val="24"/>
          <w:lang w:val="en-ZA"/>
          <w14:ligatures w14:val="none"/>
        </w:rPr>
        <w:t>thers</w:t>
      </w:r>
      <w:r w:rsidRPr="008D2B13">
        <w:rPr>
          <w:rFonts w:ascii="Arial" w:eastAsia="Calibri" w:hAnsi="Arial" w:cs="Arial"/>
          <w:color w:val="000000"/>
          <w:kern w:val="0"/>
          <w:sz w:val="24"/>
          <w:szCs w:val="24"/>
          <w:lang w:val="en-ZA"/>
          <w14:ligatures w14:val="none"/>
        </w:rPr>
        <w:t xml:space="preserve"> and create a more connected community.</w:t>
      </w:r>
    </w:p>
    <w:p w14:paraId="063072C2" w14:textId="08AED79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Semi-structured interview data </w:t>
      </w:r>
      <w:r w:rsidR="00E33E35" w:rsidRPr="00996485">
        <w:rPr>
          <w:rFonts w:ascii="Arial" w:eastAsia="Calibri" w:hAnsi="Arial" w:cs="Arial"/>
          <w:color w:val="000000"/>
          <w:kern w:val="0"/>
          <w:sz w:val="24"/>
          <w:szCs w:val="24"/>
          <w:lang w:val="en-ZA"/>
          <w14:ligatures w14:val="none"/>
        </w:rPr>
        <w:t xml:space="preserve">also </w:t>
      </w:r>
      <w:r w:rsidRPr="008D2B13">
        <w:rPr>
          <w:rFonts w:ascii="Arial" w:eastAsia="Calibri" w:hAnsi="Arial" w:cs="Arial"/>
          <w:color w:val="000000"/>
          <w:kern w:val="0"/>
          <w:sz w:val="24"/>
          <w:szCs w:val="24"/>
          <w:lang w:val="en-ZA"/>
          <w14:ligatures w14:val="none"/>
        </w:rPr>
        <w:t>shows how adolescent pregnancy affects</w:t>
      </w:r>
      <w:r w:rsidR="00E33E35" w:rsidRPr="00996485">
        <w:rPr>
          <w:rFonts w:ascii="Arial" w:eastAsia="Calibri" w:hAnsi="Arial" w:cs="Arial"/>
          <w:color w:val="000000"/>
          <w:kern w:val="0"/>
          <w:sz w:val="24"/>
          <w:szCs w:val="24"/>
          <w:lang w:val="en-ZA"/>
          <w14:ligatures w14:val="none"/>
        </w:rPr>
        <w:t xml:space="preserve"> </w:t>
      </w:r>
      <w:r w:rsidRPr="008D2B13">
        <w:rPr>
          <w:rFonts w:ascii="Arial" w:eastAsia="Calibri" w:hAnsi="Arial" w:cs="Arial"/>
          <w:color w:val="000000"/>
          <w:kern w:val="0"/>
          <w:sz w:val="24"/>
          <w:szCs w:val="24"/>
          <w:lang w:val="en-ZA"/>
          <w14:ligatures w14:val="none"/>
        </w:rPr>
        <w:t>famil</w:t>
      </w:r>
      <w:r w:rsidR="00E33E35" w:rsidRPr="00996485">
        <w:rPr>
          <w:rFonts w:ascii="Arial" w:eastAsia="Calibri" w:hAnsi="Arial" w:cs="Arial"/>
          <w:color w:val="000000"/>
          <w:kern w:val="0"/>
          <w:sz w:val="24"/>
          <w:szCs w:val="24"/>
          <w:lang w:val="en-ZA"/>
          <w14:ligatures w14:val="none"/>
        </w:rPr>
        <w:t xml:space="preserve">ies </w:t>
      </w:r>
      <w:r w:rsidRPr="008D2B13">
        <w:rPr>
          <w:rFonts w:ascii="Arial" w:eastAsia="Calibri" w:hAnsi="Arial" w:cs="Arial"/>
          <w:color w:val="000000"/>
          <w:kern w:val="0"/>
          <w:sz w:val="24"/>
          <w:szCs w:val="24"/>
          <w:lang w:val="en-ZA"/>
          <w14:ligatures w14:val="none"/>
        </w:rPr>
        <w:t>. Teen pregnancy is associated with socioeconomic deprivation and family strife, according to this study. Destabilising family structures owing to adolescent pregnancy sometimes affects community cohesiveness and economic stability, altering communal ties and support networks.</w:t>
      </w:r>
    </w:p>
    <w:p w14:paraId="2AAECF71" w14:textId="6DD435C5"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pregnancy's stigmatisation and child support disputes show how it affects communal cohesion and social solidarity. These pregnancies typically worsen socioeconomic inequities, increasing reliance, lowering young mothers' educational achievement, and perpetuating communal poverty cycles.</w:t>
      </w:r>
    </w:p>
    <w:p w14:paraId="0F58EA6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effects of these dynamics are significant. Teen pregnancy can isolate young mothers from established support systems. Teenage pregnancy typically strains family and community connections due to financial burdens. The community's ability to assist one other decrease when relationships break down, increasing social vulnerability.</w:t>
      </w:r>
    </w:p>
    <w:p w14:paraId="612669A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requires focused initiatives to avoid teen pregnancies and help those impacted. Educating young women, providing reproductive health care, and creating a culture that supports young moms rather than stigmatises them may reduce some of the negative effects.</w:t>
      </w:r>
    </w:p>
    <w:p w14:paraId="742B47CE" w14:textId="485732D9" w:rsidR="008D2B13" w:rsidRPr="00996485" w:rsidRDefault="008D2B13" w:rsidP="00E33E35">
      <w:pPr>
        <w:pStyle w:val="Heading2"/>
        <w:spacing w:line="360" w:lineRule="auto"/>
        <w:rPr>
          <w:rFonts w:ascii="Arial" w:eastAsia="Times New Roman" w:hAnsi="Arial" w:cs="Arial"/>
          <w:kern w:val="0"/>
          <w:sz w:val="24"/>
          <w:szCs w:val="24"/>
          <w14:ligatures w14:val="none"/>
        </w:rPr>
      </w:pPr>
      <w:r w:rsidRPr="00996485">
        <w:rPr>
          <w:rStyle w:val="Heading1Char"/>
          <w:rFonts w:ascii="Arial" w:hAnsi="Arial" w:cs="Arial"/>
          <w:b/>
          <w:bCs/>
          <w:color w:val="auto"/>
          <w:sz w:val="24"/>
          <w:szCs w:val="24"/>
          <w:lang w:val="en-ZA"/>
        </w:rPr>
        <w:t xml:space="preserve">4.3.3 </w:t>
      </w:r>
      <w:bookmarkStart w:id="389" w:name="_Hlk168413662"/>
      <w:r w:rsidR="00E33E35" w:rsidRPr="00996485">
        <w:rPr>
          <w:rStyle w:val="Heading1Char"/>
          <w:rFonts w:ascii="Arial" w:hAnsi="Arial" w:cs="Arial"/>
          <w:b/>
          <w:bCs/>
          <w:color w:val="auto"/>
          <w:sz w:val="24"/>
          <w:szCs w:val="24"/>
          <w:lang w:val="en-ZA"/>
        </w:rPr>
        <w:t xml:space="preserve">Assessing </w:t>
      </w:r>
      <w:r w:rsidRPr="00996485">
        <w:rPr>
          <w:rStyle w:val="Heading1Char"/>
          <w:rFonts w:ascii="Arial" w:hAnsi="Arial" w:cs="Arial"/>
          <w:b/>
          <w:bCs/>
          <w:color w:val="auto"/>
          <w:sz w:val="24"/>
          <w:szCs w:val="24"/>
        </w:rPr>
        <w:t>educational opportunities and challenges the teenage mothers experience in continuing with their educatio</w:t>
      </w:r>
      <w:r w:rsidRPr="00AA68A4">
        <w:rPr>
          <w:rStyle w:val="Heading1Char"/>
          <w:rFonts w:ascii="Arial" w:hAnsi="Arial" w:cs="Arial"/>
          <w:b/>
          <w:bCs/>
          <w:color w:val="auto"/>
          <w:sz w:val="24"/>
          <w:szCs w:val="24"/>
        </w:rPr>
        <w:t>n</w:t>
      </w:r>
      <w:bookmarkEnd w:id="389"/>
      <w:r w:rsidRPr="00AA68A4">
        <w:rPr>
          <w:rFonts w:ascii="Arial" w:eastAsia="Times New Roman" w:hAnsi="Arial" w:cs="Arial"/>
          <w:b/>
          <w:bCs/>
          <w:color w:val="auto"/>
          <w:kern w:val="0"/>
          <w:sz w:val="24"/>
          <w:szCs w:val="24"/>
          <w14:ligatures w14:val="none"/>
        </w:rPr>
        <w:t>?</w:t>
      </w:r>
    </w:p>
    <w:p w14:paraId="3B6EAADD" w14:textId="77777777" w:rsidR="008D2B13" w:rsidRPr="008D2B13" w:rsidRDefault="008D2B13" w:rsidP="008D2B13">
      <w:pPr>
        <w:spacing w:after="0" w:line="240" w:lineRule="auto"/>
        <w:jc w:val="both"/>
        <w:rPr>
          <w:rFonts w:ascii="Arial" w:eastAsia="Calibri" w:hAnsi="Arial" w:cs="Arial"/>
          <w:i/>
          <w:iCs/>
          <w:color w:val="000000"/>
          <w:kern w:val="0"/>
          <w:sz w:val="24"/>
          <w:szCs w:val="24"/>
          <w14:ligatures w14:val="none"/>
        </w:rPr>
      </w:pPr>
      <w:r w:rsidRPr="008D2B13">
        <w:rPr>
          <w:rFonts w:ascii="Arial" w:eastAsia="Calibri" w:hAnsi="Arial" w:cs="Arial"/>
          <w:b/>
          <w:bCs/>
          <w:i/>
          <w:iCs/>
          <w:color w:val="000000"/>
          <w:kern w:val="0"/>
          <w:sz w:val="24"/>
          <w:szCs w:val="24"/>
          <w14:ligatures w14:val="none"/>
        </w:rPr>
        <w:t>Table 4.4 The educational challenges experienced by teenage mothers</w:t>
      </w:r>
      <w:r w:rsidRPr="008D2B13">
        <w:rPr>
          <w:rFonts w:ascii="Arial" w:eastAsia="Calibri" w:hAnsi="Arial" w:cs="Arial"/>
          <w:i/>
          <w:iCs/>
          <w:color w:val="000000"/>
          <w:kern w:val="0"/>
          <w:sz w:val="24"/>
          <w:szCs w:val="24"/>
          <w14:ligatures w14:val="none"/>
        </w:rPr>
        <w:t>.</w:t>
      </w:r>
    </w:p>
    <w:p w14:paraId="1F9DB209" w14:textId="77777777" w:rsidR="008D2B13" w:rsidRPr="008D2B13" w:rsidRDefault="008D2B13" w:rsidP="008D2B13">
      <w:pPr>
        <w:spacing w:after="0" w:line="240" w:lineRule="auto"/>
        <w:jc w:val="both"/>
        <w:rPr>
          <w:rFonts w:ascii="Arial" w:eastAsia="Calibri" w:hAnsi="Arial" w:cs="Arial"/>
          <w:color w:val="000000"/>
          <w:kern w:val="0"/>
          <w:sz w:val="24"/>
          <w:szCs w:val="24"/>
          <w:lang w:val="en-ZA"/>
          <w14:ligatures w14:val="none"/>
        </w:rPr>
      </w:pPr>
    </w:p>
    <w:tbl>
      <w:tblPr>
        <w:tblStyle w:val="TableGrid4"/>
        <w:tblW w:w="0" w:type="auto"/>
        <w:tblInd w:w="0" w:type="dxa"/>
        <w:tblLook w:val="04A0" w:firstRow="1" w:lastRow="0" w:firstColumn="1" w:lastColumn="0" w:noHBand="0" w:noVBand="1"/>
      </w:tblPr>
      <w:tblGrid>
        <w:gridCol w:w="2043"/>
        <w:gridCol w:w="7307"/>
      </w:tblGrid>
      <w:tr w:rsidR="008D2B13" w:rsidRPr="008D2B13" w14:paraId="31D90867"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7FC3BD43" w14:textId="77777777" w:rsidR="008D2B13" w:rsidRPr="008D2B13" w:rsidRDefault="008D2B13" w:rsidP="008D2B13">
            <w:pPr>
              <w:jc w:val="both"/>
              <w:rPr>
                <w:rFonts w:ascii="Arial" w:hAnsi="Arial"/>
                <w:color w:val="000000"/>
                <w:kern w:val="0"/>
                <w:sz w:val="24"/>
                <w:szCs w:val="24"/>
                <w14:ligatures w14:val="none"/>
              </w:rPr>
            </w:pPr>
            <w:r w:rsidRPr="008D2B13">
              <w:rPr>
                <w:rFonts w:ascii="Arial" w:hAnsi="Arial"/>
                <w:color w:val="000000"/>
                <w:kern w:val="0"/>
                <w:sz w:val="24"/>
                <w:szCs w:val="24"/>
                <w14:ligatures w14:val="none"/>
              </w:rPr>
              <w:t xml:space="preserve"> Participants </w:t>
            </w:r>
          </w:p>
        </w:tc>
        <w:tc>
          <w:tcPr>
            <w:tcW w:w="7465" w:type="dxa"/>
            <w:tcBorders>
              <w:top w:val="single" w:sz="4" w:space="0" w:color="auto"/>
              <w:left w:val="single" w:sz="4" w:space="0" w:color="auto"/>
              <w:bottom w:val="single" w:sz="4" w:space="0" w:color="auto"/>
              <w:right w:val="single" w:sz="4" w:space="0" w:color="auto"/>
            </w:tcBorders>
            <w:hideMark/>
          </w:tcPr>
          <w:p w14:paraId="1340A3CF" w14:textId="77777777" w:rsidR="008D2B13" w:rsidRPr="008D2B13" w:rsidRDefault="008D2B13" w:rsidP="008D2B13">
            <w:pPr>
              <w:jc w:val="both"/>
              <w:rPr>
                <w:rFonts w:ascii="Arial" w:hAnsi="Arial"/>
                <w:color w:val="000000"/>
                <w:kern w:val="0"/>
                <w:sz w:val="24"/>
                <w:szCs w:val="24"/>
                <w14:ligatures w14:val="none"/>
              </w:rPr>
            </w:pPr>
            <w:r w:rsidRPr="008D2B13">
              <w:rPr>
                <w:rFonts w:ascii="Arial" w:hAnsi="Arial"/>
                <w:color w:val="000000"/>
                <w:kern w:val="0"/>
                <w:sz w:val="24"/>
                <w:szCs w:val="24"/>
                <w14:ligatures w14:val="none"/>
              </w:rPr>
              <w:t xml:space="preserve">Interview responses </w:t>
            </w:r>
          </w:p>
        </w:tc>
      </w:tr>
      <w:tr w:rsidR="008D2B13" w:rsidRPr="008D2B13" w14:paraId="329F74F8"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6E2426D7"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1</w:t>
            </w:r>
          </w:p>
        </w:tc>
        <w:tc>
          <w:tcPr>
            <w:tcW w:w="7465" w:type="dxa"/>
            <w:tcBorders>
              <w:top w:val="single" w:sz="4" w:space="0" w:color="auto"/>
              <w:left w:val="single" w:sz="4" w:space="0" w:color="auto"/>
              <w:bottom w:val="single" w:sz="4" w:space="0" w:color="auto"/>
              <w:right w:val="single" w:sz="4" w:space="0" w:color="auto"/>
            </w:tcBorders>
            <w:hideMark/>
          </w:tcPr>
          <w:p w14:paraId="7BF2F49F"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p>
        </w:tc>
      </w:tr>
      <w:tr w:rsidR="008D2B13" w:rsidRPr="008D2B13" w14:paraId="47F26D34"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2A5715A7" w14:textId="77777777" w:rsidR="008D2B13" w:rsidRPr="008D2B13" w:rsidRDefault="008D2B13" w:rsidP="008D2B13">
            <w:pPr>
              <w:spacing w:line="256" w:lineRule="auto"/>
              <w:jc w:val="both"/>
              <w:rPr>
                <w:rFonts w:ascii="Arial" w:eastAsia="Times New Roman" w:hAnsi="Arial"/>
                <w:kern w:val="0"/>
                <w:sz w:val="24"/>
                <w:szCs w:val="24"/>
                <w14:ligatures w14:val="none"/>
              </w:rPr>
            </w:pPr>
            <w:commentRangeStart w:id="390"/>
            <w:r w:rsidRPr="008D2B13">
              <w:rPr>
                <w:rFonts w:ascii="Arial" w:eastAsia="Times New Roman" w:hAnsi="Arial"/>
                <w:kern w:val="0"/>
                <w:sz w:val="24"/>
                <w:szCs w:val="24"/>
                <w14:ligatures w14:val="none"/>
              </w:rPr>
              <w:t>Participants</w:t>
            </w:r>
            <w:commentRangeEnd w:id="390"/>
            <w:r w:rsidR="00D7068F">
              <w:rPr>
                <w:rStyle w:val="CommentReference"/>
                <w:rFonts w:asciiTheme="minorHAnsi" w:eastAsiaTheme="minorHAnsi" w:hAnsiTheme="minorHAnsi" w:cstheme="minorBidi"/>
              </w:rPr>
              <w:commentReference w:id="390"/>
            </w:r>
            <w:r w:rsidRPr="008D2B13">
              <w:rPr>
                <w:rFonts w:ascii="Arial" w:eastAsia="Times New Roman" w:hAnsi="Arial"/>
                <w:kern w:val="0"/>
                <w:sz w:val="24"/>
                <w:szCs w:val="24"/>
                <w14:ligatures w14:val="none"/>
              </w:rPr>
              <w:t xml:space="preserve"> 2</w:t>
            </w:r>
          </w:p>
        </w:tc>
        <w:tc>
          <w:tcPr>
            <w:tcW w:w="7465" w:type="dxa"/>
            <w:tcBorders>
              <w:top w:val="single" w:sz="4" w:space="0" w:color="auto"/>
              <w:left w:val="single" w:sz="4" w:space="0" w:color="auto"/>
              <w:bottom w:val="single" w:sz="4" w:space="0" w:color="auto"/>
              <w:right w:val="single" w:sz="4" w:space="0" w:color="auto"/>
            </w:tcBorders>
            <w:hideMark/>
          </w:tcPr>
          <w:p w14:paraId="69E66D0D"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Teenage mothers in the Nkombose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p>
        </w:tc>
      </w:tr>
      <w:tr w:rsidR="008D2B13" w:rsidRPr="008D2B13" w14:paraId="6359AC18"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3A5449CB"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3</w:t>
            </w:r>
          </w:p>
        </w:tc>
        <w:tc>
          <w:tcPr>
            <w:tcW w:w="7465" w:type="dxa"/>
            <w:tcBorders>
              <w:top w:val="single" w:sz="4" w:space="0" w:color="auto"/>
              <w:left w:val="single" w:sz="4" w:space="0" w:color="auto"/>
              <w:bottom w:val="single" w:sz="4" w:space="0" w:color="auto"/>
              <w:right w:val="single" w:sz="4" w:space="0" w:color="auto"/>
            </w:tcBorders>
            <w:hideMark/>
          </w:tcPr>
          <w:p w14:paraId="4E9FCBC9"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hAnsi="Arial"/>
                <w:color w:val="000000"/>
                <w:kern w:val="0"/>
                <w:sz w:val="24"/>
                <w:szCs w:val="24"/>
                <w14:ligatures w14:val="none"/>
              </w:rPr>
              <w:t>The stigma can lower their self-esteem and motivation to complete their studies, resulting in a hostile or unwelcoming environment that impedes their educational journey.</w:t>
            </w:r>
          </w:p>
        </w:tc>
      </w:tr>
      <w:tr w:rsidR="008D2B13" w:rsidRPr="008D2B13" w14:paraId="33188311"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022BF8E7"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4</w:t>
            </w:r>
          </w:p>
        </w:tc>
        <w:tc>
          <w:tcPr>
            <w:tcW w:w="7465" w:type="dxa"/>
            <w:tcBorders>
              <w:top w:val="single" w:sz="4" w:space="0" w:color="auto"/>
              <w:left w:val="single" w:sz="4" w:space="0" w:color="auto"/>
              <w:bottom w:val="single" w:sz="4" w:space="0" w:color="auto"/>
              <w:right w:val="single" w:sz="4" w:space="0" w:color="auto"/>
            </w:tcBorders>
            <w:hideMark/>
          </w:tcPr>
          <w:p w14:paraId="6BF863C6"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Irregular school attendance and poor school performance during pregnancy and after childbirth lead to poor performance and dropout rates. This disrupts or hinders young girls' academic progress. </w:t>
            </w:r>
          </w:p>
        </w:tc>
      </w:tr>
      <w:tr w:rsidR="008D2B13" w:rsidRPr="008D2B13" w14:paraId="5CFBE0EA"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E68EF61"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5</w:t>
            </w:r>
          </w:p>
        </w:tc>
        <w:tc>
          <w:tcPr>
            <w:tcW w:w="7465" w:type="dxa"/>
            <w:tcBorders>
              <w:top w:val="single" w:sz="4" w:space="0" w:color="auto"/>
              <w:left w:val="single" w:sz="4" w:space="0" w:color="auto"/>
              <w:bottom w:val="single" w:sz="4" w:space="0" w:color="auto"/>
              <w:right w:val="single" w:sz="4" w:space="0" w:color="auto"/>
            </w:tcBorders>
            <w:hideMark/>
          </w:tcPr>
          <w:p w14:paraId="2AB42BAA"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They struggle with the school syllabus, do not complete homework and tasks, become sleepy, and rarely participate in class during classes. </w:t>
            </w:r>
          </w:p>
        </w:tc>
      </w:tr>
      <w:tr w:rsidR="008D2B13" w:rsidRPr="008D2B13" w14:paraId="126190BD"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5F047C6"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6</w:t>
            </w:r>
          </w:p>
        </w:tc>
        <w:tc>
          <w:tcPr>
            <w:tcW w:w="7465" w:type="dxa"/>
            <w:tcBorders>
              <w:top w:val="single" w:sz="4" w:space="0" w:color="auto"/>
              <w:left w:val="single" w:sz="4" w:space="0" w:color="auto"/>
              <w:bottom w:val="single" w:sz="4" w:space="0" w:color="auto"/>
              <w:right w:val="single" w:sz="4" w:space="0" w:color="auto"/>
            </w:tcBorders>
            <w:hideMark/>
          </w:tcPr>
          <w:p w14:paraId="2DFE5DCF"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Focus more on caring for the child than on her subject. They do not have   enough time to study since they need to feed, care for, and nurse the child., they should take the child to the clinic, that increases their level of absenteeism as the result the mis lesson in the classroom.</w:t>
            </w:r>
          </w:p>
        </w:tc>
      </w:tr>
      <w:tr w:rsidR="008D2B13" w:rsidRPr="008D2B13" w14:paraId="73E5E4BB"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3FA6186"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7</w:t>
            </w:r>
          </w:p>
        </w:tc>
        <w:tc>
          <w:tcPr>
            <w:tcW w:w="7465" w:type="dxa"/>
            <w:tcBorders>
              <w:top w:val="single" w:sz="4" w:space="0" w:color="auto"/>
              <w:left w:val="single" w:sz="4" w:space="0" w:color="auto"/>
              <w:bottom w:val="single" w:sz="4" w:space="0" w:color="auto"/>
              <w:right w:val="single" w:sz="4" w:space="0" w:color="auto"/>
            </w:tcBorders>
            <w:hideMark/>
          </w:tcPr>
          <w:p w14:paraId="777C3ABA"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The school frequently asks teenagers to come to school as soon as they give birth, and they are expected to fit in as if they had always been there. </w:t>
            </w:r>
          </w:p>
        </w:tc>
      </w:tr>
      <w:tr w:rsidR="008D2B13" w:rsidRPr="008D2B13" w14:paraId="7D2A6AF2"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584E12E"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8</w:t>
            </w:r>
          </w:p>
        </w:tc>
        <w:tc>
          <w:tcPr>
            <w:tcW w:w="7465" w:type="dxa"/>
            <w:tcBorders>
              <w:top w:val="single" w:sz="4" w:space="0" w:color="auto"/>
              <w:left w:val="single" w:sz="4" w:space="0" w:color="auto"/>
              <w:bottom w:val="single" w:sz="4" w:space="0" w:color="auto"/>
              <w:right w:val="single" w:sz="4" w:space="0" w:color="auto"/>
            </w:tcBorders>
            <w:hideMark/>
          </w:tcPr>
          <w:p w14:paraId="65BF764E"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Teachers are scared to teach about pregnancy and focus because parents do not want their children to learn about sex at a young age, and they believe teachers provide children incorrect information.</w:t>
            </w:r>
          </w:p>
        </w:tc>
      </w:tr>
      <w:tr w:rsidR="008D2B13" w:rsidRPr="008D2B13" w14:paraId="5C85E3DA"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F55B33C"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9</w:t>
            </w:r>
          </w:p>
        </w:tc>
        <w:tc>
          <w:tcPr>
            <w:tcW w:w="7465" w:type="dxa"/>
            <w:tcBorders>
              <w:top w:val="single" w:sz="4" w:space="0" w:color="auto"/>
              <w:left w:val="single" w:sz="4" w:space="0" w:color="auto"/>
              <w:bottom w:val="single" w:sz="4" w:space="0" w:color="auto"/>
              <w:right w:val="single" w:sz="4" w:space="0" w:color="auto"/>
            </w:tcBorders>
            <w:hideMark/>
          </w:tcPr>
          <w:p w14:paraId="75C9DF3B"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They are influenced by the fact that they are not ready or trained as parents, forcing the child to be raised by the grandparents because the actual child parents are not ready and do not know his or her parenthood obligations.</w:t>
            </w:r>
          </w:p>
        </w:tc>
      </w:tr>
      <w:tr w:rsidR="008D2B13" w:rsidRPr="008D2B13" w14:paraId="022A3582"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17830122" w14:textId="77777777" w:rsidR="008D2B13" w:rsidRPr="008D2B13" w:rsidRDefault="008D2B13" w:rsidP="008D2B13">
            <w:pPr>
              <w:spacing w:line="256"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10</w:t>
            </w:r>
          </w:p>
        </w:tc>
        <w:tc>
          <w:tcPr>
            <w:tcW w:w="7465" w:type="dxa"/>
            <w:tcBorders>
              <w:top w:val="single" w:sz="4" w:space="0" w:color="auto"/>
              <w:left w:val="single" w:sz="4" w:space="0" w:color="auto"/>
              <w:bottom w:val="single" w:sz="4" w:space="0" w:color="auto"/>
              <w:right w:val="single" w:sz="4" w:space="0" w:color="auto"/>
            </w:tcBorders>
            <w:hideMark/>
          </w:tcPr>
          <w:p w14:paraId="17CF2E26"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Some learners endure postpartum syndrome, which complicates their ability to attend school, there are no programs to support young mothers, they experience difficulties, and no policy of program is purely designed for young mother and their challenges.</w:t>
            </w:r>
          </w:p>
        </w:tc>
      </w:tr>
    </w:tbl>
    <w:p w14:paraId="28537D91" w14:textId="77777777" w:rsidR="008D2B13" w:rsidRPr="008D2B13" w:rsidRDefault="008D2B13" w:rsidP="008D2B13">
      <w:pPr>
        <w:spacing w:after="0" w:line="240" w:lineRule="auto"/>
        <w:jc w:val="both"/>
        <w:rPr>
          <w:rFonts w:ascii="Arial" w:eastAsia="Times New Roman" w:hAnsi="Arial" w:cs="Arial"/>
          <w:b/>
          <w:bCs/>
          <w:kern w:val="0"/>
          <w:sz w:val="24"/>
          <w:szCs w:val="24"/>
          <w14:ligatures w14:val="none"/>
        </w:rPr>
      </w:pPr>
    </w:p>
    <w:p w14:paraId="2604E624" w14:textId="77777777" w:rsidR="008D2B13" w:rsidRPr="008D2B13" w:rsidRDefault="008D2B13" w:rsidP="008D2B13">
      <w:pPr>
        <w:spacing w:after="0" w:line="240" w:lineRule="auto"/>
        <w:jc w:val="both"/>
        <w:rPr>
          <w:rFonts w:ascii="Arial" w:eastAsia="Times New Roman" w:hAnsi="Arial" w:cs="Arial"/>
          <w:b/>
          <w:bCs/>
          <w:kern w:val="0"/>
          <w:sz w:val="24"/>
          <w:szCs w:val="24"/>
          <w14:ligatures w14:val="none"/>
        </w:rPr>
      </w:pPr>
    </w:p>
    <w:p w14:paraId="24FDC1FB" w14:textId="77777777" w:rsidR="008D2B13" w:rsidRPr="008D2B13" w:rsidRDefault="008D2B13" w:rsidP="008D2B13">
      <w:pPr>
        <w:spacing w:after="0" w:line="240" w:lineRule="auto"/>
        <w:jc w:val="both"/>
        <w:rPr>
          <w:rFonts w:ascii="Arial" w:eastAsia="Times New Roman" w:hAnsi="Arial" w:cs="Arial"/>
          <w:b/>
          <w:bCs/>
          <w:kern w:val="0"/>
          <w:sz w:val="24"/>
          <w:szCs w:val="24"/>
          <w14:ligatures w14:val="none"/>
        </w:rPr>
      </w:pPr>
    </w:p>
    <w:p w14:paraId="360777ED"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4.3.3.1 Sub Theme 1: Barriers to Continuing Education</w:t>
      </w:r>
    </w:p>
    <w:p w14:paraId="5F65169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Semi-structured interview data shows that societal stigma, poor support structures, and the physical and mental difficulties of parenthood prevent young mothers in the uMkhanyakude District from finishing their education. Systemic deficiencies that fail to meet the needs of young mothers increase school dropouts and educational achievement in this vulnerable population.</w:t>
      </w:r>
    </w:p>
    <w:p w14:paraId="442053A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r w:rsidRPr="008D2B13">
        <w:rPr>
          <w:rFonts w:ascii="Arial" w:eastAsia="Calibri" w:hAnsi="Arial" w:cs="Arial"/>
          <w:color w:val="000000"/>
          <w:kern w:val="0"/>
          <w:sz w:val="24"/>
          <w:szCs w:val="24"/>
          <w:lang w:val="en-ZA"/>
          <w14:ligatures w14:val="none"/>
        </w:rPr>
        <w:t xml:space="preserve"> (Participant 1)</w:t>
      </w:r>
    </w:p>
    <w:p w14:paraId="2737163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"Teenage mothers in the Nkombose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r w:rsidRPr="008D2B13">
        <w:rPr>
          <w:rFonts w:ascii="Arial" w:eastAsia="Calibri" w:hAnsi="Arial" w:cs="Arial"/>
          <w:color w:val="000000"/>
          <w:kern w:val="0"/>
          <w:sz w:val="24"/>
          <w:szCs w:val="24"/>
          <w:lang w:val="en-ZA"/>
          <w14:ligatures w14:val="none"/>
        </w:rPr>
        <w:t xml:space="preserve"> (Participant 2)</w:t>
      </w:r>
    </w:p>
    <w:p w14:paraId="075C64A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 stigma can lower their self-esteem and motivation to complete their studies, resulting in a hostile or unwelcoming environment that impedes their educational journey."</w:t>
      </w:r>
      <w:r w:rsidRPr="008D2B13">
        <w:rPr>
          <w:rFonts w:ascii="Arial" w:eastAsia="Calibri" w:hAnsi="Arial" w:cs="Arial"/>
          <w:color w:val="000000"/>
          <w:kern w:val="0"/>
          <w:sz w:val="24"/>
          <w:szCs w:val="24"/>
          <w:lang w:val="en-ZA"/>
          <w14:ligatures w14:val="none"/>
        </w:rPr>
        <w:t xml:space="preserve"> (Participant 3)</w:t>
      </w:r>
    </w:p>
    <w:p w14:paraId="7E8DE2E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Further study of these testimonials shows adolescent moms' complex issues. Teen pregnancy stigma typically leads to poor peer and educator treatment, which harms these young women's mental health and hinders their educational engagement. Teenage moms struggle to balance school and home duties due to a lack of enabling infrastructure like daycare and flexible schooling.</w:t>
      </w:r>
    </w:p>
    <w:p w14:paraId="2446DDBC" w14:textId="3CEEA413"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 effects of these obstacles are significant. Educational </w:t>
      </w:r>
      <w:r w:rsidR="00AA68A4" w:rsidRPr="008D2B13">
        <w:rPr>
          <w:rFonts w:ascii="Arial" w:eastAsia="Calibri" w:hAnsi="Arial" w:cs="Arial"/>
          <w:color w:val="000000"/>
          <w:kern w:val="0"/>
          <w:sz w:val="24"/>
          <w:szCs w:val="24"/>
          <w:lang w:val="en-ZA"/>
          <w14:ligatures w14:val="none"/>
        </w:rPr>
        <w:t>marginalisation</w:t>
      </w:r>
      <w:r w:rsidRPr="008D2B13">
        <w:rPr>
          <w:rFonts w:ascii="Arial" w:eastAsia="Calibri" w:hAnsi="Arial" w:cs="Arial"/>
          <w:color w:val="000000"/>
          <w:kern w:val="0"/>
          <w:sz w:val="24"/>
          <w:szCs w:val="24"/>
          <w:lang w:val="en-ZA"/>
          <w14:ligatures w14:val="none"/>
        </w:rPr>
        <w:t xml:space="preserve"> hinders adolescent </w:t>
      </w:r>
      <w:r w:rsidR="00AA68A4" w:rsidRPr="008D2B13">
        <w:rPr>
          <w:rFonts w:ascii="Arial" w:eastAsia="Calibri" w:hAnsi="Arial" w:cs="Arial"/>
          <w:color w:val="000000"/>
          <w:kern w:val="0"/>
          <w:sz w:val="24"/>
          <w:szCs w:val="24"/>
          <w:lang w:val="en-ZA"/>
          <w14:ligatures w14:val="none"/>
        </w:rPr>
        <w:t>mo</w:t>
      </w:r>
      <w:r w:rsidR="00AA68A4">
        <w:rPr>
          <w:rFonts w:ascii="Arial" w:eastAsia="Calibri" w:hAnsi="Arial" w:cs="Arial"/>
          <w:color w:val="000000"/>
          <w:kern w:val="0"/>
          <w:sz w:val="24"/>
          <w:szCs w:val="24"/>
          <w:lang w:val="en-ZA"/>
          <w14:ligatures w14:val="none"/>
        </w:rPr>
        <w:t>ther’s</w:t>
      </w:r>
      <w:r w:rsidRPr="008D2B13">
        <w:rPr>
          <w:rFonts w:ascii="Arial" w:eastAsia="Calibri" w:hAnsi="Arial" w:cs="Arial"/>
          <w:color w:val="000000"/>
          <w:kern w:val="0"/>
          <w:sz w:val="24"/>
          <w:szCs w:val="24"/>
          <w:lang w:val="en-ZA"/>
          <w14:ligatures w14:val="none"/>
        </w:rPr>
        <w:t xml:space="preserve"> economic prospects, increasing poverty and social disadvantage. </w:t>
      </w:r>
    </w:p>
    <w:p w14:paraId="66DFBBE2" w14:textId="1CF0E78B"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w:t>
      </w:r>
      <w:r w:rsidR="00AA68A4">
        <w:rPr>
          <w:rFonts w:ascii="Arial" w:eastAsia="Calibri" w:hAnsi="Arial" w:cs="Arial"/>
          <w:color w:val="000000"/>
          <w:kern w:val="0"/>
          <w:sz w:val="24"/>
          <w:szCs w:val="24"/>
          <w:lang w:val="en-ZA"/>
          <w14:ligatures w14:val="none"/>
        </w:rPr>
        <w:t xml:space="preserve">eir </w:t>
      </w:r>
      <w:r w:rsidRPr="008D2B13">
        <w:rPr>
          <w:rFonts w:ascii="Arial" w:eastAsia="Calibri" w:hAnsi="Arial" w:cs="Arial"/>
          <w:color w:val="000000"/>
          <w:kern w:val="0"/>
          <w:sz w:val="24"/>
          <w:szCs w:val="24"/>
          <w:lang w:val="en-ZA"/>
          <w14:ligatures w14:val="none"/>
        </w:rPr>
        <w:t>educational losses influence</w:t>
      </w:r>
      <w:r w:rsidR="00AA68A4">
        <w:rPr>
          <w:rFonts w:ascii="Arial" w:eastAsia="Calibri" w:hAnsi="Arial" w:cs="Arial"/>
          <w:color w:val="000000"/>
          <w:kern w:val="0"/>
          <w:sz w:val="24"/>
          <w:szCs w:val="24"/>
          <w:lang w:val="en-ZA"/>
          <w14:ligatures w14:val="none"/>
        </w:rPr>
        <w:t xml:space="preserve"> and </w:t>
      </w:r>
      <w:r w:rsidR="00AA68A4" w:rsidRPr="008D2B13">
        <w:rPr>
          <w:rFonts w:ascii="Arial" w:eastAsia="Calibri" w:hAnsi="Arial" w:cs="Arial"/>
          <w:color w:val="000000"/>
          <w:kern w:val="0"/>
          <w:sz w:val="24"/>
          <w:szCs w:val="24"/>
          <w:lang w:val="en-ZA"/>
          <w14:ligatures w14:val="none"/>
        </w:rPr>
        <w:t>add</w:t>
      </w:r>
      <w:r w:rsidRPr="008D2B13">
        <w:rPr>
          <w:rFonts w:ascii="Arial" w:eastAsia="Calibri" w:hAnsi="Arial" w:cs="Arial"/>
          <w:color w:val="000000"/>
          <w:kern w:val="0"/>
          <w:sz w:val="24"/>
          <w:szCs w:val="24"/>
          <w:lang w:val="en-ZA"/>
          <w14:ligatures w14:val="none"/>
        </w:rPr>
        <w:t xml:space="preserve"> to social instability. These issues require targeted government interventions to help adolescent mo</w:t>
      </w:r>
      <w:r w:rsidR="00AA68A4">
        <w:rPr>
          <w:rFonts w:ascii="Arial" w:eastAsia="Calibri" w:hAnsi="Arial" w:cs="Arial"/>
          <w:color w:val="000000"/>
          <w:kern w:val="0"/>
          <w:sz w:val="24"/>
          <w:szCs w:val="24"/>
          <w:lang w:val="en-ZA"/>
          <w14:ligatures w14:val="none"/>
        </w:rPr>
        <w:t xml:space="preserve">thers to </w:t>
      </w:r>
      <w:r w:rsidRPr="008D2B13">
        <w:rPr>
          <w:rFonts w:ascii="Arial" w:eastAsia="Calibri" w:hAnsi="Arial" w:cs="Arial"/>
          <w:color w:val="000000"/>
          <w:kern w:val="0"/>
          <w:sz w:val="24"/>
          <w:szCs w:val="24"/>
          <w:lang w:val="en-ZA"/>
          <w14:ligatures w14:val="none"/>
        </w:rPr>
        <w:t xml:space="preserve">stay in school. School rules must incorporate on-site daycare, flexible study schedules, and programmes to assist young </w:t>
      </w:r>
      <w:r w:rsidR="00AA68A4" w:rsidRPr="008D2B13">
        <w:rPr>
          <w:rFonts w:ascii="Arial" w:eastAsia="Calibri" w:hAnsi="Arial" w:cs="Arial"/>
          <w:color w:val="000000"/>
          <w:kern w:val="0"/>
          <w:sz w:val="24"/>
          <w:szCs w:val="24"/>
          <w:lang w:val="en-ZA"/>
          <w14:ligatures w14:val="none"/>
        </w:rPr>
        <w:t>parents</w:t>
      </w:r>
      <w:r w:rsidRPr="008D2B13">
        <w:rPr>
          <w:rFonts w:ascii="Arial" w:eastAsia="Calibri" w:hAnsi="Arial" w:cs="Arial"/>
          <w:color w:val="000000"/>
          <w:kern w:val="0"/>
          <w:sz w:val="24"/>
          <w:szCs w:val="24"/>
          <w:lang w:val="en-ZA"/>
          <w14:ligatures w14:val="none"/>
        </w:rPr>
        <w:t xml:space="preserve"> </w:t>
      </w:r>
      <w:r w:rsidR="00AA68A4">
        <w:rPr>
          <w:rFonts w:ascii="Arial" w:eastAsia="Calibri" w:hAnsi="Arial" w:cs="Arial"/>
          <w:color w:val="000000"/>
          <w:kern w:val="0"/>
          <w:sz w:val="24"/>
          <w:szCs w:val="24"/>
          <w:lang w:val="en-ZA"/>
          <w14:ligatures w14:val="none"/>
        </w:rPr>
        <w:t>to continue with their educational goals.</w:t>
      </w:r>
      <w:r w:rsidR="00AA68A4" w:rsidRPr="008D2B13">
        <w:rPr>
          <w:rFonts w:ascii="Arial" w:eastAsia="Calibri" w:hAnsi="Arial" w:cs="Arial"/>
          <w:color w:val="000000"/>
          <w:kern w:val="0"/>
          <w:sz w:val="24"/>
          <w:szCs w:val="24"/>
          <w:lang w:val="en-ZA"/>
          <w14:ligatures w14:val="none"/>
        </w:rPr>
        <w:t xml:space="preserve"> Helping</w:t>
      </w:r>
      <w:r w:rsidRPr="008D2B13">
        <w:rPr>
          <w:rFonts w:ascii="Arial" w:eastAsia="Calibri" w:hAnsi="Arial" w:cs="Arial"/>
          <w:color w:val="000000"/>
          <w:kern w:val="0"/>
          <w:sz w:val="24"/>
          <w:szCs w:val="24"/>
          <w:lang w:val="en-ZA"/>
          <w14:ligatures w14:val="none"/>
        </w:rPr>
        <w:t xml:space="preserve"> young women stay in school improves their life chances and breaks the cycle of poverty caused by adolescent pregnancies.</w:t>
      </w:r>
    </w:p>
    <w:p w14:paraId="3037BC72"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4.3.3.2 Sub Theme 2: School Dropout Rates</w:t>
      </w:r>
    </w:p>
    <w:p w14:paraId="6545381B" w14:textId="7E699862"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Interviews from the uMkhanyakude District reveal a major issue: adolescent m</w:t>
      </w:r>
      <w:r w:rsidR="00AA68A4">
        <w:rPr>
          <w:rFonts w:ascii="Arial" w:eastAsia="Calibri" w:hAnsi="Arial" w:cs="Arial"/>
          <w:color w:val="000000"/>
          <w:kern w:val="0"/>
          <w:sz w:val="24"/>
          <w:szCs w:val="24"/>
          <w:lang w:val="en-ZA"/>
          <w14:ligatures w14:val="none"/>
        </w:rPr>
        <w:t>others increase</w:t>
      </w:r>
      <w:r w:rsidRPr="008D2B13">
        <w:rPr>
          <w:rFonts w:ascii="Arial" w:eastAsia="Calibri" w:hAnsi="Arial" w:cs="Arial"/>
          <w:color w:val="000000"/>
          <w:kern w:val="0"/>
          <w:sz w:val="24"/>
          <w:szCs w:val="24"/>
          <w:lang w:val="en-ZA"/>
          <w14:ligatures w14:val="none"/>
        </w:rPr>
        <w:t xml:space="preserve"> high school dropout rate. This issue </w:t>
      </w:r>
      <w:r w:rsidR="00AA68A4">
        <w:rPr>
          <w:rFonts w:ascii="Arial" w:eastAsia="Calibri" w:hAnsi="Arial" w:cs="Arial"/>
          <w:color w:val="000000"/>
          <w:kern w:val="0"/>
          <w:sz w:val="24"/>
          <w:szCs w:val="24"/>
          <w:lang w:val="en-ZA"/>
          <w14:ligatures w14:val="none"/>
        </w:rPr>
        <w:t xml:space="preserve">is perpetuated </w:t>
      </w:r>
      <w:r w:rsidR="00AA68A4" w:rsidRPr="008D2B13">
        <w:rPr>
          <w:rFonts w:ascii="Arial" w:eastAsia="Calibri" w:hAnsi="Arial" w:cs="Arial"/>
          <w:color w:val="000000"/>
          <w:kern w:val="0"/>
          <w:sz w:val="24"/>
          <w:szCs w:val="24"/>
          <w:lang w:val="en-ZA"/>
          <w14:ligatures w14:val="none"/>
        </w:rPr>
        <w:t>by</w:t>
      </w:r>
      <w:r w:rsidRPr="008D2B13">
        <w:rPr>
          <w:rFonts w:ascii="Arial" w:eastAsia="Calibri" w:hAnsi="Arial" w:cs="Arial"/>
          <w:color w:val="000000"/>
          <w:kern w:val="0"/>
          <w:sz w:val="24"/>
          <w:szCs w:val="24"/>
          <w:lang w:val="en-ZA"/>
          <w14:ligatures w14:val="none"/>
        </w:rPr>
        <w:t xml:space="preserve"> social shame, institutional neglect, and motherhood's duties.</w:t>
      </w:r>
      <w:r w:rsidR="00AA68A4">
        <w:rPr>
          <w:rFonts w:ascii="Arial" w:eastAsia="Calibri" w:hAnsi="Arial" w:cs="Arial"/>
          <w:color w:val="000000"/>
          <w:kern w:val="0"/>
          <w:sz w:val="24"/>
          <w:szCs w:val="24"/>
          <w:lang w:val="en-ZA"/>
          <w14:ligatures w14:val="none"/>
        </w:rPr>
        <w:t xml:space="preserve"> All these issues </w:t>
      </w:r>
      <w:r w:rsidR="00745FE4">
        <w:rPr>
          <w:rFonts w:ascii="Arial" w:eastAsia="Calibri" w:hAnsi="Arial" w:cs="Arial"/>
          <w:color w:val="000000"/>
          <w:kern w:val="0"/>
          <w:sz w:val="24"/>
          <w:szCs w:val="24"/>
          <w:lang w:val="en-ZA"/>
          <w14:ligatures w14:val="none"/>
        </w:rPr>
        <w:t>make</w:t>
      </w:r>
      <w:r w:rsidR="00AA68A4">
        <w:rPr>
          <w:rFonts w:ascii="Arial" w:eastAsia="Calibri" w:hAnsi="Arial" w:cs="Arial"/>
          <w:color w:val="000000"/>
          <w:kern w:val="0"/>
          <w:sz w:val="24"/>
          <w:szCs w:val="24"/>
          <w:lang w:val="en-ZA"/>
          <w14:ligatures w14:val="none"/>
        </w:rPr>
        <w:t xml:space="preserve"> education un accessible to </w:t>
      </w:r>
      <w:r w:rsidR="00745FE4">
        <w:rPr>
          <w:rFonts w:ascii="Arial" w:eastAsia="Calibri" w:hAnsi="Arial" w:cs="Arial"/>
          <w:color w:val="000000"/>
          <w:kern w:val="0"/>
          <w:sz w:val="24"/>
          <w:szCs w:val="24"/>
          <w:lang w:val="en-ZA"/>
          <w14:ligatures w14:val="none"/>
        </w:rPr>
        <w:t>young mothers</w:t>
      </w:r>
      <w:r w:rsidRPr="008D2B13">
        <w:rPr>
          <w:rFonts w:ascii="Arial" w:eastAsia="Calibri" w:hAnsi="Arial" w:cs="Arial"/>
          <w:color w:val="000000"/>
          <w:kern w:val="0"/>
          <w:sz w:val="24"/>
          <w:szCs w:val="24"/>
          <w:lang w:val="en-ZA"/>
          <w14:ligatures w14:val="none"/>
        </w:rPr>
        <w:t>.</w:t>
      </w:r>
    </w:p>
    <w:p w14:paraId="2B8643B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"Motherhood responsibilities such as childcare and household duties drastically reduce the time these young women can dedicate to their education, leading to frequent absences and eventually dropout."</w:t>
      </w:r>
      <w:r w:rsidRPr="008D2B13">
        <w:rPr>
          <w:rFonts w:ascii="Arial" w:eastAsia="Calibri" w:hAnsi="Arial" w:cs="Arial"/>
          <w:color w:val="000000"/>
          <w:kern w:val="0"/>
          <w:sz w:val="24"/>
          <w:szCs w:val="24"/>
          <w:lang w:val="en-ZA"/>
          <w14:ligatures w14:val="none"/>
        </w:rPr>
        <w:t xml:space="preserve"> (Participant 1)</w:t>
      </w:r>
    </w:p>
    <w:p w14:paraId="58E0B08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 stigma from peers and school staff can often lead to a decrease in self-esteem and school engagement, pushing teenage mothers out of the educational system."</w:t>
      </w:r>
      <w:r w:rsidRPr="008D2B13">
        <w:rPr>
          <w:rFonts w:ascii="Arial" w:eastAsia="Calibri" w:hAnsi="Arial" w:cs="Arial"/>
          <w:color w:val="000000"/>
          <w:kern w:val="0"/>
          <w:sz w:val="24"/>
          <w:szCs w:val="24"/>
          <w:lang w:val="en-ZA"/>
          <w14:ligatures w14:val="none"/>
        </w:rPr>
        <w:t xml:space="preserve"> (Participant 3)</w:t>
      </w:r>
    </w:p>
    <w:p w14:paraId="3EE0035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"There's a dire lack of support structures like daycare or financial aid for young mothers within our educational institutions, which makes it nearly impossible for them to continue their studies while managing parenting responsibilities."</w:t>
      </w:r>
      <w:r w:rsidRPr="008D2B13">
        <w:rPr>
          <w:rFonts w:ascii="Arial" w:eastAsia="Calibri" w:hAnsi="Arial" w:cs="Arial"/>
          <w:color w:val="000000"/>
          <w:kern w:val="0"/>
          <w:sz w:val="24"/>
          <w:szCs w:val="24"/>
          <w:lang w:val="en-ZA"/>
          <w14:ligatures w14:val="none"/>
        </w:rPr>
        <w:t xml:space="preserve"> (Participant 2)</w:t>
      </w:r>
    </w:p>
    <w:p w14:paraId="32ED8044" w14:textId="754F0858"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Deeper reading of these extracts shows that systemic failings and social attitudes greatly impact teenage mother dropout rates. Teen pregnancy stigma creates a climate of exclusion and marginalisation in schools, </w:t>
      </w:r>
      <w:r w:rsidR="00745FE4">
        <w:rPr>
          <w:rFonts w:ascii="Arial" w:eastAsia="Calibri" w:hAnsi="Arial" w:cs="Arial"/>
          <w:color w:val="000000"/>
          <w:kern w:val="0"/>
          <w:sz w:val="24"/>
          <w:szCs w:val="24"/>
          <w:lang w:val="en-ZA"/>
          <w14:ligatures w14:val="none"/>
        </w:rPr>
        <w:t>add to</w:t>
      </w:r>
      <w:r w:rsidRPr="008D2B13">
        <w:rPr>
          <w:rFonts w:ascii="Arial" w:eastAsia="Calibri" w:hAnsi="Arial" w:cs="Arial"/>
          <w:color w:val="000000"/>
          <w:kern w:val="0"/>
          <w:sz w:val="24"/>
          <w:szCs w:val="24"/>
          <w:lang w:val="en-ZA"/>
          <w14:ligatures w14:val="none"/>
        </w:rPr>
        <w:t xml:space="preserve"> these young m</w:t>
      </w:r>
      <w:r w:rsidR="00745FE4">
        <w:rPr>
          <w:rFonts w:ascii="Arial" w:eastAsia="Calibri" w:hAnsi="Arial" w:cs="Arial"/>
          <w:color w:val="000000"/>
          <w:kern w:val="0"/>
          <w:sz w:val="24"/>
          <w:szCs w:val="24"/>
          <w:lang w:val="en-ZA"/>
          <w14:ligatures w14:val="none"/>
        </w:rPr>
        <w:t>other</w:t>
      </w:r>
      <w:r w:rsidRPr="008D2B13">
        <w:rPr>
          <w:rFonts w:ascii="Arial" w:eastAsia="Calibri" w:hAnsi="Arial" w:cs="Arial"/>
          <w:color w:val="000000"/>
          <w:kern w:val="0"/>
          <w:sz w:val="24"/>
          <w:szCs w:val="24"/>
          <w:lang w:val="en-ZA"/>
          <w14:ligatures w14:val="none"/>
        </w:rPr>
        <w:t>s' struggles. Insufficient childcare and tailored financial aid programmes at higher institutions are a major obstacle, revealing a policy and practice gap that needs immediate attention.</w:t>
      </w:r>
    </w:p>
    <w:p w14:paraId="5C5E921C" w14:textId="58228A8C"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High dropout rates damage the community's socioeconomic fabric beyond adolescent mo</w:t>
      </w:r>
      <w:r w:rsidR="00745FE4">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Pregnancy interrupts schooling, which is essential for economic stability and personal growth, perpetuating cycles of poverty and limiting job options for young women. Increasing welfare reliance, reduced economic production, and lost educational chances are huge social costs.</w:t>
      </w:r>
    </w:p>
    <w:p w14:paraId="3ED4B9F8" w14:textId="4029F760"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data show that planned interventions are needed to address the reasons of adolescent mother educational dropout. Policies must be revised to increase school support. On-site daycare, flexible class schedules, and full support services for young parents provide an inclusive and welcoming learning environment that encourages them to continue.</w:t>
      </w:r>
    </w:p>
    <w:p w14:paraId="01EF2CCC"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4.3.3.3 Sub Theme 3: Support Systems in Education</w:t>
      </w:r>
    </w:p>
    <w:p w14:paraId="4F964F7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Semi-structured interviews show adolescent moms need more educational support. This impairment hinders their education. The interviews demonstrate that adolescent mothers confront systemic and chronic challenges, from practical issues like childcare shortages to psychosocial barriers like stigma and lack of educational assistance.</w:t>
      </w:r>
    </w:p>
    <w:p w14:paraId="5472B13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 absence of childcare facilities and flexible class schedules makes it exceedingly difficult for teenage mothers to continue their education while managing parenting responsibilities."</w:t>
      </w:r>
      <w:r w:rsidRPr="008D2B13">
        <w:rPr>
          <w:rFonts w:ascii="Arial" w:eastAsia="Calibri" w:hAnsi="Arial" w:cs="Arial"/>
          <w:color w:val="000000"/>
          <w:kern w:val="0"/>
          <w:sz w:val="24"/>
          <w:szCs w:val="24"/>
          <w:lang w:val="en-ZA"/>
          <w14:ligatures w14:val="none"/>
        </w:rPr>
        <w:t xml:space="preserve"> (Participant 2)</w:t>
      </w:r>
    </w:p>
    <w:p w14:paraId="4F06666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"We face stigmatization not only from peers but also from educational staff, which makes the school environment incredibly hostile and discouraging for young mothers trying to continue their education."</w:t>
      </w:r>
      <w:r w:rsidRPr="008D2B13">
        <w:rPr>
          <w:rFonts w:ascii="Arial" w:eastAsia="Calibri" w:hAnsi="Arial" w:cs="Arial"/>
          <w:color w:val="000000"/>
          <w:kern w:val="0"/>
          <w:sz w:val="24"/>
          <w:szCs w:val="24"/>
          <w:lang w:val="en-ZA"/>
          <w14:ligatures w14:val="none"/>
        </w:rPr>
        <w:t xml:space="preserve"> (Participant 4)</w:t>
      </w:r>
    </w:p>
    <w:p w14:paraId="4394215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"There is a complete lack of targeted support services for young mothers in schools, such as counselling or tailored academic support, which further alienates and isolates them."</w:t>
      </w:r>
      <w:r w:rsidRPr="008D2B13">
        <w:rPr>
          <w:rFonts w:ascii="Arial" w:eastAsia="Calibri" w:hAnsi="Arial" w:cs="Arial"/>
          <w:color w:val="000000"/>
          <w:kern w:val="0"/>
          <w:sz w:val="24"/>
          <w:szCs w:val="24"/>
          <w:lang w:val="en-ZA"/>
          <w14:ligatures w14:val="none"/>
        </w:rPr>
        <w:t xml:space="preserve"> (Participant 5)</w:t>
      </w:r>
    </w:p>
    <w:p w14:paraId="24CFD3D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testimonials show the challenge's intricacy. Teenage mother stigma can cause academic failure, mental health concerns, and a loss of belonging. Without structural assistance like childcare and specific academic programmes, these issues typically lead to chronic absence or dropout.</w:t>
      </w:r>
    </w:p>
    <w:p w14:paraId="53FF5CD0" w14:textId="41A326E1"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results have serious consequences. Without strong support structures, young mo</w:t>
      </w:r>
      <w:r w:rsidR="00745FE4">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and their children continue to struggle academically and economically. Teenage mother disengagement from school relates to poverty, social mobility, and community health and economic stability.</w:t>
      </w:r>
    </w:p>
    <w:p w14:paraId="069872C1" w14:textId="1801547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interviewees suggest re</w:t>
      </w:r>
      <w:r w:rsidR="00745FE4">
        <w:rPr>
          <w:rFonts w:ascii="Arial" w:eastAsia="Calibri" w:hAnsi="Arial" w:cs="Arial"/>
          <w:color w:val="000000"/>
          <w:kern w:val="0"/>
          <w:sz w:val="24"/>
          <w:szCs w:val="24"/>
          <w:lang w:val="en-ZA"/>
          <w14:ligatures w14:val="none"/>
        </w:rPr>
        <w:t>-</w:t>
      </w:r>
      <w:r w:rsidRPr="008D2B13">
        <w:rPr>
          <w:rFonts w:ascii="Arial" w:eastAsia="Calibri" w:hAnsi="Arial" w:cs="Arial"/>
          <w:color w:val="000000"/>
          <w:kern w:val="0"/>
          <w:sz w:val="24"/>
          <w:szCs w:val="24"/>
          <w:lang w:val="en-ZA"/>
          <w14:ligatures w14:val="none"/>
        </w:rPr>
        <w:t>assessing educational policies and procedures for adolescent mo</w:t>
      </w:r>
      <w:r w:rsidR="00745FE4">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Educational institutions must provide logistical and psychosocial assistance for adolescent mo</w:t>
      </w:r>
      <w:r w:rsidR="00745FE4">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These should include on-site childcare, flexible learning modules, and compassionate and specialised assistance. Only holistic and inclusive methods can break the cycle of disadvantage and help adolescent mo</w:t>
      </w:r>
      <w:r w:rsidR="00745FE4">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succeed academically and economically.</w:t>
      </w:r>
    </w:p>
    <w:p w14:paraId="21770BC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17028E44" w14:textId="77777777" w:rsidR="008D2B13" w:rsidRPr="00745FE4" w:rsidRDefault="008D2B13" w:rsidP="00745FE4">
      <w:pPr>
        <w:pStyle w:val="Heading2"/>
        <w:rPr>
          <w:rFonts w:ascii="Arial" w:eastAsia="Times New Roman" w:hAnsi="Arial" w:cs="Arial"/>
          <w:b/>
          <w:bCs/>
          <w:color w:val="auto"/>
          <w:sz w:val="24"/>
          <w:szCs w:val="24"/>
        </w:rPr>
      </w:pPr>
      <w:r w:rsidRPr="00745FE4">
        <w:rPr>
          <w:rFonts w:ascii="Arial" w:eastAsia="Times New Roman" w:hAnsi="Arial" w:cs="Arial"/>
          <w:b/>
          <w:bCs/>
          <w:color w:val="auto"/>
          <w:sz w:val="24"/>
          <w:szCs w:val="24"/>
        </w:rPr>
        <w:t xml:space="preserve">4.3.4 </w:t>
      </w:r>
      <w:bookmarkStart w:id="391" w:name="_Hlk168413871"/>
      <w:r w:rsidRPr="00745FE4">
        <w:rPr>
          <w:rFonts w:ascii="Arial" w:eastAsia="Times New Roman" w:hAnsi="Arial" w:cs="Arial"/>
          <w:b/>
          <w:bCs/>
          <w:color w:val="auto"/>
          <w:sz w:val="24"/>
          <w:szCs w:val="24"/>
        </w:rPr>
        <w:t>The role of the community in addressing the perceptions and implications of teenage pregnancy?</w:t>
      </w:r>
    </w:p>
    <w:bookmarkEnd w:id="391"/>
    <w:p w14:paraId="58187994"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3DFD096B" w14:textId="77777777" w:rsidR="008D2B13" w:rsidRPr="008D2B13" w:rsidRDefault="008D2B13" w:rsidP="008D2B13">
      <w:pPr>
        <w:spacing w:after="0" w:line="360" w:lineRule="auto"/>
        <w:jc w:val="both"/>
        <w:rPr>
          <w:rFonts w:ascii="Arial" w:eastAsia="Times New Roman" w:hAnsi="Arial" w:cs="Arial"/>
          <w:b/>
          <w:bCs/>
          <w:i/>
          <w:iCs/>
          <w:kern w:val="0"/>
          <w:sz w:val="24"/>
          <w:szCs w:val="24"/>
          <w14:ligatures w14:val="none"/>
        </w:rPr>
      </w:pPr>
      <w:r w:rsidRPr="008D2B13">
        <w:rPr>
          <w:rFonts w:ascii="Arial" w:eastAsia="Times New Roman" w:hAnsi="Arial" w:cs="Arial"/>
          <w:b/>
          <w:bCs/>
          <w:i/>
          <w:iCs/>
          <w:kern w:val="0"/>
          <w:sz w:val="24"/>
          <w:szCs w:val="24"/>
          <w14:ligatures w14:val="none"/>
        </w:rPr>
        <w:t xml:space="preserve">Table 4.5 </w:t>
      </w:r>
      <w:bookmarkStart w:id="392" w:name="_Hlk168413855"/>
      <w:r w:rsidRPr="008D2B13">
        <w:rPr>
          <w:rFonts w:ascii="Arial" w:eastAsia="Times New Roman" w:hAnsi="Arial" w:cs="Arial"/>
          <w:b/>
          <w:bCs/>
          <w:i/>
          <w:iCs/>
          <w:kern w:val="0"/>
          <w:sz w:val="24"/>
          <w:szCs w:val="24"/>
          <w14:ligatures w14:val="none"/>
        </w:rPr>
        <w:t>Addressing the perceptions and implications of teenage pregnancy?</w:t>
      </w:r>
    </w:p>
    <w:tbl>
      <w:tblPr>
        <w:tblStyle w:val="TableGrid5"/>
        <w:tblW w:w="0" w:type="auto"/>
        <w:tblInd w:w="0" w:type="dxa"/>
        <w:tblLook w:val="04A0" w:firstRow="1" w:lastRow="0" w:firstColumn="1" w:lastColumn="0" w:noHBand="0" w:noVBand="1"/>
      </w:tblPr>
      <w:tblGrid>
        <w:gridCol w:w="1885"/>
        <w:gridCol w:w="7131"/>
      </w:tblGrid>
      <w:tr w:rsidR="008D2B13" w:rsidRPr="008D2B13" w14:paraId="5D31D54D" w14:textId="77777777" w:rsidTr="008D2B13">
        <w:tc>
          <w:tcPr>
            <w:tcW w:w="1885" w:type="dxa"/>
            <w:tcBorders>
              <w:top w:val="single" w:sz="4" w:space="0" w:color="auto"/>
              <w:left w:val="single" w:sz="4" w:space="0" w:color="auto"/>
              <w:bottom w:val="single" w:sz="4" w:space="0" w:color="auto"/>
              <w:right w:val="single" w:sz="4" w:space="0" w:color="auto"/>
            </w:tcBorders>
            <w:hideMark/>
          </w:tcPr>
          <w:bookmarkEnd w:id="392"/>
          <w:p w14:paraId="2F5F21DE"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Participants </w:t>
            </w:r>
          </w:p>
        </w:tc>
        <w:tc>
          <w:tcPr>
            <w:tcW w:w="7131" w:type="dxa"/>
            <w:tcBorders>
              <w:top w:val="single" w:sz="4" w:space="0" w:color="auto"/>
              <w:left w:val="single" w:sz="4" w:space="0" w:color="auto"/>
              <w:bottom w:val="single" w:sz="4" w:space="0" w:color="auto"/>
              <w:right w:val="single" w:sz="4" w:space="0" w:color="auto"/>
            </w:tcBorders>
            <w:hideMark/>
          </w:tcPr>
          <w:p w14:paraId="6FA30CE0"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Interview responses</w:t>
            </w:r>
          </w:p>
        </w:tc>
      </w:tr>
      <w:tr w:rsidR="008D2B13" w:rsidRPr="008D2B13" w14:paraId="2C6F67B0"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BD0C26A"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1</w:t>
            </w:r>
          </w:p>
        </w:tc>
        <w:tc>
          <w:tcPr>
            <w:tcW w:w="7131" w:type="dxa"/>
            <w:tcBorders>
              <w:top w:val="single" w:sz="4" w:space="0" w:color="auto"/>
              <w:left w:val="single" w:sz="4" w:space="0" w:color="auto"/>
              <w:bottom w:val="single" w:sz="4" w:space="0" w:color="auto"/>
              <w:right w:val="single" w:sz="4" w:space="0" w:color="auto"/>
            </w:tcBorders>
            <w:hideMark/>
          </w:tcPr>
          <w:p w14:paraId="72BF355F"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Changing public view about adolescent pregnancy is critical to promote a more supportive and caring society that encourages young parents to thrive towards their goals.</w:t>
            </w:r>
          </w:p>
        </w:tc>
      </w:tr>
      <w:tr w:rsidR="008D2B13" w:rsidRPr="008D2B13" w14:paraId="2508F674"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8E98D40"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2</w:t>
            </w:r>
          </w:p>
        </w:tc>
        <w:tc>
          <w:tcPr>
            <w:tcW w:w="7131" w:type="dxa"/>
            <w:tcBorders>
              <w:top w:val="single" w:sz="4" w:space="0" w:color="auto"/>
              <w:left w:val="single" w:sz="4" w:space="0" w:color="auto"/>
              <w:bottom w:val="single" w:sz="4" w:space="0" w:color="auto"/>
              <w:right w:val="single" w:sz="4" w:space="0" w:color="auto"/>
            </w:tcBorders>
            <w:hideMark/>
          </w:tcPr>
          <w:p w14:paraId="42DCA093"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By encouraging sex education and reproductive health knowledge, that can assist to dispel myths and misconceptions about teen pregnancy. Traditional leader can cooperate with health experts and educators to arrange workshops, seminars, and community outreach initiatives that provide accurate information on contraception, safe sex practices, and the risks of early pregnancy.</w:t>
            </w:r>
          </w:p>
        </w:tc>
      </w:tr>
      <w:tr w:rsidR="008D2B13" w:rsidRPr="008D2B13" w14:paraId="2B7F949D"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63E38BD1"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3</w:t>
            </w:r>
          </w:p>
        </w:tc>
        <w:tc>
          <w:tcPr>
            <w:tcW w:w="7131" w:type="dxa"/>
            <w:tcBorders>
              <w:top w:val="single" w:sz="4" w:space="0" w:color="auto"/>
              <w:left w:val="single" w:sz="4" w:space="0" w:color="auto"/>
              <w:bottom w:val="single" w:sz="4" w:space="0" w:color="auto"/>
              <w:right w:val="single" w:sz="4" w:space="0" w:color="auto"/>
            </w:tcBorders>
            <w:hideMark/>
          </w:tcPr>
          <w:p w14:paraId="2B77BC4D"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Community leaders can frequently take up the roles of being </w:t>
            </w:r>
            <w:commentRangeStart w:id="393"/>
            <w:r w:rsidRPr="008D2B13">
              <w:rPr>
                <w:rFonts w:ascii="Arial" w:eastAsia="Times New Roman" w:hAnsi="Arial"/>
                <w:kern w:val="0"/>
                <w:sz w:val="24"/>
                <w:szCs w:val="24"/>
                <w14:ligatures w14:val="none"/>
              </w:rPr>
              <w:t xml:space="preserve">an activists, </w:t>
            </w:r>
            <w:commentRangeEnd w:id="393"/>
            <w:r w:rsidR="00D7068F">
              <w:rPr>
                <w:rStyle w:val="CommentReference"/>
                <w:rFonts w:asciiTheme="minorHAnsi" w:eastAsiaTheme="minorHAnsi" w:hAnsiTheme="minorHAnsi" w:cstheme="minorBidi"/>
              </w:rPr>
              <w:commentReference w:id="393"/>
            </w:r>
            <w:r w:rsidRPr="008D2B13">
              <w:rPr>
                <w:rFonts w:ascii="Arial" w:eastAsia="Times New Roman" w:hAnsi="Arial"/>
                <w:kern w:val="0"/>
                <w:sz w:val="24"/>
                <w:szCs w:val="24"/>
                <w14:ligatures w14:val="none"/>
              </w:rPr>
              <w:t>educators, and mediators. They might utilize their power to promote community-based projects, educational initiatives, and counseling services to combat teen pregnancy. It can be difficult to strike a balance between traditional beliefs and contemporary realities.</w:t>
            </w:r>
          </w:p>
        </w:tc>
      </w:tr>
      <w:tr w:rsidR="008D2B13" w:rsidRPr="008D2B13" w14:paraId="6C40710E"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8751F2E"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4</w:t>
            </w:r>
          </w:p>
        </w:tc>
        <w:tc>
          <w:tcPr>
            <w:tcW w:w="7131" w:type="dxa"/>
            <w:tcBorders>
              <w:top w:val="single" w:sz="4" w:space="0" w:color="auto"/>
              <w:left w:val="single" w:sz="4" w:space="0" w:color="auto"/>
              <w:bottom w:val="single" w:sz="4" w:space="0" w:color="auto"/>
              <w:right w:val="single" w:sz="4" w:space="0" w:color="auto"/>
            </w:tcBorders>
            <w:hideMark/>
          </w:tcPr>
          <w:p w14:paraId="203A00E1" w14:textId="77777777" w:rsidR="008D2B13" w:rsidRPr="008D2B13" w:rsidRDefault="008D2B13" w:rsidP="008D2B13">
            <w:pPr>
              <w:spacing w:after="240"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The community should enable teenage females to use contraception, and schools should be at the forefront in distributing them. Teach young girls and boys the value of abstinence. </w:t>
            </w:r>
          </w:p>
        </w:tc>
      </w:tr>
      <w:tr w:rsidR="008D2B13" w:rsidRPr="008D2B13" w14:paraId="3AC7BB91"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7F3E2490"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5</w:t>
            </w:r>
          </w:p>
        </w:tc>
        <w:tc>
          <w:tcPr>
            <w:tcW w:w="7131" w:type="dxa"/>
            <w:tcBorders>
              <w:top w:val="single" w:sz="4" w:space="0" w:color="auto"/>
              <w:left w:val="single" w:sz="4" w:space="0" w:color="auto"/>
              <w:bottom w:val="single" w:sz="4" w:space="0" w:color="auto"/>
              <w:right w:val="single" w:sz="4" w:space="0" w:color="auto"/>
            </w:tcBorders>
            <w:hideMark/>
          </w:tcPr>
          <w:p w14:paraId="0E0D9988"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Public health campaigns and educational programs can be quite effective in changing the way that the public views teenage pregnancy. Promote comprehensive sex education, reproductive health knowledge, and access to contraception, can empower Supporting young parents and providing them with the resources they need to succeed can help break down barriers and minimize stigma associated with adolescent pregnancy.</w:t>
            </w:r>
          </w:p>
        </w:tc>
      </w:tr>
      <w:tr w:rsidR="008D2B13" w:rsidRPr="008D2B13" w14:paraId="206C0CDF"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1B737641"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6</w:t>
            </w:r>
          </w:p>
        </w:tc>
        <w:tc>
          <w:tcPr>
            <w:tcW w:w="7131" w:type="dxa"/>
            <w:tcBorders>
              <w:top w:val="single" w:sz="4" w:space="0" w:color="auto"/>
              <w:left w:val="single" w:sz="4" w:space="0" w:color="auto"/>
              <w:bottom w:val="single" w:sz="4" w:space="0" w:color="auto"/>
              <w:right w:val="single" w:sz="4" w:space="0" w:color="auto"/>
            </w:tcBorders>
            <w:hideMark/>
          </w:tcPr>
          <w:p w14:paraId="378C6784" w14:textId="24806808"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Teaching life skills by Non-Profit Organizations such as Zamimpilo </w:t>
            </w:r>
            <w:r w:rsidR="00745FE4" w:rsidRPr="008D2B13">
              <w:rPr>
                <w:rFonts w:ascii="Arial" w:eastAsia="Times New Roman" w:hAnsi="Arial"/>
                <w:kern w:val="0"/>
                <w:sz w:val="24"/>
                <w:szCs w:val="24"/>
                <w14:ligatures w14:val="none"/>
              </w:rPr>
              <w:t>to</w:t>
            </w:r>
            <w:r w:rsidRPr="008D2B13">
              <w:rPr>
                <w:rFonts w:ascii="Arial" w:eastAsia="Times New Roman" w:hAnsi="Arial"/>
                <w:kern w:val="0"/>
                <w:sz w:val="24"/>
                <w:szCs w:val="24"/>
                <w14:ligatures w14:val="none"/>
              </w:rPr>
              <w:t xml:space="preserve"> assist children make informed decisions.</w:t>
            </w:r>
          </w:p>
        </w:tc>
      </w:tr>
      <w:tr w:rsidR="008D2B13" w:rsidRPr="008D2B13" w14:paraId="74E563EA"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6C367949"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7</w:t>
            </w:r>
          </w:p>
        </w:tc>
        <w:tc>
          <w:tcPr>
            <w:tcW w:w="7131" w:type="dxa"/>
            <w:tcBorders>
              <w:top w:val="single" w:sz="4" w:space="0" w:color="auto"/>
              <w:left w:val="single" w:sz="4" w:space="0" w:color="auto"/>
              <w:bottom w:val="single" w:sz="4" w:space="0" w:color="auto"/>
              <w:right w:val="single" w:sz="4" w:space="0" w:color="auto"/>
            </w:tcBorders>
            <w:hideMark/>
          </w:tcPr>
          <w:p w14:paraId="00D7E128"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Community elders can serve as role models for young people by demonstrating appropriate behavior and advocating for the empowerment of girls and women. Initiate discussions about gender equality, women's rights, and the need of education, addressing conventional beliefs that may promote early pregnancy. </w:t>
            </w:r>
          </w:p>
        </w:tc>
      </w:tr>
      <w:tr w:rsidR="008D2B13" w:rsidRPr="008D2B13" w14:paraId="0DA444B8"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1F37048B"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8</w:t>
            </w:r>
          </w:p>
        </w:tc>
        <w:tc>
          <w:tcPr>
            <w:tcW w:w="7131" w:type="dxa"/>
            <w:tcBorders>
              <w:top w:val="single" w:sz="4" w:space="0" w:color="auto"/>
              <w:left w:val="single" w:sz="4" w:space="0" w:color="auto"/>
              <w:bottom w:val="single" w:sz="4" w:space="0" w:color="auto"/>
              <w:right w:val="single" w:sz="4" w:space="0" w:color="auto"/>
            </w:tcBorders>
            <w:hideMark/>
          </w:tcPr>
          <w:p w14:paraId="1CB6032B"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It is critical to educate the public about the variables that contribute to teenage pregnancy Raising awareness about issues such as poverty, lack of access to comprehensive sex education, and social inequality allows the public to create a more complex understanding of the challenges faced by adolescent parents.</w:t>
            </w:r>
          </w:p>
        </w:tc>
      </w:tr>
      <w:tr w:rsidR="008D2B13" w:rsidRPr="008D2B13" w14:paraId="1938F769"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71ECEDE1"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9</w:t>
            </w:r>
          </w:p>
        </w:tc>
        <w:tc>
          <w:tcPr>
            <w:tcW w:w="7131" w:type="dxa"/>
            <w:tcBorders>
              <w:top w:val="single" w:sz="4" w:space="0" w:color="auto"/>
              <w:left w:val="single" w:sz="4" w:space="0" w:color="auto"/>
              <w:bottom w:val="single" w:sz="4" w:space="0" w:color="auto"/>
              <w:right w:val="single" w:sz="4" w:space="0" w:color="auto"/>
            </w:tcBorders>
            <w:hideMark/>
          </w:tcPr>
          <w:p w14:paraId="296EC2EE"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Community members and leaders can collaborate with local governments, non-governmental organizations (NGOs), and healthcare providers to develop programs that provide counseling, parental assistance, and vocational training to teenage parents, allowing them to construct a brighter future for themselves and their children. By highlighting positive stories of young parents who have overcome hurdles and achieved success, the media can help dispel negative perceptions and encourage a more compassionate perspective of adolescent pregnancy. </w:t>
            </w:r>
          </w:p>
        </w:tc>
      </w:tr>
      <w:tr w:rsidR="008D2B13" w:rsidRPr="008D2B13" w14:paraId="61008873"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39782D8B"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Participants 10</w:t>
            </w:r>
          </w:p>
        </w:tc>
        <w:tc>
          <w:tcPr>
            <w:tcW w:w="7131" w:type="dxa"/>
            <w:tcBorders>
              <w:top w:val="single" w:sz="4" w:space="0" w:color="auto"/>
              <w:left w:val="single" w:sz="4" w:space="0" w:color="auto"/>
              <w:bottom w:val="single" w:sz="4" w:space="0" w:color="auto"/>
              <w:right w:val="single" w:sz="4" w:space="0" w:color="auto"/>
            </w:tcBorders>
            <w:hideMark/>
          </w:tcPr>
          <w:p w14:paraId="52780264" w14:textId="77777777" w:rsidR="008D2B13" w:rsidRPr="008D2B13" w:rsidRDefault="008D2B13" w:rsidP="008D2B13">
            <w:pPr>
              <w:spacing w:line="360" w:lineRule="auto"/>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By educating the public, developing empathy, supporting positive media depiction, and campaigning for comprehensive sex education and support services, we can build a more inclusive and compassionate culture that enables adolescent parents to succeed. </w:t>
            </w:r>
          </w:p>
        </w:tc>
      </w:tr>
    </w:tbl>
    <w:p w14:paraId="6C7F809C"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7275E2E5"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4.3.4.1 Sub Theme 1: Community and Family Support</w:t>
      </w:r>
    </w:p>
    <w:p w14:paraId="03FA679E" w14:textId="74819C83" w:rsidR="008D2B13" w:rsidRPr="008D2B13" w:rsidRDefault="00745FE4" w:rsidP="008D2B13">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A focused group</w:t>
      </w:r>
      <w:r w:rsidR="008D2B13" w:rsidRPr="008D2B13">
        <w:rPr>
          <w:rFonts w:ascii="Arial" w:eastAsia="Calibri" w:hAnsi="Arial" w:cs="Arial"/>
          <w:color w:val="000000"/>
          <w:kern w:val="0"/>
          <w:sz w:val="24"/>
          <w:szCs w:val="24"/>
          <w:lang w:val="en-ZA"/>
          <w14:ligatures w14:val="none"/>
        </w:rPr>
        <w:t xml:space="preserve"> interview analysis s</w:t>
      </w:r>
      <w:r>
        <w:rPr>
          <w:rFonts w:ascii="Arial" w:eastAsia="Calibri" w:hAnsi="Arial" w:cs="Arial"/>
          <w:color w:val="000000"/>
          <w:kern w:val="0"/>
          <w:sz w:val="24"/>
          <w:szCs w:val="24"/>
          <w:lang w:val="en-ZA"/>
          <w14:ligatures w14:val="none"/>
        </w:rPr>
        <w:t xml:space="preserve">uggests </w:t>
      </w:r>
      <w:r w:rsidR="008D2B13" w:rsidRPr="008D2B13">
        <w:rPr>
          <w:rFonts w:ascii="Arial" w:eastAsia="Calibri" w:hAnsi="Arial" w:cs="Arial"/>
          <w:color w:val="000000"/>
          <w:kern w:val="0"/>
          <w:sz w:val="24"/>
          <w:szCs w:val="24"/>
          <w:lang w:val="en-ZA"/>
          <w14:ligatures w14:val="none"/>
        </w:rPr>
        <w:t>a wide range of family and community support for young mo</w:t>
      </w:r>
      <w:r>
        <w:rPr>
          <w:rFonts w:ascii="Arial" w:eastAsia="Calibri" w:hAnsi="Arial" w:cs="Arial"/>
          <w:color w:val="000000"/>
          <w:kern w:val="0"/>
          <w:sz w:val="24"/>
          <w:szCs w:val="24"/>
          <w:lang w:val="en-ZA"/>
          <w14:ligatures w14:val="none"/>
        </w:rPr>
        <w:t>ther</w:t>
      </w:r>
      <w:r w:rsidR="008D2B13" w:rsidRPr="008D2B13">
        <w:rPr>
          <w:rFonts w:ascii="Arial" w:eastAsia="Calibri" w:hAnsi="Arial" w:cs="Arial"/>
          <w:color w:val="000000"/>
          <w:kern w:val="0"/>
          <w:sz w:val="24"/>
          <w:szCs w:val="24"/>
          <w:lang w:val="en-ZA"/>
          <w14:ligatures w14:val="none"/>
        </w:rPr>
        <w:t>s in uMkhanyakude District. Support varies greatly amongst families and community groups, typically impacted by cultural values, economic situations, and social stigmas.</w:t>
      </w:r>
    </w:p>
    <w:p w14:paraId="3865C91A" w14:textId="2BEF0AF5"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 xml:space="preserve">" </w:t>
      </w:r>
      <w:r w:rsidR="00B074A3">
        <w:rPr>
          <w:rFonts w:ascii="Arial" w:eastAsia="Calibri" w:hAnsi="Arial" w:cs="Arial"/>
          <w:i/>
          <w:iCs/>
          <w:color w:val="000000"/>
          <w:kern w:val="0"/>
          <w:sz w:val="24"/>
          <w:szCs w:val="24"/>
          <w:lang w:val="en-ZA"/>
          <w14:ligatures w14:val="none"/>
        </w:rPr>
        <w:t xml:space="preserve"> Some f</w:t>
      </w:r>
      <w:r w:rsidRPr="008D2B13">
        <w:rPr>
          <w:rFonts w:ascii="Arial" w:eastAsia="Calibri" w:hAnsi="Arial" w:cs="Arial"/>
          <w:i/>
          <w:iCs/>
          <w:color w:val="000000"/>
          <w:kern w:val="0"/>
          <w:sz w:val="24"/>
          <w:szCs w:val="24"/>
          <w:lang w:val="en-ZA"/>
          <w14:ligatures w14:val="none"/>
        </w:rPr>
        <w:t>amil</w:t>
      </w:r>
      <w:r w:rsidR="00745FE4">
        <w:rPr>
          <w:rFonts w:ascii="Arial" w:eastAsia="Calibri" w:hAnsi="Arial" w:cs="Arial"/>
          <w:i/>
          <w:iCs/>
          <w:color w:val="000000"/>
          <w:kern w:val="0"/>
          <w:sz w:val="24"/>
          <w:szCs w:val="24"/>
          <w:lang w:val="en-ZA"/>
          <w14:ligatures w14:val="none"/>
        </w:rPr>
        <w:t xml:space="preserve">ies </w:t>
      </w:r>
      <w:r w:rsidR="00B074A3">
        <w:rPr>
          <w:rFonts w:ascii="Arial" w:eastAsia="Calibri" w:hAnsi="Arial" w:cs="Arial"/>
          <w:i/>
          <w:iCs/>
          <w:color w:val="000000"/>
          <w:kern w:val="0"/>
          <w:sz w:val="24"/>
          <w:szCs w:val="24"/>
          <w:lang w:val="en-ZA"/>
          <w14:ligatures w14:val="none"/>
        </w:rPr>
        <w:t xml:space="preserve"> </w:t>
      </w:r>
      <w:r w:rsidR="00B074A3" w:rsidRPr="008D2B13">
        <w:rPr>
          <w:rFonts w:ascii="Arial" w:eastAsia="Calibri" w:hAnsi="Arial" w:cs="Arial"/>
          <w:i/>
          <w:iCs/>
          <w:color w:val="000000"/>
          <w:kern w:val="0"/>
          <w:sz w:val="24"/>
          <w:szCs w:val="24"/>
          <w:lang w:val="en-ZA"/>
          <w14:ligatures w14:val="none"/>
        </w:rPr>
        <w:t>provide</w:t>
      </w:r>
      <w:r w:rsidR="00B074A3">
        <w:rPr>
          <w:rFonts w:ascii="Arial" w:eastAsia="Calibri" w:hAnsi="Arial" w:cs="Arial"/>
          <w:i/>
          <w:iCs/>
          <w:color w:val="000000"/>
          <w:kern w:val="0"/>
          <w:sz w:val="24"/>
          <w:szCs w:val="24"/>
          <w:lang w:val="en-ZA"/>
          <w14:ligatures w14:val="none"/>
        </w:rPr>
        <w:t>s</w:t>
      </w:r>
      <w:r w:rsidRPr="008D2B13">
        <w:rPr>
          <w:rFonts w:ascii="Arial" w:eastAsia="Calibri" w:hAnsi="Arial" w:cs="Arial"/>
          <w:i/>
          <w:iCs/>
          <w:color w:val="000000"/>
          <w:kern w:val="0"/>
          <w:sz w:val="24"/>
          <w:szCs w:val="24"/>
          <w:lang w:val="en-ZA"/>
          <w14:ligatures w14:val="none"/>
        </w:rPr>
        <w:t xml:space="preserve"> significant support to the teenage mother, helping with childcare and moral support, which is crucial for continuing</w:t>
      </w:r>
      <w:r w:rsidR="00745FE4">
        <w:rPr>
          <w:rFonts w:ascii="Arial" w:eastAsia="Calibri" w:hAnsi="Arial" w:cs="Arial"/>
          <w:i/>
          <w:iCs/>
          <w:color w:val="000000"/>
          <w:kern w:val="0"/>
          <w:sz w:val="24"/>
          <w:szCs w:val="24"/>
          <w:lang w:val="en-ZA"/>
          <w14:ligatures w14:val="none"/>
        </w:rPr>
        <w:t xml:space="preserve"> with</w:t>
      </w:r>
      <w:r w:rsidRPr="008D2B13">
        <w:rPr>
          <w:rFonts w:ascii="Arial" w:eastAsia="Calibri" w:hAnsi="Arial" w:cs="Arial"/>
          <w:i/>
          <w:iCs/>
          <w:color w:val="000000"/>
          <w:kern w:val="0"/>
          <w:sz w:val="24"/>
          <w:szCs w:val="24"/>
          <w:lang w:val="en-ZA"/>
          <w14:ligatures w14:val="none"/>
        </w:rPr>
        <w:t xml:space="preserve"> education and maintaining mental health."</w:t>
      </w:r>
      <w:r w:rsidRPr="008D2B13">
        <w:rPr>
          <w:rFonts w:ascii="Arial" w:eastAsia="Calibri" w:hAnsi="Arial" w:cs="Arial"/>
          <w:color w:val="000000"/>
          <w:kern w:val="0"/>
          <w:sz w:val="24"/>
          <w:szCs w:val="24"/>
          <w:lang w:val="en-ZA"/>
          <w14:ligatures w14:val="none"/>
        </w:rPr>
        <w:t xml:space="preserve"> (Participant 2)</w:t>
      </w:r>
    </w:p>
    <w:p w14:paraId="33E0C6D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"Our community sometimes isolates teenage mothers, seeing their condition as a failure by the family to instil proper values, which significantly impacts the support these young women receive."</w:t>
      </w:r>
      <w:r w:rsidRPr="008D2B13">
        <w:rPr>
          <w:rFonts w:ascii="Arial" w:eastAsia="Calibri" w:hAnsi="Arial" w:cs="Arial"/>
          <w:color w:val="000000"/>
          <w:kern w:val="0"/>
          <w:sz w:val="24"/>
          <w:szCs w:val="24"/>
          <w:lang w:val="en-ZA"/>
          <w14:ligatures w14:val="none"/>
        </w:rPr>
        <w:t xml:space="preserve"> (Participant 4)</w:t>
      </w:r>
    </w:p>
    <w:p w14:paraId="5138B1C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"There are organizations within the community that offer counselling and material support to teenage mothers, but these are not widespread and depend heavily on funding and community leadership engagement."</w:t>
      </w:r>
      <w:r w:rsidRPr="008D2B13">
        <w:rPr>
          <w:rFonts w:ascii="Arial" w:eastAsia="Calibri" w:hAnsi="Arial" w:cs="Arial"/>
          <w:color w:val="000000"/>
          <w:kern w:val="0"/>
          <w:sz w:val="24"/>
          <w:szCs w:val="24"/>
          <w:lang w:val="en-ZA"/>
          <w14:ligatures w14:val="none"/>
        </w:rPr>
        <w:t xml:space="preserve"> (Participant 7)</w:t>
      </w:r>
    </w:p>
    <w:p w14:paraId="07099F7A" w14:textId="7AED6746"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Further study of these </w:t>
      </w:r>
      <w:r w:rsidR="00B074A3">
        <w:rPr>
          <w:rFonts w:ascii="Arial" w:eastAsia="Calibri" w:hAnsi="Arial" w:cs="Arial"/>
          <w:color w:val="000000"/>
          <w:kern w:val="0"/>
          <w:sz w:val="24"/>
          <w:szCs w:val="24"/>
          <w:lang w:val="en-ZA"/>
          <w14:ligatures w14:val="none"/>
        </w:rPr>
        <w:t>responses</w:t>
      </w:r>
      <w:r w:rsidRPr="008D2B13">
        <w:rPr>
          <w:rFonts w:ascii="Arial" w:eastAsia="Calibri" w:hAnsi="Arial" w:cs="Arial"/>
          <w:color w:val="000000"/>
          <w:kern w:val="0"/>
          <w:sz w:val="24"/>
          <w:szCs w:val="24"/>
          <w:lang w:val="en-ZA"/>
          <w14:ligatures w14:val="none"/>
        </w:rPr>
        <w:t xml:space="preserve"> demonstrates that some adolescent mothers receive significant help, but others endure isolation and shame that can worsen their economic and emotional challenges. Different community values and the existence or lack of established support structures like local NGOs or community-based initiatives affect assistance. This fragmented support network hinders adolescent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capacity to adjust to their new obligations and achieve their personal and educational objectives.</w:t>
      </w:r>
    </w:p>
    <w:p w14:paraId="1737BFEC" w14:textId="7BAE863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discoveries have major ramifications. Teenage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without consistent and organised family and community support may endure mental health concerns, poverty, and a cycle of early pregnancy. Lack of assistance impacts adolescent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their children, and the community's economic and social well-being. These findings show that community and family support systems must be improved. Strategies should</w:t>
      </w:r>
      <w:r w:rsidR="00B074A3">
        <w:rPr>
          <w:rFonts w:ascii="Arial" w:eastAsia="Calibri" w:hAnsi="Arial" w:cs="Arial"/>
          <w:color w:val="000000"/>
          <w:kern w:val="0"/>
          <w:sz w:val="24"/>
          <w:szCs w:val="24"/>
          <w:lang w:val="en-ZA"/>
          <w14:ligatures w14:val="none"/>
        </w:rPr>
        <w:t xml:space="preserve"> be to</w:t>
      </w:r>
      <w:r w:rsidRPr="008D2B13">
        <w:rPr>
          <w:rFonts w:ascii="Arial" w:eastAsia="Calibri" w:hAnsi="Arial" w:cs="Arial"/>
          <w:color w:val="000000"/>
          <w:kern w:val="0"/>
          <w:sz w:val="24"/>
          <w:szCs w:val="24"/>
          <w:lang w:val="en-ZA"/>
          <w14:ligatures w14:val="none"/>
        </w:rPr>
        <w:t xml:space="preserve"> educate families and communities on the necessity of assisting teenage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create inclusive cultures that inspire acceptance and help, and provide more comprehensive, accessible community resources for these young women. These measures can reduce the negative effects of adolescent pregnancies and provide a more supportive environment for young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and their children.</w:t>
      </w:r>
    </w:p>
    <w:p w14:paraId="50CA87D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4CA2B69" w14:textId="77777777" w:rsidR="008D2B13" w:rsidRPr="008D2B13" w:rsidRDefault="008D2B13" w:rsidP="008D2B13">
      <w:pPr>
        <w:keepNext/>
        <w:keepLines/>
        <w:spacing w:before="40" w:after="0" w:line="360" w:lineRule="auto"/>
        <w:jc w:val="both"/>
        <w:outlineLvl w:val="3"/>
        <w:rPr>
          <w:rFonts w:ascii="Arial" w:eastAsia="Calibri" w:hAnsi="Arial" w:cs="Arial"/>
          <w:b/>
          <w:bCs/>
          <w:kern w:val="0"/>
          <w:sz w:val="24"/>
          <w:szCs w:val="24"/>
          <w:lang w:val="en-ZA"/>
          <w14:ligatures w14:val="none"/>
        </w:rPr>
      </w:pPr>
      <w:r w:rsidRPr="008D2B13">
        <w:rPr>
          <w:rFonts w:ascii="Arial" w:eastAsia="Calibri" w:hAnsi="Arial" w:cs="Arial"/>
          <w:b/>
          <w:bCs/>
          <w:kern w:val="0"/>
          <w:sz w:val="24"/>
          <w:szCs w:val="24"/>
          <w:lang w:val="en-ZA"/>
          <w14:ligatures w14:val="none"/>
        </w:rPr>
        <w:t>4.3.4.2 Sub Theme 2: Access to Healthcare and Counselling</w:t>
      </w:r>
    </w:p>
    <w:p w14:paraId="4587C5C8" w14:textId="7BF0C970"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in uMkhanyakude District have limited access to healthcare and counselling, according to interviews. This unequal access affects adolescent mothers and their children's health, reflecting rural healthcare structural and logistical issues.</w:t>
      </w:r>
    </w:p>
    <w:p w14:paraId="04BB537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"We have limited healthcare services, and the ones available are often understaffed or lack the necessary resources to provide comprehensive care to teenage mothers."</w:t>
      </w:r>
      <w:r w:rsidRPr="008D2B13">
        <w:rPr>
          <w:rFonts w:ascii="Arial" w:eastAsia="Calibri" w:hAnsi="Arial" w:cs="Arial"/>
          <w:color w:val="000000"/>
          <w:kern w:val="0"/>
          <w:sz w:val="24"/>
          <w:szCs w:val="24"/>
          <w:lang w:val="en-ZA"/>
          <w14:ligatures w14:val="none"/>
        </w:rPr>
        <w:t xml:space="preserve"> (Participant 3)</w:t>
      </w:r>
    </w:p>
    <w:p w14:paraId="217DAC7D" w14:textId="29BB38C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 xml:space="preserve">"There is a mobile clinic that visits, but it’s </w:t>
      </w:r>
      <w:r w:rsidR="00B074A3" w:rsidRPr="008D2B13">
        <w:rPr>
          <w:rFonts w:ascii="Arial" w:eastAsia="Calibri" w:hAnsi="Arial" w:cs="Arial"/>
          <w:i/>
          <w:iCs/>
          <w:color w:val="000000"/>
          <w:kern w:val="0"/>
          <w:sz w:val="24"/>
          <w:szCs w:val="24"/>
          <w:lang w:val="en-ZA"/>
          <w14:ligatures w14:val="none"/>
        </w:rPr>
        <w:t xml:space="preserve">only </w:t>
      </w:r>
      <w:r w:rsidR="00B074A3">
        <w:rPr>
          <w:rFonts w:ascii="Arial" w:eastAsia="Calibri" w:hAnsi="Arial" w:cs="Arial"/>
          <w:i/>
          <w:iCs/>
          <w:color w:val="000000"/>
          <w:kern w:val="0"/>
          <w:sz w:val="24"/>
          <w:szCs w:val="24"/>
          <w:lang w:val="en-ZA"/>
          <w14:ligatures w14:val="none"/>
        </w:rPr>
        <w:t xml:space="preserve">come </w:t>
      </w:r>
      <w:r w:rsidRPr="008D2B13">
        <w:rPr>
          <w:rFonts w:ascii="Arial" w:eastAsia="Calibri" w:hAnsi="Arial" w:cs="Arial"/>
          <w:i/>
          <w:iCs/>
          <w:color w:val="000000"/>
          <w:kern w:val="0"/>
          <w:sz w:val="24"/>
          <w:szCs w:val="24"/>
          <w:lang w:val="en-ZA"/>
          <w14:ligatures w14:val="none"/>
        </w:rPr>
        <w:t>once every two weeks, and it’s not enough to meet the high demands of our community, especially for continuous prenatal and postnatal care."</w:t>
      </w:r>
      <w:r w:rsidRPr="008D2B13">
        <w:rPr>
          <w:rFonts w:ascii="Arial" w:eastAsia="Calibri" w:hAnsi="Arial" w:cs="Arial"/>
          <w:color w:val="000000"/>
          <w:kern w:val="0"/>
          <w:sz w:val="24"/>
          <w:szCs w:val="24"/>
          <w:lang w:val="en-ZA"/>
          <w14:ligatures w14:val="none"/>
        </w:rPr>
        <w:t xml:space="preserve"> (Participant 5)</w:t>
      </w:r>
    </w:p>
    <w:p w14:paraId="6D4EE9F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"Counselling services are almost non-existent here. The young mothers are left to cope on their own, leading to high rates of depression and anxiety among them."</w:t>
      </w:r>
      <w:r w:rsidRPr="008D2B13">
        <w:rPr>
          <w:rFonts w:ascii="Arial" w:eastAsia="Calibri" w:hAnsi="Arial" w:cs="Arial"/>
          <w:color w:val="000000"/>
          <w:kern w:val="0"/>
          <w:sz w:val="24"/>
          <w:szCs w:val="24"/>
          <w:lang w:val="en-ZA"/>
          <w14:ligatures w14:val="none"/>
        </w:rPr>
        <w:t xml:space="preserve"> (Participant 8)</w:t>
      </w:r>
    </w:p>
    <w:p w14:paraId="077359B1" w14:textId="7AB4E128"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Analysing these replies shows that healthcare and counselling gaps are severe, threatening adolescent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well-being. The low frequency of mobile clinic visits and the absence of specialised treatment for young mo</w:t>
      </w:r>
      <w:r w:rsidR="00B074A3">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make</w:t>
      </w:r>
      <w:r w:rsidR="00B074A3">
        <w:rPr>
          <w:rFonts w:ascii="Arial" w:eastAsia="Calibri" w:hAnsi="Arial" w:cs="Arial"/>
          <w:color w:val="000000"/>
          <w:kern w:val="0"/>
          <w:sz w:val="24"/>
          <w:szCs w:val="24"/>
          <w:lang w:val="en-ZA"/>
          <w14:ligatures w14:val="none"/>
        </w:rPr>
        <w:t xml:space="preserve"> it difficult for them to receive suitable </w:t>
      </w:r>
      <w:r w:rsidR="00B074A3" w:rsidRPr="008D2B13">
        <w:rPr>
          <w:rFonts w:ascii="Arial" w:eastAsia="Calibri" w:hAnsi="Arial" w:cs="Arial"/>
          <w:color w:val="000000"/>
          <w:kern w:val="0"/>
          <w:sz w:val="24"/>
          <w:szCs w:val="24"/>
          <w:lang w:val="en-ZA"/>
          <w14:ligatures w14:val="none"/>
        </w:rPr>
        <w:t>healthcare</w:t>
      </w:r>
      <w:r w:rsidRPr="008D2B13">
        <w:rPr>
          <w:rFonts w:ascii="Arial" w:eastAsia="Calibri" w:hAnsi="Arial" w:cs="Arial"/>
          <w:color w:val="000000"/>
          <w:kern w:val="0"/>
          <w:sz w:val="24"/>
          <w:szCs w:val="24"/>
          <w:lang w:val="en-ZA"/>
          <w14:ligatures w14:val="none"/>
        </w:rPr>
        <w:t xml:space="preserve"> prepared for</w:t>
      </w:r>
      <w:r w:rsidR="00B074A3">
        <w:rPr>
          <w:rFonts w:ascii="Arial" w:eastAsia="Calibri" w:hAnsi="Arial" w:cs="Arial"/>
          <w:color w:val="000000"/>
          <w:kern w:val="0"/>
          <w:sz w:val="24"/>
          <w:szCs w:val="24"/>
          <w:lang w:val="en-ZA"/>
          <w14:ligatures w14:val="none"/>
        </w:rPr>
        <w:t xml:space="preserve"> them. Living </w:t>
      </w:r>
      <w:r w:rsidR="00B074A3" w:rsidRPr="008D2B13">
        <w:rPr>
          <w:rFonts w:ascii="Arial" w:eastAsia="Calibri" w:hAnsi="Arial" w:cs="Arial"/>
          <w:color w:val="000000"/>
          <w:kern w:val="0"/>
          <w:sz w:val="24"/>
          <w:szCs w:val="24"/>
          <w:lang w:val="en-ZA"/>
          <w14:ligatures w14:val="none"/>
        </w:rPr>
        <w:t>th</w:t>
      </w:r>
      <w:r w:rsidR="00B074A3">
        <w:rPr>
          <w:rFonts w:ascii="Arial" w:eastAsia="Calibri" w:hAnsi="Arial" w:cs="Arial"/>
          <w:color w:val="000000"/>
          <w:kern w:val="0"/>
          <w:sz w:val="24"/>
          <w:szCs w:val="24"/>
          <w:lang w:val="en-ZA"/>
          <w14:ligatures w14:val="none"/>
        </w:rPr>
        <w:t>em a</w:t>
      </w:r>
      <w:r w:rsidRPr="008D2B13">
        <w:rPr>
          <w:rFonts w:ascii="Arial" w:eastAsia="Calibri" w:hAnsi="Arial" w:cs="Arial"/>
          <w:color w:val="000000"/>
          <w:kern w:val="0"/>
          <w:sz w:val="24"/>
          <w:szCs w:val="24"/>
          <w:lang w:val="en-ZA"/>
          <w14:ligatures w14:val="none"/>
        </w:rPr>
        <w:t xml:space="preserve"> vulnerable demographic</w:t>
      </w:r>
      <w:r w:rsidR="00B074A3">
        <w:rPr>
          <w:rFonts w:ascii="Arial" w:eastAsia="Calibri" w:hAnsi="Arial" w:cs="Arial"/>
          <w:color w:val="000000"/>
          <w:kern w:val="0"/>
          <w:sz w:val="24"/>
          <w:szCs w:val="24"/>
          <w:lang w:val="en-ZA"/>
          <w14:ligatures w14:val="none"/>
        </w:rPr>
        <w:t xml:space="preserve"> within the society</w:t>
      </w:r>
      <w:r w:rsidRPr="008D2B13">
        <w:rPr>
          <w:rFonts w:ascii="Arial" w:eastAsia="Calibri" w:hAnsi="Arial" w:cs="Arial"/>
          <w:color w:val="000000"/>
          <w:kern w:val="0"/>
          <w:sz w:val="24"/>
          <w:szCs w:val="24"/>
          <w:lang w:val="en-ZA"/>
          <w14:ligatures w14:val="none"/>
        </w:rPr>
        <w:t>.</w:t>
      </w:r>
    </w:p>
    <w:p w14:paraId="6F449990" w14:textId="1FF3AAE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These results have serious consequences. Teenage </w:t>
      </w:r>
      <w:r w:rsidR="00B074A3" w:rsidRPr="008D2B13">
        <w:rPr>
          <w:rFonts w:ascii="Arial" w:eastAsia="Calibri" w:hAnsi="Arial" w:cs="Arial"/>
          <w:color w:val="000000"/>
          <w:kern w:val="0"/>
          <w:sz w:val="24"/>
          <w:szCs w:val="24"/>
          <w:lang w:val="en-ZA"/>
          <w14:ligatures w14:val="none"/>
        </w:rPr>
        <w:t xml:space="preserve">women </w:t>
      </w:r>
      <w:r w:rsidR="00B074A3">
        <w:rPr>
          <w:rFonts w:ascii="Arial" w:eastAsia="Calibri" w:hAnsi="Arial" w:cs="Arial"/>
          <w:color w:val="000000"/>
          <w:kern w:val="0"/>
          <w:sz w:val="24"/>
          <w:szCs w:val="24"/>
          <w:lang w:val="en-ZA"/>
          <w14:ligatures w14:val="none"/>
        </w:rPr>
        <w:t xml:space="preserve">experience </w:t>
      </w:r>
      <w:r w:rsidR="00B074A3" w:rsidRPr="008D2B13">
        <w:rPr>
          <w:rFonts w:ascii="Arial" w:eastAsia="Calibri" w:hAnsi="Arial" w:cs="Arial"/>
          <w:color w:val="000000"/>
          <w:kern w:val="0"/>
          <w:sz w:val="24"/>
          <w:szCs w:val="24"/>
          <w:lang w:val="en-ZA"/>
          <w14:ligatures w14:val="none"/>
        </w:rPr>
        <w:t>pregnancy</w:t>
      </w:r>
      <w:r w:rsidRPr="008D2B13">
        <w:rPr>
          <w:rFonts w:ascii="Arial" w:eastAsia="Calibri" w:hAnsi="Arial" w:cs="Arial"/>
          <w:color w:val="000000"/>
          <w:kern w:val="0"/>
          <w:sz w:val="24"/>
          <w:szCs w:val="24"/>
          <w:lang w:val="en-ZA"/>
          <w14:ligatures w14:val="none"/>
        </w:rPr>
        <w:t xml:space="preserve"> and postpartum difficulties without competent treatment. Lack of mental health care shows a greater disregard of these young women's psychological well-being, </w:t>
      </w:r>
      <w:r w:rsidR="00B074A3" w:rsidRPr="008D2B13">
        <w:rPr>
          <w:rFonts w:ascii="Arial" w:eastAsia="Calibri" w:hAnsi="Arial" w:cs="Arial"/>
          <w:color w:val="000000"/>
          <w:kern w:val="0"/>
          <w:sz w:val="24"/>
          <w:szCs w:val="24"/>
          <w:lang w:val="en-ZA"/>
          <w14:ligatures w14:val="none"/>
        </w:rPr>
        <w:t>which affect</w:t>
      </w:r>
      <w:r w:rsidRPr="008D2B13">
        <w:rPr>
          <w:rFonts w:ascii="Arial" w:eastAsia="Calibri" w:hAnsi="Arial" w:cs="Arial"/>
          <w:color w:val="000000"/>
          <w:kern w:val="0"/>
          <w:sz w:val="24"/>
          <w:szCs w:val="24"/>
          <w:lang w:val="en-ZA"/>
          <w14:ligatures w14:val="none"/>
        </w:rPr>
        <w:t xml:space="preserve"> their capacity to be independent and successful parents. These expenses affect community health and economic output, not just individual health.</w:t>
      </w:r>
    </w:p>
    <w:p w14:paraId="35C4275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Rural healthcare delivery systems like uMkhanyakude District must be overhauled to solve these issues. Mobile healthcare services should be expanded to increase visits, and current healthcare institutions should offer focused adolescent health services. In addition, combining mental health treatments with maternal health programmes might help adolescent mothers more holistically.</w:t>
      </w:r>
    </w:p>
    <w:p w14:paraId="4126228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824E915" w14:textId="278C7D12" w:rsidR="008D2B13" w:rsidRPr="00D4639E" w:rsidRDefault="008D2B13" w:rsidP="00D4639E">
      <w:pPr>
        <w:pStyle w:val="Heading2"/>
        <w:spacing w:line="360" w:lineRule="auto"/>
        <w:jc w:val="both"/>
        <w:rPr>
          <w:rFonts w:ascii="Arial" w:hAnsi="Arial" w:cs="Arial"/>
          <w:b/>
          <w:bCs/>
          <w:color w:val="auto"/>
          <w:sz w:val="24"/>
          <w:szCs w:val="24"/>
        </w:rPr>
      </w:pPr>
      <w:bookmarkStart w:id="394" w:name="_Toc169025259"/>
      <w:bookmarkStart w:id="395" w:name="_Toc168640417"/>
      <w:r w:rsidRPr="00D4639E">
        <w:rPr>
          <w:rFonts w:ascii="Arial" w:hAnsi="Arial" w:cs="Arial"/>
          <w:b/>
          <w:bCs/>
          <w:color w:val="auto"/>
          <w:sz w:val="24"/>
          <w:szCs w:val="24"/>
        </w:rPr>
        <w:t xml:space="preserve">4.3.5 Practical policy changes and support systems should the school </w:t>
      </w:r>
      <w:bookmarkEnd w:id="394"/>
      <w:r w:rsidR="00D4639E">
        <w:rPr>
          <w:rFonts w:ascii="Arial" w:hAnsi="Arial" w:cs="Arial"/>
          <w:b/>
          <w:bCs/>
          <w:color w:val="auto"/>
          <w:sz w:val="24"/>
          <w:szCs w:val="24"/>
        </w:rPr>
        <w:t>adopt to</w:t>
      </w:r>
    </w:p>
    <w:p w14:paraId="0B0E8A3F" w14:textId="59BFCA6B" w:rsidR="008D2B13" w:rsidRPr="00D4639E" w:rsidRDefault="00D4639E" w:rsidP="00D4639E">
      <w:pPr>
        <w:rPr>
          <w:rFonts w:ascii="Arial" w:hAnsi="Arial" w:cs="Arial"/>
          <w:b/>
          <w:bCs/>
          <w:sz w:val="24"/>
          <w:szCs w:val="24"/>
        </w:rPr>
      </w:pPr>
      <w:bookmarkStart w:id="396" w:name="_Toc169025260"/>
      <w:r>
        <w:rPr>
          <w:rFonts w:ascii="Arial" w:hAnsi="Arial" w:cs="Arial"/>
          <w:b/>
          <w:bCs/>
          <w:sz w:val="24"/>
          <w:szCs w:val="24"/>
        </w:rPr>
        <w:t xml:space="preserve">        </w:t>
      </w:r>
      <w:r w:rsidR="008D2B13" w:rsidRPr="00D4639E">
        <w:rPr>
          <w:rFonts w:ascii="Arial" w:hAnsi="Arial" w:cs="Arial"/>
          <w:b/>
          <w:bCs/>
          <w:sz w:val="24"/>
          <w:szCs w:val="24"/>
        </w:rPr>
        <w:t xml:space="preserve"> mitigate the implications of teenage pregnancy.</w:t>
      </w:r>
      <w:bookmarkEnd w:id="395"/>
      <w:bookmarkEnd w:id="396"/>
      <w:r w:rsidR="008D2B13" w:rsidRPr="00D4639E">
        <w:rPr>
          <w:rFonts w:ascii="Arial" w:hAnsi="Arial" w:cs="Arial"/>
          <w:b/>
          <w:bCs/>
          <w:sz w:val="24"/>
          <w:szCs w:val="24"/>
        </w:rPr>
        <w:t xml:space="preserve"> </w:t>
      </w:r>
    </w:p>
    <w:p w14:paraId="47DA4E88" w14:textId="77777777" w:rsidR="008D2B13" w:rsidRPr="008D2B13" w:rsidRDefault="008D2B13" w:rsidP="008D2B13">
      <w:pPr>
        <w:spacing w:after="0" w:line="240" w:lineRule="auto"/>
        <w:rPr>
          <w:rFonts w:ascii="Arial" w:eastAsia="Calibri" w:hAnsi="Arial" w:cs="Arial"/>
          <w:b/>
          <w:bCs/>
          <w:color w:val="000000"/>
          <w:kern w:val="0"/>
          <w:sz w:val="24"/>
          <w:szCs w:val="24"/>
          <w:lang w:val="en-ZA"/>
          <w14:ligatures w14:val="none"/>
        </w:rPr>
      </w:pPr>
      <w:bookmarkStart w:id="397" w:name="_Hlk164697456"/>
    </w:p>
    <w:p w14:paraId="1D03815D" w14:textId="77777777" w:rsidR="008D2B13" w:rsidRPr="008D2B13" w:rsidRDefault="008D2B13" w:rsidP="008D2B13">
      <w:pPr>
        <w:spacing w:after="0" w:line="240" w:lineRule="auto"/>
        <w:rPr>
          <w:rFonts w:ascii="Arial" w:eastAsia="Times New Roman" w:hAnsi="Arial" w:cs="Arial"/>
          <w:b/>
          <w:bCs/>
          <w:i/>
          <w:iCs/>
          <w:kern w:val="0"/>
          <w:sz w:val="24"/>
          <w:szCs w:val="24"/>
          <w14:ligatures w14:val="none"/>
        </w:rPr>
      </w:pPr>
      <w:r w:rsidRPr="008D2B13">
        <w:rPr>
          <w:rFonts w:ascii="Arial" w:eastAsia="Times New Roman" w:hAnsi="Arial" w:cs="Arial"/>
          <w:b/>
          <w:bCs/>
          <w:i/>
          <w:iCs/>
          <w:kern w:val="0"/>
          <w:sz w:val="24"/>
          <w:szCs w:val="24"/>
          <w14:ligatures w14:val="none"/>
        </w:rPr>
        <w:t xml:space="preserve">Table 4.6 </w:t>
      </w:r>
      <w:bookmarkStart w:id="398" w:name="_Hlk168413999"/>
      <w:r w:rsidRPr="008D2B13">
        <w:rPr>
          <w:rFonts w:ascii="Arial" w:eastAsia="Times New Roman" w:hAnsi="Arial" w:cs="Arial"/>
          <w:b/>
          <w:bCs/>
          <w:i/>
          <w:iCs/>
          <w:kern w:val="0"/>
          <w:sz w:val="24"/>
          <w:szCs w:val="24"/>
          <w14:ligatures w14:val="none"/>
        </w:rPr>
        <w:t xml:space="preserve">Policy changes and support systems for </w:t>
      </w:r>
      <w:bookmarkEnd w:id="397"/>
      <w:r w:rsidRPr="008D2B13">
        <w:rPr>
          <w:rFonts w:ascii="Arial" w:eastAsia="Times New Roman" w:hAnsi="Arial" w:cs="Arial"/>
          <w:b/>
          <w:bCs/>
          <w:i/>
          <w:iCs/>
          <w:kern w:val="0"/>
          <w:sz w:val="24"/>
          <w:szCs w:val="24"/>
          <w14:ligatures w14:val="none"/>
        </w:rPr>
        <w:t>a school.</w:t>
      </w:r>
    </w:p>
    <w:p w14:paraId="2A868AFA" w14:textId="77777777" w:rsidR="008D2B13" w:rsidRPr="008D2B13" w:rsidRDefault="008D2B13" w:rsidP="008D2B13">
      <w:pPr>
        <w:spacing w:after="0" w:line="240" w:lineRule="auto"/>
        <w:rPr>
          <w:rFonts w:ascii="Arial" w:eastAsia="Times New Roman" w:hAnsi="Arial" w:cs="Arial"/>
          <w:i/>
          <w:iCs/>
          <w:kern w:val="0"/>
          <w:sz w:val="24"/>
          <w:szCs w:val="24"/>
          <w14:ligatures w14:val="none"/>
        </w:rPr>
      </w:pPr>
    </w:p>
    <w:tbl>
      <w:tblPr>
        <w:tblStyle w:val="TableGrid6"/>
        <w:tblW w:w="0" w:type="auto"/>
        <w:tblInd w:w="0" w:type="dxa"/>
        <w:tblLook w:val="04A0" w:firstRow="1" w:lastRow="0" w:firstColumn="1" w:lastColumn="0" w:noHBand="0" w:noVBand="1"/>
      </w:tblPr>
      <w:tblGrid>
        <w:gridCol w:w="1975"/>
        <w:gridCol w:w="7041"/>
      </w:tblGrid>
      <w:tr w:rsidR="008D2B13" w:rsidRPr="008D2B13" w14:paraId="71DBE1E7" w14:textId="77777777" w:rsidTr="008D2B13">
        <w:tc>
          <w:tcPr>
            <w:tcW w:w="1975" w:type="dxa"/>
            <w:tcBorders>
              <w:top w:val="single" w:sz="4" w:space="0" w:color="auto"/>
              <w:left w:val="single" w:sz="4" w:space="0" w:color="auto"/>
              <w:bottom w:val="single" w:sz="4" w:space="0" w:color="auto"/>
              <w:right w:val="single" w:sz="4" w:space="0" w:color="auto"/>
            </w:tcBorders>
            <w:hideMark/>
          </w:tcPr>
          <w:bookmarkEnd w:id="398"/>
          <w:p w14:paraId="068E6986" w14:textId="77777777" w:rsidR="008D2B13" w:rsidRPr="008D2B13" w:rsidRDefault="008D2B13" w:rsidP="008D2B13">
            <w:pPr>
              <w:rPr>
                <w:rFonts w:ascii="Arial" w:eastAsia="Times New Roman" w:hAnsi="Arial"/>
                <w:b/>
                <w:bCs/>
                <w:kern w:val="0"/>
                <w:sz w:val="24"/>
                <w:szCs w:val="24"/>
                <w14:ligatures w14:val="none"/>
              </w:rPr>
            </w:pPr>
            <w:r w:rsidRPr="008D2B13">
              <w:rPr>
                <w:rFonts w:ascii="Arial" w:eastAsia="Times New Roman" w:hAnsi="Arial"/>
                <w:b/>
                <w:bCs/>
                <w:kern w:val="0"/>
                <w:sz w:val="24"/>
                <w:szCs w:val="24"/>
                <w14:ligatures w14:val="none"/>
              </w:rPr>
              <w:t xml:space="preserve">Participants </w:t>
            </w:r>
          </w:p>
        </w:tc>
        <w:tc>
          <w:tcPr>
            <w:tcW w:w="7041" w:type="dxa"/>
            <w:tcBorders>
              <w:top w:val="single" w:sz="4" w:space="0" w:color="auto"/>
              <w:left w:val="single" w:sz="4" w:space="0" w:color="auto"/>
              <w:bottom w:val="single" w:sz="4" w:space="0" w:color="auto"/>
              <w:right w:val="single" w:sz="4" w:space="0" w:color="auto"/>
            </w:tcBorders>
            <w:hideMark/>
          </w:tcPr>
          <w:p w14:paraId="2072DED9" w14:textId="77777777" w:rsidR="008D2B13" w:rsidRPr="008D2B13" w:rsidRDefault="008D2B13" w:rsidP="008D2B13">
            <w:pPr>
              <w:rPr>
                <w:rFonts w:ascii="Arial" w:eastAsia="Times New Roman" w:hAnsi="Arial"/>
                <w:b/>
                <w:bCs/>
                <w:kern w:val="0"/>
                <w:sz w:val="24"/>
                <w:szCs w:val="24"/>
                <w14:ligatures w14:val="none"/>
              </w:rPr>
            </w:pPr>
            <w:r w:rsidRPr="008D2B13">
              <w:rPr>
                <w:rFonts w:ascii="Arial" w:eastAsia="Times New Roman" w:hAnsi="Arial"/>
                <w:b/>
                <w:bCs/>
                <w:kern w:val="0"/>
                <w:sz w:val="24"/>
                <w:szCs w:val="24"/>
                <w14:ligatures w14:val="none"/>
              </w:rPr>
              <w:t xml:space="preserve">Interview responses </w:t>
            </w:r>
          </w:p>
        </w:tc>
      </w:tr>
      <w:tr w:rsidR="008D2B13" w:rsidRPr="008D2B13" w14:paraId="6298149E" w14:textId="77777777" w:rsidTr="008D2B13">
        <w:trPr>
          <w:trHeight w:val="728"/>
        </w:trPr>
        <w:tc>
          <w:tcPr>
            <w:tcW w:w="1975" w:type="dxa"/>
            <w:tcBorders>
              <w:top w:val="single" w:sz="4" w:space="0" w:color="auto"/>
              <w:left w:val="single" w:sz="4" w:space="0" w:color="auto"/>
              <w:bottom w:val="single" w:sz="4" w:space="0" w:color="auto"/>
              <w:right w:val="single" w:sz="4" w:space="0" w:color="auto"/>
            </w:tcBorders>
            <w:hideMark/>
          </w:tcPr>
          <w:p w14:paraId="1B76482A"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1</w:t>
            </w:r>
          </w:p>
        </w:tc>
        <w:tc>
          <w:tcPr>
            <w:tcW w:w="7041" w:type="dxa"/>
            <w:tcBorders>
              <w:top w:val="single" w:sz="4" w:space="0" w:color="auto"/>
              <w:left w:val="single" w:sz="4" w:space="0" w:color="auto"/>
              <w:bottom w:val="single" w:sz="4" w:space="0" w:color="auto"/>
              <w:right w:val="single" w:sz="4" w:space="0" w:color="auto"/>
            </w:tcBorders>
            <w:hideMark/>
          </w:tcPr>
          <w:p w14:paraId="23BB46CE"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All schools should be mandated to dedicate one period weekly to address teenage pregnancy issues and prevention strategies. </w:t>
            </w:r>
          </w:p>
        </w:tc>
      </w:tr>
      <w:tr w:rsidR="008D2B13" w:rsidRPr="008D2B13" w14:paraId="031CA41E"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F5BCBAF"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2</w:t>
            </w:r>
          </w:p>
        </w:tc>
        <w:tc>
          <w:tcPr>
            <w:tcW w:w="7041" w:type="dxa"/>
            <w:tcBorders>
              <w:top w:val="single" w:sz="4" w:space="0" w:color="auto"/>
              <w:left w:val="single" w:sz="4" w:space="0" w:color="auto"/>
              <w:bottom w:val="single" w:sz="4" w:space="0" w:color="auto"/>
              <w:right w:val="single" w:sz="4" w:space="0" w:color="auto"/>
            </w:tcBorders>
            <w:hideMark/>
          </w:tcPr>
          <w:p w14:paraId="7FA1F40D"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hAnsi="Arial"/>
                <w:color w:val="000000"/>
                <w:kern w:val="0"/>
                <w:sz w:val="24"/>
                <w:szCs w:val="24"/>
                <w14:ligatures w14:val="none"/>
              </w:rPr>
              <w:t>The school tries to support pregnant teenagers by allowing them more breaks and time off and comprehensive program that addresses all their needs, especially postpartum.</w:t>
            </w:r>
          </w:p>
        </w:tc>
      </w:tr>
      <w:tr w:rsidR="008D2B13" w:rsidRPr="008D2B13" w14:paraId="6FB9FAE2"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CD0BD14"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3</w:t>
            </w:r>
          </w:p>
        </w:tc>
        <w:tc>
          <w:tcPr>
            <w:tcW w:w="7041" w:type="dxa"/>
            <w:tcBorders>
              <w:top w:val="single" w:sz="4" w:space="0" w:color="auto"/>
              <w:left w:val="single" w:sz="4" w:space="0" w:color="auto"/>
              <w:bottom w:val="single" w:sz="4" w:space="0" w:color="auto"/>
              <w:right w:val="single" w:sz="4" w:space="0" w:color="auto"/>
            </w:tcBorders>
            <w:hideMark/>
          </w:tcPr>
          <w:p w14:paraId="6EF2B295"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eastAsia="Times New Roman" w:hAnsi="Arial"/>
                <w:kern w:val="0"/>
                <w:sz w:val="24"/>
                <w:szCs w:val="24"/>
                <w14:ligatures w14:val="none"/>
              </w:rPr>
              <w:t>Pregnant learners should not be allowed to back to school until their ready for studying</w:t>
            </w:r>
          </w:p>
        </w:tc>
      </w:tr>
      <w:tr w:rsidR="008D2B13" w:rsidRPr="008D2B13" w14:paraId="46237BB2"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4CDA9A93"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4</w:t>
            </w:r>
          </w:p>
        </w:tc>
        <w:tc>
          <w:tcPr>
            <w:tcW w:w="7041" w:type="dxa"/>
            <w:tcBorders>
              <w:top w:val="single" w:sz="4" w:space="0" w:color="auto"/>
              <w:left w:val="single" w:sz="4" w:space="0" w:color="auto"/>
              <w:bottom w:val="single" w:sz="4" w:space="0" w:color="auto"/>
              <w:right w:val="single" w:sz="4" w:space="0" w:color="auto"/>
            </w:tcBorders>
            <w:hideMark/>
          </w:tcPr>
          <w:p w14:paraId="7968D796"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hAnsi="Arial"/>
                <w:color w:val="000000"/>
                <w:kern w:val="0"/>
                <w:sz w:val="24"/>
                <w:szCs w:val="24"/>
                <w14:ligatures w14:val="none"/>
              </w:rPr>
              <w:t>The school tries to support pregnant teenagers by allowing them more breaks and time off, but there's no comprehensive program that addresses all their needs, especially postpartum.</w:t>
            </w:r>
          </w:p>
        </w:tc>
      </w:tr>
      <w:tr w:rsidR="008D2B13" w:rsidRPr="008D2B13" w14:paraId="77D835F9"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5A4D2C36"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5</w:t>
            </w:r>
          </w:p>
        </w:tc>
        <w:tc>
          <w:tcPr>
            <w:tcW w:w="7041" w:type="dxa"/>
            <w:tcBorders>
              <w:top w:val="single" w:sz="4" w:space="0" w:color="auto"/>
              <w:left w:val="single" w:sz="4" w:space="0" w:color="auto"/>
              <w:bottom w:val="single" w:sz="4" w:space="0" w:color="auto"/>
              <w:right w:val="single" w:sz="4" w:space="0" w:color="auto"/>
            </w:tcBorders>
          </w:tcPr>
          <w:p w14:paraId="5DA5F792"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Schools should play an important role in giving assistance and resources to adolescent mothers for them to succeed academically and in general. Implementing programs and policies geared to fulfill the needs of these young parents is critical.</w:t>
            </w:r>
          </w:p>
          <w:p w14:paraId="431781B8" w14:textId="77777777" w:rsidR="008D2B13" w:rsidRPr="008D2B13" w:rsidRDefault="008D2B13" w:rsidP="008D2B13">
            <w:pPr>
              <w:spacing w:line="360" w:lineRule="auto"/>
              <w:jc w:val="both"/>
              <w:rPr>
                <w:rFonts w:ascii="Arial" w:eastAsia="Times New Roman" w:hAnsi="Arial"/>
                <w:b/>
                <w:bCs/>
                <w:kern w:val="0"/>
                <w:sz w:val="24"/>
                <w:szCs w:val="24"/>
                <w14:ligatures w14:val="none"/>
              </w:rPr>
            </w:pPr>
          </w:p>
        </w:tc>
      </w:tr>
      <w:tr w:rsidR="008D2B13" w:rsidRPr="008D2B13" w14:paraId="32D0DE90"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3C9B9242"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6</w:t>
            </w:r>
          </w:p>
        </w:tc>
        <w:tc>
          <w:tcPr>
            <w:tcW w:w="7041" w:type="dxa"/>
            <w:tcBorders>
              <w:top w:val="single" w:sz="4" w:space="0" w:color="auto"/>
              <w:left w:val="single" w:sz="4" w:space="0" w:color="auto"/>
              <w:bottom w:val="single" w:sz="4" w:space="0" w:color="auto"/>
              <w:right w:val="single" w:sz="4" w:space="0" w:color="auto"/>
            </w:tcBorders>
            <w:hideMark/>
          </w:tcPr>
          <w:p w14:paraId="3746D11C"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eastAsia="Times New Roman" w:hAnsi="Arial"/>
                <w:kern w:val="0"/>
                <w:sz w:val="24"/>
                <w:szCs w:val="24"/>
                <w14:ligatures w14:val="none"/>
              </w:rPr>
              <w:t>Flexible class schedules, online learning alternatives, and tutoring services can all assist teenage mothers successfully juggle their academic and parenting</w:t>
            </w:r>
          </w:p>
        </w:tc>
      </w:tr>
      <w:tr w:rsidR="008D2B13" w:rsidRPr="008D2B13" w14:paraId="6C0AD914"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1F7076B"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7</w:t>
            </w:r>
          </w:p>
        </w:tc>
        <w:tc>
          <w:tcPr>
            <w:tcW w:w="7041" w:type="dxa"/>
            <w:tcBorders>
              <w:top w:val="single" w:sz="4" w:space="0" w:color="auto"/>
              <w:left w:val="single" w:sz="4" w:space="0" w:color="auto"/>
              <w:bottom w:val="single" w:sz="4" w:space="0" w:color="auto"/>
              <w:right w:val="single" w:sz="4" w:space="0" w:color="auto"/>
            </w:tcBorders>
            <w:hideMark/>
          </w:tcPr>
          <w:p w14:paraId="4CE443D3"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hAnsi="Arial"/>
                <w:color w:val="000000"/>
                <w:kern w:val="0"/>
                <w:sz w:val="24"/>
                <w:szCs w:val="24"/>
                <w14:ligatures w14:val="none"/>
              </w:rPr>
              <w:t>Some schools in our district have started to offer daycare services, but this is not widespread. Most teenage mothers must rely on family or quit school altogether</w:t>
            </w:r>
            <w:r w:rsidRPr="008D2B13">
              <w:rPr>
                <w:rFonts w:ascii="Arial" w:eastAsia="Times New Roman" w:hAnsi="Arial"/>
                <w:b/>
                <w:bCs/>
                <w:kern w:val="0"/>
                <w:sz w:val="24"/>
                <w:szCs w:val="24"/>
                <w14:ligatures w14:val="none"/>
              </w:rPr>
              <w:t xml:space="preserve"> </w:t>
            </w:r>
          </w:p>
        </w:tc>
      </w:tr>
      <w:tr w:rsidR="008D2B13" w:rsidRPr="008D2B13" w14:paraId="778592D4"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736D5E3"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8</w:t>
            </w:r>
          </w:p>
        </w:tc>
        <w:tc>
          <w:tcPr>
            <w:tcW w:w="7041" w:type="dxa"/>
            <w:tcBorders>
              <w:top w:val="single" w:sz="4" w:space="0" w:color="auto"/>
              <w:left w:val="single" w:sz="4" w:space="0" w:color="auto"/>
              <w:bottom w:val="single" w:sz="4" w:space="0" w:color="auto"/>
              <w:right w:val="single" w:sz="4" w:space="0" w:color="auto"/>
            </w:tcBorders>
            <w:hideMark/>
          </w:tcPr>
          <w:p w14:paraId="0DB86EF6"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eastAsia="Times New Roman" w:hAnsi="Arial"/>
                <w:kern w:val="0"/>
                <w:sz w:val="24"/>
                <w:szCs w:val="24"/>
                <w14:ligatures w14:val="none"/>
              </w:rPr>
              <w:t>Workshops, seminars, and guest speakers can help educate young mother on childcare, nutrition, child development, and family planning. Schools can also connect teen moms to community resources, such as healthcare providers</w:t>
            </w:r>
          </w:p>
        </w:tc>
      </w:tr>
      <w:tr w:rsidR="008D2B13" w:rsidRPr="008D2B13" w14:paraId="50E17E01"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5A5EC972"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9</w:t>
            </w:r>
          </w:p>
        </w:tc>
        <w:tc>
          <w:tcPr>
            <w:tcW w:w="7041" w:type="dxa"/>
            <w:tcBorders>
              <w:top w:val="single" w:sz="4" w:space="0" w:color="auto"/>
              <w:left w:val="single" w:sz="4" w:space="0" w:color="auto"/>
              <w:bottom w:val="single" w:sz="4" w:space="0" w:color="auto"/>
              <w:right w:val="single" w:sz="4" w:space="0" w:color="auto"/>
            </w:tcBorders>
            <w:hideMark/>
          </w:tcPr>
          <w:p w14:paraId="01631321" w14:textId="77777777" w:rsidR="008D2B13" w:rsidRPr="008D2B13" w:rsidRDefault="008D2B13" w:rsidP="008D2B13">
            <w:pPr>
              <w:spacing w:line="360" w:lineRule="auto"/>
              <w:jc w:val="both"/>
              <w:rPr>
                <w:rFonts w:ascii="Arial" w:eastAsia="Times New Roman" w:hAnsi="Arial"/>
                <w:b/>
                <w:bCs/>
                <w:kern w:val="0"/>
                <w:sz w:val="24"/>
                <w:szCs w:val="24"/>
                <w14:ligatures w14:val="none"/>
              </w:rPr>
            </w:pPr>
            <w:r w:rsidRPr="008D2B13">
              <w:rPr>
                <w:rFonts w:ascii="Arial" w:eastAsia="Times New Roman" w:hAnsi="Arial"/>
                <w:kern w:val="0"/>
                <w:sz w:val="24"/>
                <w:szCs w:val="24"/>
                <w14:ligatures w14:val="none"/>
              </w:rPr>
              <w:t xml:space="preserve">School should adopt policies that foster a caring and inclusive environment for adolescent mothers. This could include anti-discrimination policies that shield young mothers from shame and criticism, as well as safeguards against bullying or harassment based on their parenting status. </w:t>
            </w:r>
          </w:p>
        </w:tc>
      </w:tr>
      <w:tr w:rsidR="008D2B13" w:rsidRPr="008D2B13" w14:paraId="7F964713"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5ABBBDC" w14:textId="77777777" w:rsidR="008D2B13" w:rsidRPr="008D2B13" w:rsidRDefault="008D2B13" w:rsidP="008D2B13">
            <w:pPr>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Participant 10</w:t>
            </w:r>
          </w:p>
        </w:tc>
        <w:tc>
          <w:tcPr>
            <w:tcW w:w="7041" w:type="dxa"/>
            <w:tcBorders>
              <w:top w:val="single" w:sz="4" w:space="0" w:color="auto"/>
              <w:left w:val="single" w:sz="4" w:space="0" w:color="auto"/>
              <w:bottom w:val="single" w:sz="4" w:space="0" w:color="auto"/>
              <w:right w:val="single" w:sz="4" w:space="0" w:color="auto"/>
            </w:tcBorders>
            <w:hideMark/>
          </w:tcPr>
          <w:p w14:paraId="5852E7DF" w14:textId="77777777" w:rsidR="008D2B13" w:rsidRPr="008D2B13" w:rsidRDefault="008D2B13" w:rsidP="008D2B13">
            <w:pPr>
              <w:spacing w:line="360" w:lineRule="auto"/>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Some people feel that social grants are sufficient for raising a child, but this is incorrect. Others rely on social subsidies to sustain their family, which can be difficult, and there are no laws in place to advise or assist young moms. </w:t>
            </w:r>
          </w:p>
        </w:tc>
      </w:tr>
    </w:tbl>
    <w:p w14:paraId="4331A7C7" w14:textId="77777777" w:rsid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04234935" w14:textId="40B19E98" w:rsidR="00D4639E" w:rsidRPr="008D2B13" w:rsidRDefault="00E641CF" w:rsidP="00D4639E">
      <w:pPr>
        <w:pStyle w:val="Heading3"/>
        <w:rPr>
          <w:rFonts w:eastAsia="Calibri"/>
          <w:lang w:val="en-ZA"/>
        </w:rPr>
      </w:pPr>
      <w:r>
        <w:rPr>
          <w:rFonts w:ascii="Arial" w:eastAsia="Calibri" w:hAnsi="Arial" w:cs="Arial"/>
          <w:b/>
          <w:bCs/>
          <w:sz w:val="24"/>
          <w:szCs w:val="24"/>
          <w:lang w:val="en-ZA"/>
        </w:rPr>
        <w:t xml:space="preserve">   </w:t>
      </w:r>
      <w:r w:rsidR="00D4639E" w:rsidRPr="00D4639E">
        <w:rPr>
          <w:rFonts w:ascii="Arial" w:eastAsia="Calibri" w:hAnsi="Arial" w:cs="Arial"/>
          <w:b/>
          <w:bCs/>
          <w:sz w:val="24"/>
          <w:szCs w:val="24"/>
          <w:lang w:val="en-ZA"/>
        </w:rPr>
        <w:t>4</w:t>
      </w:r>
      <w:r w:rsidR="00D4639E" w:rsidRPr="00D4639E">
        <w:rPr>
          <w:rFonts w:ascii="Arial" w:eastAsia="Calibri" w:hAnsi="Arial" w:cs="Arial"/>
          <w:b/>
          <w:bCs/>
          <w:color w:val="auto"/>
          <w:sz w:val="24"/>
          <w:szCs w:val="24"/>
          <w:lang w:val="en-ZA"/>
        </w:rPr>
        <w:t>.3.5.1 Sub Theme 1: School policy changes</w:t>
      </w:r>
      <w:r w:rsidR="00D4639E" w:rsidRPr="00D4639E">
        <w:rPr>
          <w:rFonts w:eastAsia="Calibri"/>
          <w:color w:val="auto"/>
          <w:lang w:val="en-ZA"/>
        </w:rPr>
        <w:t xml:space="preserve"> </w:t>
      </w:r>
    </w:p>
    <w:p w14:paraId="62FE4B24" w14:textId="370A22DF"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Educational institutions' initiatives to help young mothers in uMkhanyakude District vary in efficacy and reach. According to the interviews, schools are at </w:t>
      </w:r>
      <w:r w:rsidR="00D4639E">
        <w:rPr>
          <w:rFonts w:ascii="Arial" w:eastAsia="Calibri" w:hAnsi="Arial" w:cs="Arial"/>
          <w:color w:val="000000"/>
          <w:kern w:val="0"/>
          <w:sz w:val="24"/>
          <w:szCs w:val="24"/>
          <w:lang w:val="en-ZA"/>
          <w14:ligatures w14:val="none"/>
        </w:rPr>
        <w:t xml:space="preserve">the centre </w:t>
      </w:r>
      <w:r w:rsidR="00D4639E" w:rsidRPr="008D2B13">
        <w:rPr>
          <w:rFonts w:ascii="Arial" w:eastAsia="Calibri" w:hAnsi="Arial" w:cs="Arial"/>
          <w:color w:val="000000"/>
          <w:kern w:val="0"/>
          <w:sz w:val="24"/>
          <w:szCs w:val="24"/>
          <w:lang w:val="en-ZA"/>
          <w14:ligatures w14:val="none"/>
        </w:rPr>
        <w:t>of</w:t>
      </w:r>
      <w:r w:rsidRPr="008D2B13">
        <w:rPr>
          <w:rFonts w:ascii="Arial" w:eastAsia="Calibri" w:hAnsi="Arial" w:cs="Arial"/>
          <w:color w:val="000000"/>
          <w:kern w:val="0"/>
          <w:sz w:val="24"/>
          <w:szCs w:val="24"/>
          <w:lang w:val="en-ZA"/>
          <w14:ligatures w14:val="none"/>
        </w:rPr>
        <w:t xml:space="preserve"> designing and implementing policies to help adolescent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reflecting systemic challenges including resource allocation, policy enforcement, and cultural sensitivity in education.</w:t>
      </w:r>
    </w:p>
    <w:p w14:paraId="509599B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"The school tries to support pregnant teenagers by allowing them more breaks and time off, but there's no comprehensive program that addresses all their needs, especially postpartum."</w:t>
      </w:r>
      <w:r w:rsidRPr="008D2B13">
        <w:rPr>
          <w:rFonts w:ascii="Arial" w:eastAsia="Calibri" w:hAnsi="Arial" w:cs="Arial"/>
          <w:color w:val="000000"/>
          <w:kern w:val="0"/>
          <w:sz w:val="24"/>
          <w:szCs w:val="24"/>
          <w:lang w:val="en-ZA"/>
          <w14:ligatures w14:val="none"/>
        </w:rPr>
        <w:t xml:space="preserve"> (Participant 2)</w:t>
      </w:r>
    </w:p>
    <w:p w14:paraId="1636E21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 The school tries to support pregnant teenagers by allowing them more breaks and time off, but there's no comprehensive program that addresses all their needs, especially postpartum."</w:t>
      </w:r>
      <w:r w:rsidRPr="008D2B13">
        <w:rPr>
          <w:rFonts w:ascii="Arial" w:eastAsia="Calibri" w:hAnsi="Arial" w:cs="Arial"/>
          <w:color w:val="000000"/>
          <w:kern w:val="0"/>
          <w:sz w:val="24"/>
          <w:szCs w:val="24"/>
          <w:lang w:val="en-ZA"/>
          <w14:ligatures w14:val="none"/>
        </w:rPr>
        <w:t xml:space="preserve"> (Participant 4)</w:t>
      </w:r>
    </w:p>
    <w:p w14:paraId="528B5ED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i/>
          <w:iCs/>
          <w:color w:val="000000"/>
          <w:kern w:val="0"/>
          <w:sz w:val="24"/>
          <w:szCs w:val="24"/>
          <w:lang w:val="en-ZA"/>
          <w14:ligatures w14:val="none"/>
        </w:rPr>
        <w:t>"Some schools in our district have started to offer daycare services, but this is not widespread. Most teenage mothers have to rely on family or quit school altogether."</w:t>
      </w:r>
      <w:r w:rsidRPr="008D2B13">
        <w:rPr>
          <w:rFonts w:ascii="Arial" w:eastAsia="Calibri" w:hAnsi="Arial" w:cs="Arial"/>
          <w:color w:val="000000"/>
          <w:kern w:val="0"/>
          <w:sz w:val="24"/>
          <w:szCs w:val="24"/>
          <w:lang w:val="en-ZA"/>
          <w14:ligatures w14:val="none"/>
        </w:rPr>
        <w:t xml:space="preserve"> (Participant 7)</w:t>
      </w:r>
    </w:p>
    <w:p w14:paraId="47C1846B" w14:textId="4216D470"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comments show that while flexible scheduling and nominal policies exist, policy and practice differ. This disparity often leaves adolescent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without assistance, affecting their education and well-being.</w:t>
      </w:r>
    </w:p>
    <w:p w14:paraId="6601C673" w14:textId="1042A91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Significant consequences follow these results. Teenage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need schools as a safety net, but inadequate support systems make their problems worse. Teenage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are less likely to finish school without help, which can prolong poverty and restrict professional options.</w:t>
      </w:r>
    </w:p>
    <w:p w14:paraId="6D2711DA" w14:textId="15F364B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Educational policies must be </w:t>
      </w:r>
      <w:r w:rsidR="00D4639E">
        <w:rPr>
          <w:rFonts w:ascii="Arial" w:eastAsia="Calibri" w:hAnsi="Arial" w:cs="Arial"/>
          <w:color w:val="000000"/>
          <w:kern w:val="0"/>
          <w:sz w:val="24"/>
          <w:szCs w:val="24"/>
          <w:lang w:val="en-ZA"/>
          <w14:ligatures w14:val="none"/>
        </w:rPr>
        <w:t>re-</w:t>
      </w:r>
      <w:r w:rsidRPr="008D2B13">
        <w:rPr>
          <w:rFonts w:ascii="Arial" w:eastAsia="Calibri" w:hAnsi="Arial" w:cs="Arial"/>
          <w:color w:val="000000"/>
          <w:kern w:val="0"/>
          <w:sz w:val="24"/>
          <w:szCs w:val="24"/>
          <w:lang w:val="en-ZA"/>
          <w14:ligatures w14:val="none"/>
        </w:rPr>
        <w:t>written, implemented, and monitored to solve these concerns. Schools must have the resources and skills to help adolescent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On-site daycare, flexible schooling schedules, and counselling for young moms are examples of inclusive settings.</w:t>
      </w:r>
    </w:p>
    <w:p w14:paraId="0EE4BD80" w14:textId="7FCAF6AE"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chapter emphasises the need for a holistic response to teen pregnancy in uMkhanyakude District. From stigma and social isolation to empathy and support for adolescent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the research shows a range. This duality shows how these young people negotiate a complicated social fabric (Taylor, 2023; Khumalo, 2025).</w:t>
      </w:r>
    </w:p>
    <w:p w14:paraId="7846A127" w14:textId="7027016A"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Additionally, the data shows large </w:t>
      </w:r>
      <w:r w:rsidR="00D4639E" w:rsidRPr="008D2B13">
        <w:rPr>
          <w:rFonts w:ascii="Arial" w:eastAsia="Calibri" w:hAnsi="Arial" w:cs="Arial"/>
          <w:color w:val="000000"/>
          <w:kern w:val="0"/>
          <w:sz w:val="24"/>
          <w:szCs w:val="24"/>
          <w:lang w:val="en-ZA"/>
          <w14:ligatures w14:val="none"/>
        </w:rPr>
        <w:t>di</w:t>
      </w:r>
      <w:r w:rsidR="00D4639E">
        <w:rPr>
          <w:rFonts w:ascii="Arial" w:eastAsia="Calibri" w:hAnsi="Arial" w:cs="Arial"/>
          <w:color w:val="000000"/>
          <w:kern w:val="0"/>
          <w:sz w:val="24"/>
          <w:szCs w:val="24"/>
          <w:lang w:val="en-ZA"/>
          <w14:ligatures w14:val="none"/>
        </w:rPr>
        <w:t xml:space="preserve">sparity </w:t>
      </w:r>
      <w:r w:rsidR="00D4639E" w:rsidRPr="008D2B13">
        <w:rPr>
          <w:rFonts w:ascii="Arial" w:eastAsia="Calibri" w:hAnsi="Arial" w:cs="Arial"/>
          <w:color w:val="000000"/>
          <w:kern w:val="0"/>
          <w:sz w:val="24"/>
          <w:szCs w:val="24"/>
          <w:lang w:val="en-ZA"/>
          <w14:ligatures w14:val="none"/>
        </w:rPr>
        <w:t>in</w:t>
      </w:r>
      <w:r w:rsidRPr="008D2B13">
        <w:rPr>
          <w:rFonts w:ascii="Arial" w:eastAsia="Calibri" w:hAnsi="Arial" w:cs="Arial"/>
          <w:color w:val="000000"/>
          <w:kern w:val="0"/>
          <w:sz w:val="24"/>
          <w:szCs w:val="24"/>
          <w:lang w:val="en-ZA"/>
          <w14:ligatures w14:val="none"/>
        </w:rPr>
        <w:t xml:space="preserve"> adolescent mo</w:t>
      </w:r>
      <w:r w:rsidR="00D4639E">
        <w:rPr>
          <w:rFonts w:ascii="Arial" w:eastAsia="Calibri" w:hAnsi="Arial" w:cs="Arial"/>
          <w:color w:val="000000"/>
          <w:kern w:val="0"/>
          <w:sz w:val="24"/>
          <w:szCs w:val="24"/>
          <w:lang w:val="en-ZA"/>
          <w14:ligatures w14:val="none"/>
        </w:rPr>
        <w:t xml:space="preserve">ther </w:t>
      </w:r>
      <w:r w:rsidRPr="008D2B13">
        <w:rPr>
          <w:rFonts w:ascii="Arial" w:eastAsia="Calibri" w:hAnsi="Arial" w:cs="Arial"/>
          <w:color w:val="000000"/>
          <w:kern w:val="0"/>
          <w:sz w:val="24"/>
          <w:szCs w:val="24"/>
          <w:lang w:val="en-ZA"/>
          <w14:ligatures w14:val="none"/>
        </w:rPr>
        <w:t>s' education, healthcare, and community support networks. Negative peer and teacher attitudes and unsupportive policies harm young parents' socioeconomic challenges and prospects (Johnson, 2024). To fully help, legislation reforms are needed to allow educational flexibility, accessible healthcare, and community activities that educate and destigmatize adolescent pregnancy.</w:t>
      </w:r>
    </w:p>
    <w:p w14:paraId="48A14436" w14:textId="4F99EB6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After reviewing these data, this study suggests a multi-stakeholder approach that includes educational, healthcare, and community involvement. Such activities should empower adolescent mo</w:t>
      </w:r>
      <w:r w:rsidR="00D4639E">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 xml:space="preserve">s and society to assist young women succeed despite early parenting. This </w:t>
      </w:r>
      <w:r w:rsidR="00D4639E">
        <w:rPr>
          <w:rFonts w:ascii="Arial" w:eastAsia="Calibri" w:hAnsi="Arial" w:cs="Arial"/>
          <w:color w:val="000000"/>
          <w:kern w:val="0"/>
          <w:sz w:val="24"/>
          <w:szCs w:val="24"/>
          <w:lang w:val="en-ZA"/>
          <w14:ligatures w14:val="none"/>
        </w:rPr>
        <w:t>study</w:t>
      </w:r>
      <w:r w:rsidRPr="008D2B13">
        <w:rPr>
          <w:rFonts w:ascii="Arial" w:eastAsia="Calibri" w:hAnsi="Arial" w:cs="Arial"/>
          <w:color w:val="000000"/>
          <w:kern w:val="0"/>
          <w:sz w:val="24"/>
          <w:szCs w:val="24"/>
          <w:lang w:val="en-ZA"/>
          <w14:ligatures w14:val="none"/>
        </w:rPr>
        <w:t xml:space="preserve"> advocates for an empathetic, informed, and proactive response to adolescent pregnancy to break the poverty cycle and increase community well-being (Williams, 2024).</w:t>
      </w:r>
    </w:p>
    <w:p w14:paraId="6DC2ACF2"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6071BE3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399" w:name="_Toc168640418"/>
      <w:bookmarkStart w:id="400" w:name="_Toc169025261"/>
      <w:r w:rsidRPr="008D2B13">
        <w:rPr>
          <w:rFonts w:ascii="Arial" w:eastAsia="Calibri" w:hAnsi="Arial" w:cs="Arial"/>
          <w:b/>
          <w:bCs/>
          <w:color w:val="000000"/>
          <w:kern w:val="0"/>
          <w:sz w:val="24"/>
          <w:szCs w:val="24"/>
          <w:lang w:val="en-ZA"/>
          <w14:ligatures w14:val="none"/>
        </w:rPr>
        <w:t>4.4 CONCLUSION</w:t>
      </w:r>
      <w:bookmarkEnd w:id="399"/>
      <w:bookmarkEnd w:id="400"/>
    </w:p>
    <w:p w14:paraId="069C33F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chapter analysed the collected data using qualitative research design using thematic analysis. The long tables were used to present selected comments and emerging major themes and sub-themes were identified. This analysis followed the research objectives. The next chapter will discuss the findings.</w:t>
      </w:r>
    </w:p>
    <w:p w14:paraId="3181F2E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1506AE6"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6521D15E"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D69FEDB"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4662ED20"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C2FCF19"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3128D031"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05C7C70A"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C2B78F0"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7DFFEE10" w14:textId="4A090839" w:rsidR="008D2B13" w:rsidRPr="00E27519"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bookmarkStart w:id="401" w:name="_Toc168640419"/>
      <w:bookmarkStart w:id="402" w:name="_Toc169025262"/>
      <w:r w:rsidRPr="00E27519">
        <w:rPr>
          <w:rFonts w:ascii="Arial" w:eastAsia="Calibri" w:hAnsi="Arial" w:cs="Arial"/>
          <w:b/>
          <w:bCs/>
          <w:color w:val="000000"/>
          <w:kern w:val="0"/>
          <w:sz w:val="32"/>
          <w:szCs w:val="32"/>
          <w:lang w:val="en-ZA"/>
          <w14:ligatures w14:val="none"/>
        </w:rPr>
        <w:t>CHAPTER 5: DISCUSSION OF THE FINDINGS</w:t>
      </w:r>
      <w:bookmarkEnd w:id="401"/>
      <w:bookmarkEnd w:id="402"/>
    </w:p>
    <w:p w14:paraId="5E5CCC94"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03" w:name="_Toc168640420"/>
      <w:bookmarkStart w:id="404" w:name="_Toc169025263"/>
      <w:r w:rsidRPr="008D2B13">
        <w:rPr>
          <w:rFonts w:ascii="Arial" w:eastAsia="Calibri" w:hAnsi="Arial" w:cs="Arial"/>
          <w:b/>
          <w:bCs/>
          <w:color w:val="000000"/>
          <w:kern w:val="0"/>
          <w:sz w:val="24"/>
          <w:szCs w:val="24"/>
          <w:lang w:val="en-ZA"/>
          <w14:ligatures w14:val="none"/>
        </w:rPr>
        <w:t>5.1 INTRODUCTION</w:t>
      </w:r>
      <w:bookmarkEnd w:id="403"/>
      <w:bookmarkEnd w:id="404"/>
      <w:r w:rsidRPr="008D2B13">
        <w:rPr>
          <w:rFonts w:ascii="Arial" w:eastAsia="Calibri" w:hAnsi="Arial" w:cs="Arial"/>
          <w:b/>
          <w:bCs/>
          <w:color w:val="000000"/>
          <w:kern w:val="0"/>
          <w:sz w:val="24"/>
          <w:szCs w:val="24"/>
          <w:lang w:val="en-ZA"/>
          <w14:ligatures w14:val="none"/>
        </w:rPr>
        <w:t xml:space="preserve"> </w:t>
      </w:r>
    </w:p>
    <w:p w14:paraId="292131D8" w14:textId="4D15C629"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bookmarkStart w:id="405" w:name="_Hlk168414479"/>
      <w:r w:rsidRPr="008D2B13">
        <w:rPr>
          <w:rFonts w:ascii="Arial" w:eastAsia="Calibri" w:hAnsi="Arial" w:cs="Arial"/>
          <w:color w:val="000000"/>
          <w:kern w:val="0"/>
          <w:sz w:val="24"/>
          <w:szCs w:val="24"/>
          <w:lang w:val="en-ZA"/>
          <w14:ligatures w14:val="none"/>
        </w:rPr>
        <w:t xml:space="preserve">This chapter discusses interview results that were analysed in chapter four </w:t>
      </w:r>
      <w:r w:rsidR="00E641CF">
        <w:rPr>
          <w:rFonts w:ascii="Arial" w:eastAsia="Calibri" w:hAnsi="Arial" w:cs="Arial"/>
          <w:color w:val="000000"/>
          <w:kern w:val="0"/>
          <w:sz w:val="24"/>
          <w:szCs w:val="24"/>
          <w:lang w:val="en-ZA"/>
          <w14:ligatures w14:val="none"/>
        </w:rPr>
        <w:t>in line with</w:t>
      </w:r>
      <w:r w:rsidRPr="008D2B13">
        <w:rPr>
          <w:rFonts w:ascii="Arial" w:eastAsia="Calibri" w:hAnsi="Arial" w:cs="Arial"/>
          <w:color w:val="000000"/>
          <w:kern w:val="0"/>
          <w:sz w:val="24"/>
          <w:szCs w:val="24"/>
          <w:lang w:val="en-ZA"/>
          <w14:ligatures w14:val="none"/>
        </w:rPr>
        <w:t xml:space="preserve"> research objectives as presented in chapter one. The chapter compares the primary findings (interview results) to secondary findings (Literature review) </w:t>
      </w:r>
      <w:r w:rsidR="00E641CF" w:rsidRPr="008D2B13">
        <w:rPr>
          <w:rFonts w:ascii="Arial" w:eastAsia="Calibri" w:hAnsi="Arial" w:cs="Arial"/>
          <w:color w:val="000000"/>
          <w:kern w:val="0"/>
          <w:sz w:val="24"/>
          <w:szCs w:val="24"/>
          <w:lang w:val="en-ZA"/>
          <w14:ligatures w14:val="none"/>
        </w:rPr>
        <w:t>to</w:t>
      </w:r>
      <w:r w:rsidRPr="008D2B13">
        <w:rPr>
          <w:rFonts w:ascii="Arial" w:eastAsia="Calibri" w:hAnsi="Arial" w:cs="Arial"/>
          <w:color w:val="000000"/>
          <w:kern w:val="0"/>
          <w:sz w:val="24"/>
          <w:szCs w:val="24"/>
          <w:lang w:val="en-ZA"/>
          <w14:ligatures w14:val="none"/>
        </w:rPr>
        <w:t xml:space="preserve"> better understand the perceptions and implications of teenage pregnancy </w:t>
      </w:r>
      <w:r w:rsidR="00E641CF">
        <w:rPr>
          <w:rFonts w:ascii="Arial" w:eastAsia="Calibri" w:hAnsi="Arial" w:cs="Arial"/>
          <w:color w:val="000000"/>
          <w:kern w:val="0"/>
          <w:sz w:val="24"/>
          <w:szCs w:val="24"/>
          <w:lang w:val="en-ZA"/>
          <w14:ligatures w14:val="none"/>
        </w:rPr>
        <w:t>in</w:t>
      </w:r>
      <w:r w:rsidRPr="008D2B13">
        <w:rPr>
          <w:rFonts w:ascii="Arial" w:eastAsia="Calibri" w:hAnsi="Arial" w:cs="Arial"/>
          <w:color w:val="000000"/>
          <w:kern w:val="0"/>
          <w:sz w:val="24"/>
          <w:szCs w:val="24"/>
          <w:lang w:val="en-ZA"/>
          <w14:ligatures w14:val="none"/>
        </w:rPr>
        <w:t xml:space="preserve"> a rural school in uMkhanyakude District, KwaZulu-Natal, South Africa. This chapter will critically evaluate familial, community, healthcare, and educational support networks for adolescent parents.</w:t>
      </w:r>
    </w:p>
    <w:bookmarkEnd w:id="405"/>
    <w:p w14:paraId="7981EA68" w14:textId="77777777" w:rsidR="008D2B13" w:rsidRPr="008D2B13" w:rsidRDefault="008D2B13" w:rsidP="008D2B13">
      <w:pPr>
        <w:spacing w:line="360" w:lineRule="auto"/>
        <w:jc w:val="both"/>
        <w:rPr>
          <w:rFonts w:ascii="Arial" w:eastAsia="Calibri" w:hAnsi="Arial" w:cs="Arial"/>
          <w:vanish/>
          <w:color w:val="000000"/>
          <w:kern w:val="0"/>
          <w:sz w:val="24"/>
          <w:szCs w:val="24"/>
          <w:lang w:val="en-ZA"/>
          <w14:ligatures w14:val="none"/>
        </w:rPr>
      </w:pPr>
    </w:p>
    <w:p w14:paraId="080A87CE" w14:textId="77777777" w:rsidR="008D2B13" w:rsidRPr="008D2B13" w:rsidRDefault="008D2B13" w:rsidP="008D2B13">
      <w:pPr>
        <w:spacing w:line="360" w:lineRule="auto"/>
        <w:jc w:val="both"/>
        <w:rPr>
          <w:rFonts w:ascii="Arial" w:eastAsia="Calibri" w:hAnsi="Arial" w:cs="Arial"/>
          <w:vanish/>
          <w:color w:val="000000"/>
          <w:kern w:val="0"/>
          <w:sz w:val="24"/>
          <w:szCs w:val="24"/>
          <w:lang w:val="en-ZA"/>
          <w14:ligatures w14:val="none"/>
        </w:rPr>
      </w:pPr>
      <w:r w:rsidRPr="008D2B13">
        <w:rPr>
          <w:rFonts w:ascii="Arial" w:eastAsia="Calibri" w:hAnsi="Arial" w:cs="Arial"/>
          <w:vanish/>
          <w:color w:val="000000"/>
          <w:kern w:val="0"/>
          <w:sz w:val="24"/>
          <w:szCs w:val="24"/>
          <w:lang w:val="en-ZA"/>
          <w14:ligatures w14:val="none"/>
        </w:rPr>
        <w:t>CHAPTER</w:t>
      </w:r>
    </w:p>
    <w:p w14:paraId="17088C3B" w14:textId="77777777" w:rsidR="008D2B13" w:rsidRPr="008D2B13" w:rsidRDefault="008D2B13" w:rsidP="008D2B13">
      <w:pPr>
        <w:spacing w:line="360" w:lineRule="auto"/>
        <w:jc w:val="both"/>
        <w:rPr>
          <w:rFonts w:ascii="Arial" w:eastAsia="Calibri" w:hAnsi="Arial" w:cs="Arial"/>
          <w:vanish/>
          <w:color w:val="000000"/>
          <w:kern w:val="0"/>
          <w:sz w:val="24"/>
          <w:szCs w:val="24"/>
          <w:lang w:val="en-ZA"/>
          <w14:ligatures w14:val="none"/>
        </w:rPr>
      </w:pPr>
    </w:p>
    <w:p w14:paraId="3DF87539" w14:textId="77777777" w:rsidR="008D2B13" w:rsidRPr="008D2B13" w:rsidRDefault="008D2B13" w:rsidP="008D2B13">
      <w:pPr>
        <w:spacing w:line="360" w:lineRule="auto"/>
        <w:jc w:val="both"/>
        <w:rPr>
          <w:rFonts w:ascii="Arial" w:eastAsia="Calibri" w:hAnsi="Arial" w:cs="Arial"/>
          <w:vanish/>
          <w:color w:val="000000"/>
          <w:kern w:val="0"/>
          <w:sz w:val="24"/>
          <w:szCs w:val="24"/>
          <w:lang w:val="en-ZA"/>
          <w14:ligatures w14:val="none"/>
        </w:rPr>
      </w:pPr>
    </w:p>
    <w:p w14:paraId="7FB5D19D" w14:textId="77777777" w:rsidR="008D2B13" w:rsidRPr="008D2B13" w:rsidRDefault="008D2B13" w:rsidP="008D2B13">
      <w:pPr>
        <w:spacing w:after="0" w:line="240" w:lineRule="auto"/>
        <w:jc w:val="both"/>
        <w:rPr>
          <w:rFonts w:ascii="Arial" w:eastAsia="Times New Roman" w:hAnsi="Arial" w:cs="Arial"/>
          <w:b/>
          <w:kern w:val="0"/>
          <w:sz w:val="24"/>
          <w:szCs w:val="24"/>
          <w14:ligatures w14:val="none"/>
        </w:rPr>
      </w:pPr>
    </w:p>
    <w:p w14:paraId="7D375FEE" w14:textId="77777777" w:rsidR="008D2B13" w:rsidRPr="00E641CF" w:rsidRDefault="008D2B13" w:rsidP="00E641CF">
      <w:pPr>
        <w:pStyle w:val="Heading2"/>
        <w:rPr>
          <w:rFonts w:ascii="Arial" w:eastAsia="Calibri" w:hAnsi="Arial" w:cs="Arial"/>
          <w:b/>
          <w:bCs/>
          <w:sz w:val="24"/>
          <w:szCs w:val="24"/>
          <w:lang w:val="en-ZA"/>
        </w:rPr>
      </w:pPr>
      <w:bookmarkStart w:id="406" w:name="_Toc168640421"/>
      <w:bookmarkStart w:id="407" w:name="_Toc169025264"/>
      <w:commentRangeStart w:id="408"/>
      <w:r w:rsidRPr="00E641CF">
        <w:rPr>
          <w:rFonts w:ascii="Arial" w:eastAsia="Calibri" w:hAnsi="Arial" w:cs="Arial"/>
          <w:b/>
          <w:bCs/>
          <w:sz w:val="24"/>
          <w:szCs w:val="24"/>
          <w:lang w:val="en-ZA"/>
        </w:rPr>
        <w:t>5.2. DISCUSSION OF FINDINGS ON CULTURAL AND SOCIAL STIGMA</w:t>
      </w:r>
      <w:bookmarkEnd w:id="406"/>
      <w:bookmarkEnd w:id="407"/>
      <w:commentRangeEnd w:id="408"/>
      <w:r w:rsidR="00D7068F">
        <w:rPr>
          <w:rStyle w:val="CommentReference"/>
          <w:rFonts w:asciiTheme="minorHAnsi" w:eastAsiaTheme="minorHAnsi" w:hAnsiTheme="minorHAnsi" w:cstheme="minorBidi"/>
          <w:color w:val="auto"/>
        </w:rPr>
        <w:commentReference w:id="408"/>
      </w:r>
    </w:p>
    <w:p w14:paraId="50681CE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is stigmatised in rural uMkhanyakude District as a sign of moral failings and bad upbringing. Interviews demonstrate that most people think adolescent pregnancy is wrong, suggesting profound moral and social values. Participants remarked that adolescent pregnancy is commonly blamed on parental moral education neglect, producing a culture of blame that isolates young moms and escalates their social marginalisation and mental suffering.</w:t>
      </w:r>
    </w:p>
    <w:p w14:paraId="4528C17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Interviews reveal that adolescent pregnancy stigma hinders young mothers educational and economic opportunities. Cultural stigma affects public image and informal policies and interactions, preventing young women from re-entering education and the workforce (Participant 7).</w:t>
      </w:r>
    </w:p>
    <w:p w14:paraId="479321B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cultural concepts suggest that marginalises young mothers and perpetuates poverty. According to Schriver (2015), adolescent mothers social marginalisation decreases mental health and economic vulnerability. Teenage mothers struggle to transcend poverty and regain social standing without aid (Mkhize, 2017).</w:t>
      </w:r>
    </w:p>
    <w:p w14:paraId="72812C6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stigma has far-reaching implications. It causes community socioeconomic concerns and mental health issues for young parents. Stigma can lead to punitive rather than beneficial behaviours, weakening community and educational endeavours for these young women (Mkhize, 2017). Thus, young parents need a shift from blame-cantered to supportive and empowered frameworks.</w:t>
      </w:r>
    </w:p>
    <w:p w14:paraId="6090DA0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Comprehensive sex education and parental support projects can influence community perceptions and minimise adolescent pregnancies. Additionally, inclusive policies that assist adolescent parents return to school and work are essential. These initiatives minimise stigma, break the poverty cycle, and enhance young women's socioeconomic conditions (Schriver, 2015).</w:t>
      </w:r>
    </w:p>
    <w:p w14:paraId="30095FB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uMkhanyakude District results corroborate existing studies, showing that societal attitudes and implications of adolescent pregnancy demand attention and action. Community leaders, schools, and politicians must help young parents and challenge misconceptions.</w:t>
      </w:r>
    </w:p>
    <w:p w14:paraId="72A9BE27"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09" w:name="_Toc168640422"/>
      <w:bookmarkStart w:id="410" w:name="_Toc169025265"/>
      <w:r w:rsidRPr="008D2B13">
        <w:rPr>
          <w:rFonts w:ascii="Arial" w:eastAsia="Calibri" w:hAnsi="Arial" w:cs="Arial"/>
          <w:b/>
          <w:kern w:val="0"/>
          <w:sz w:val="24"/>
          <w:szCs w:val="24"/>
          <w:lang w:val="en-ZA"/>
          <w14:ligatures w14:val="none"/>
        </w:rPr>
        <w:t xml:space="preserve">5.2.1 Lack of education and </w:t>
      </w:r>
      <w:bookmarkEnd w:id="409"/>
      <w:r w:rsidRPr="008D2B13">
        <w:rPr>
          <w:rFonts w:ascii="Arial" w:eastAsia="Calibri" w:hAnsi="Arial" w:cs="Arial"/>
          <w:b/>
          <w:kern w:val="0"/>
          <w:sz w:val="24"/>
          <w:szCs w:val="24"/>
          <w:lang w:val="en-ZA"/>
          <w14:ligatures w14:val="none"/>
        </w:rPr>
        <w:t>awareness</w:t>
      </w:r>
      <w:bookmarkEnd w:id="410"/>
    </w:p>
    <w:p w14:paraId="74F0D3B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survey revealed that uMkhanyakude District youth lacking sex education and sexual health understanding. The educational gap contributes to high adolescent pregnancy rates. Community members blame these high rates on a lack of sex education and young decision-making maturity, according to interviews. Person 2 said, "Rural schools' high adolescent pregnancy rates may be attributed to sex education and awareness gaps. Young people may lack the information and maturity to make appropriate sexual health decisions.</w:t>
      </w:r>
    </w:p>
    <w:p w14:paraId="55F7869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4 highlighted limited healthcare access, especially contraception and reproductive health services, which complicates this issue. Folks felt "increasing teen pregnancies among unwanted pregnancies can be achieved by expanding access to healthcare." Poor education and healthcare perpetuate social misinformation and unpreparedness.</w:t>
      </w:r>
    </w:p>
    <w:p w14:paraId="13F46BF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Results have major repercussions. Young individuals need education to make sexual health decisions, according to Taylor and Francis (2018). Educational reform can alter social norms and reduce adolescent pregnancy stigma, according to Thompson and Smith (2019).</w:t>
      </w:r>
    </w:p>
    <w:p w14:paraId="22DD986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There is a need for comprehensive educational change and better school and community support. Teens' holistic health and lifestyle planning should be part of such sex education campaigns. This method would address important interview data gaps and empower teens with the knowledge and resources to make educated decisions, interrupting the cycle of misinformation and limited socioeconomic mobility.</w:t>
      </w:r>
    </w:p>
    <w:p w14:paraId="2A2D56F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Considering these conversations, combating adolescent pregnancy in uMkhanyakude District demands a diverse strategy. This strategy requires better education, community support, and healthcare. Such comprehensive measures will empower teens, equip them with vital tools, and allow young moms to pursue possibilities without social shame.</w:t>
      </w:r>
    </w:p>
    <w:p w14:paraId="286DA1D0"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10E573DE"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11" w:name="_Toc168640423"/>
      <w:bookmarkStart w:id="412" w:name="_Toc169025266"/>
      <w:r w:rsidRPr="008D2B13">
        <w:rPr>
          <w:rFonts w:ascii="Arial" w:eastAsia="Calibri" w:hAnsi="Arial" w:cs="Arial"/>
          <w:b/>
          <w:kern w:val="0"/>
          <w:sz w:val="24"/>
          <w:szCs w:val="24"/>
          <w:lang w:val="en-ZA"/>
          <w14:ligatures w14:val="none"/>
        </w:rPr>
        <w:t>5.2.2 Support versus isolation</w:t>
      </w:r>
      <w:bookmarkEnd w:id="411"/>
      <w:bookmarkEnd w:id="412"/>
    </w:p>
    <w:p w14:paraId="4D9AD42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study found conflicting support and isolation experiences for adolescent pregnancy in uMkhanyakude District. Teenage mothers are affected by this paradox, which mirrors society. Participant 3's testimony shows that while some community members view teenage pregnancy negatively, others offer empathy and support, especially in cases of coercion or vulnerability: "Even though some community members have negative views about teenage pregnancy, other people support and stand with young mothers who become pregnant due to rape or male dominance.</w:t>
      </w:r>
    </w:p>
    <w:p w14:paraId="47CABBF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According to Participant 6, "Teenage mothers worry about going back to school because they are teased by their classmates and the community, which views them as less than human." Community judgements can have serious societal consequences.</w:t>
      </w:r>
    </w:p>
    <w:p w14:paraId="4799784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4 suggests socioeconomic problems complicate teenage relationships: "Some teenagers date older men because they are forced to do so, by their financial situation, or because they seek protection or shelter because the majority of their parents have been affected by pandemics such as HIV/AIDS, tuberculosis, and COVID." Teen pregnancy is complicated, ranging from behavioural decisions to socio-economic constraints, as one participant noted.</w:t>
      </w:r>
    </w:p>
    <w:p w14:paraId="65A8003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Community responses to adolescent pregnancy can greatly impact young mothers outcomes, according to research. Johnson and Roberts (2020) explore how community assistance may help adolescent mothers complete their studies and better their lives by offering psychological and physical support. Conversely, Smith and White (2019) show how isolation and shame can keep adolescent mothers in poverty and limit their chances.</w:t>
      </w:r>
    </w:p>
    <w:p w14:paraId="791C9E8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Interviews and literature reveal that young mothers in the uMkhanyakude District are influenced by their support or seclusion. This heterogeneity in community reactions impacts young mothers' mental and emotional health and capacity to reintegrate into society and school.</w:t>
      </w:r>
    </w:p>
    <w:p w14:paraId="59F9D65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findings emphasise the need for specific psychological and practical assistance for adolescent moms. Effective approaches would give emotional and educational assistance and change community attitudes to promote acceptance and support. Dialogue and education regarding adolescent pregnancy might help community leaders and members be more empathetic and supportive, breaking the cycle of shame and isolation.</w:t>
      </w:r>
    </w:p>
    <w:p w14:paraId="60A09DD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CD46A4C"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13" w:name="_Toc168640424"/>
      <w:bookmarkStart w:id="414" w:name="_Toc169025267"/>
      <w:r w:rsidRPr="008D2B13">
        <w:rPr>
          <w:rFonts w:ascii="Arial" w:eastAsia="Calibri" w:hAnsi="Arial" w:cs="Arial"/>
          <w:b/>
          <w:bCs/>
          <w:color w:val="000000"/>
          <w:kern w:val="0"/>
          <w:sz w:val="24"/>
          <w:szCs w:val="24"/>
          <w:lang w:val="en-ZA"/>
          <w14:ligatures w14:val="none"/>
        </w:rPr>
        <w:t>5.3 DISCUSSION OF FINDINGS ON SOCIOECONOMIC IMPACTS</w:t>
      </w:r>
      <w:bookmarkEnd w:id="413"/>
      <w:bookmarkEnd w:id="414"/>
    </w:p>
    <w:p w14:paraId="4BFE9EA1"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r w:rsidRPr="008D2B13">
        <w:rPr>
          <w:rFonts w:ascii="Arial" w:eastAsia="Times New Roman" w:hAnsi="Arial" w:cs="Arial"/>
          <w:kern w:val="0"/>
          <w:sz w:val="24"/>
          <w:szCs w:val="24"/>
          <w14:ligatures w14:val="none"/>
        </w:rPr>
        <w:t>Understanding the social, economic, and health implications of being a young mother in a rural uMkhanyakude District school.</w:t>
      </w:r>
    </w:p>
    <w:p w14:paraId="02186919"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15" w:name="_Toc168640425"/>
      <w:bookmarkStart w:id="416" w:name="_Toc169025268"/>
      <w:r w:rsidRPr="008D2B13">
        <w:rPr>
          <w:rFonts w:ascii="Arial" w:eastAsia="Calibri" w:hAnsi="Arial" w:cs="Arial"/>
          <w:b/>
          <w:kern w:val="0"/>
          <w:sz w:val="24"/>
          <w:szCs w:val="24"/>
          <w:lang w:val="en-ZA"/>
          <w14:ligatures w14:val="none"/>
        </w:rPr>
        <w:t>5.3.1 Economic Burden and Poverty</w:t>
      </w:r>
      <w:bookmarkEnd w:id="415"/>
      <w:bookmarkEnd w:id="416"/>
    </w:p>
    <w:p w14:paraId="7D84990E" w14:textId="49B77651"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Teena3e pregnancy increases economic pressures and poverty cycles in uMkhanyakude District, according to the report. The interview transcripts show how young mothers are typically locked in a cycle of poor education and limited work possibilities. Participant 1 said, "Young mo</w:t>
      </w:r>
      <w:r w:rsidR="00E641CF">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contributions, hardships, and tenacity affect many elements of society's socioeconomic fabric. Despite these challenges, young mo</w:t>
      </w:r>
      <w:r w:rsidR="00E641CF">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unskilled work boosts these communities' economies."</w:t>
      </w:r>
    </w:p>
    <w:p w14:paraId="62F0980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4 said that the community's socioeconomic position suffered: "High unemployment in Nkombose leads to poverty when family members stop working. Teenage pregnancy is especially harmful since it diminishes community education and eliminates jobs for qualified people." Participant 10 agreed, saying that teenage pregnancy creates child-headed families "Once young mothers give birth, they prefer to live in rented places without family or father support, increasing poverty. Financial constraints prevent young mothers from studying."</w:t>
      </w:r>
    </w:p>
    <w:p w14:paraId="43057C0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interviews show that adolescent pregnancy is linked to socioeconomic degradation, where young mothers have few career opportunities and rely more on unskilled labour. The economic influence affects community stability and growth beyond households. Education gaps limit young mothers' and their children's economic growth, reinforcing this cycle of poverty.</w:t>
      </w:r>
    </w:p>
    <w:p w14:paraId="4474859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research supports these findings, indicating that adolescent pregnancies have serious economic effects. Young women in South African townships face comparable economic challenges, including restricted work possibilities and poverty, according to Thompson and Jenkins (2021). Due to interrupted schooling and fewer job opportunities, rural South African adolescent mothers often face lifetime economic hardship, according to Patel and Kumar (2020).</w:t>
      </w:r>
    </w:p>
    <w:p w14:paraId="4536CD2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study reveals that adolescent parents require targeted interventions to break the poverty cycle. Comprehensive initiatives to assist new parents return to school and community activities to increase employment prospects are needed. These initiatives will help these young women's immediate and long-term economic prospects and break the community's poverty cycle.</w:t>
      </w:r>
    </w:p>
    <w:p w14:paraId="626900F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715725F3"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17" w:name="_Toc168640426"/>
      <w:bookmarkStart w:id="418" w:name="_Toc169025269"/>
      <w:r w:rsidRPr="008D2B13">
        <w:rPr>
          <w:rFonts w:ascii="Arial" w:eastAsia="Calibri" w:hAnsi="Arial" w:cs="Arial"/>
          <w:b/>
          <w:kern w:val="0"/>
          <w:sz w:val="24"/>
          <w:szCs w:val="24"/>
          <w:lang w:val="en-ZA"/>
          <w14:ligatures w14:val="none"/>
        </w:rPr>
        <w:t>5.3.2 Impact on Education and Employment</w:t>
      </w:r>
      <w:bookmarkEnd w:id="417"/>
      <w:bookmarkEnd w:id="418"/>
    </w:p>
    <w:p w14:paraId="3757BEC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pregnancies at Nkombose, uMkhanyakude District, severely impact academic and professional success for young mothers. The interviews demonstrate broad concern that adolescent pregnancy hampers educational and career chances, worsening social inequality. Participant 6 states, "Parenting may hinder adolescent girls' education. Educational attainment, incomes, and job prospects may suffer."</w:t>
      </w:r>
    </w:p>
    <w:p w14:paraId="3C3EE0E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1 discusses parenthood and education: "The role severely impacts rural adolescent mothers' educational chances. Motherhood makes it hard for teenage mothers to study." Participant 4 says disruption continues: Inconsistent school attendance and performance throughout pregnancy and after childbirth lead to poor performance and dropout rates. This impedes young girls' intellectual advancement."</w:t>
      </w:r>
    </w:p>
    <w:p w14:paraId="5346435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issues create a cycle of poverty where a shallow education leads to restricted employment. Participant 8 emphasises the long-term effects: "Young mothers have weaker academic ability and aspirations, which affects school performance and life opportunities. Graduating students struggle to advance academically..."</w:t>
      </w:r>
    </w:p>
    <w:p w14:paraId="49919F5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effects of these dynamics are significant. Due to its role in health and economic stability, education interruptions caused by adolescent pregnancy have long-term effects. The stigma of adolescent pregnancy and school failure can often isolate young mothers, worsening their psychological and economic problems.</w:t>
      </w:r>
    </w:p>
    <w:p w14:paraId="729AC4C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Literature shows that adolescent pregnancy generally leads to school cessation, which affects professional and economic prospects. Johnson and Roberts (2022) note that pregnant youths drop out of school more often. Green and White (2023) examine the economic effects of teen pregnancy, emphasising the importance of education in economic well-being.</w:t>
      </w:r>
    </w:p>
    <w:p w14:paraId="367C60B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Supportive educational initiatives for pregnant teenagers and young mothers are needed to reduce these impacts. Flexible schooling, on-site daycare, and post-birth reintegration programmes should be included. These projects meet current educational needs and lay the groundwork for long-term economic success.</w:t>
      </w:r>
    </w:p>
    <w:p w14:paraId="5C96EC2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9917AB0" w14:textId="77777777" w:rsidR="00E641CF" w:rsidRPr="00E641CF" w:rsidRDefault="008D2B13" w:rsidP="00E641CF">
      <w:pPr>
        <w:pStyle w:val="Heading3"/>
        <w:rPr>
          <w:rFonts w:ascii="Arial" w:eastAsia="Calibri" w:hAnsi="Arial" w:cs="Arial"/>
          <w:b/>
          <w:bCs/>
          <w:color w:val="auto"/>
          <w:sz w:val="24"/>
          <w:szCs w:val="24"/>
          <w:lang w:val="en-ZA"/>
        </w:rPr>
      </w:pPr>
      <w:r w:rsidRPr="00E641CF">
        <w:rPr>
          <w:rFonts w:ascii="Arial" w:eastAsia="Calibri" w:hAnsi="Arial" w:cs="Arial"/>
          <w:b/>
          <w:bCs/>
          <w:color w:val="auto"/>
          <w:sz w:val="24"/>
          <w:szCs w:val="24"/>
          <w:lang w:val="en-ZA"/>
        </w:rPr>
        <w:t>5.3.3 Family and Community Dynamics</w:t>
      </w:r>
    </w:p>
    <w:p w14:paraId="0B89321B" w14:textId="072D2282"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pregnancies disrupt Nkombose family dynamics, affecting community cohesiveness and economic stability, according to the research. Young mothers and their families typically face socio-cultural and economic pressures that cause instability. As participant 6 points out, "Teenage pregnancy in the community is unacceptable because it fuels unstable family structures and contributes to social problems like drug abuse and poverty."</w:t>
      </w:r>
    </w:p>
    <w:p w14:paraId="2953EDD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5 describes household disruption: "A teenage pregnancy may upset family dynamics and relationships... Extra assistance and resources for the pregnant adolescent and future child may strain family relationships and resources." Participant 7 emphasises the community impact, "If the boy's family doesn't pay child support, families become enemies. The community should address child growth since it affects families and the entire community..."</w:t>
      </w:r>
    </w:p>
    <w:p w14:paraId="13D8BF4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findings show that adolescent pregnancies typically trigger a chain of negative socioeconomic impacts that affect families and the community. Financial stresses affect family connections, contributing to poverty and social instability. Young mothers’ educational disruption worsens these issues, limiting their economic prospects and prolonging poverty.</w:t>
      </w:r>
    </w:p>
    <w:p w14:paraId="7D2FD78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research confirms these findings, presenting adolescent pregnancy as a complicated societal phenomenon with far-reaching effects. Thompson and Lee (2022) investigate how teen pregnancy impacts family relationships and community structure. Patel and Jones (2023) examine community reactions to adolescent pregnancy and emphasise the necessity for individual and communal assistance.</w:t>
      </w:r>
    </w:p>
    <w:p w14:paraId="2F6BEE6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dynamics show that adolescent pregnancy disturbs communal life beyond family issues, affecting social cohesiveness and economic stability. Community-wide measures to help adolescent mothers and their families are needed. Counselling, continuing education funding, and community conversations to decrease stigma and increase understanding are examples of such support.</w:t>
      </w:r>
    </w:p>
    <w:p w14:paraId="5AA573E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pregnancy profoundly affects Nkombose families and community dynamics, according to the research. The study concluded that adolescent pregnancies often cause socio-economic hardship and family strife, affecting community cohesiveness and economic stability. Participant 6 says, "Teenage pregnancy in the community is unacceptable because it fuels unstable family structures and contributes to social problems like drug abuse and poverty."</w:t>
      </w:r>
    </w:p>
    <w:p w14:paraId="185B5AC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Further analysis of the interviews shows how adolescent pregnancy can disrupt family connections. Participant 5 says, "Teen pregnancy can disrupt family connections. Extra assistance and resources for the pregnant adolescent and future child may strain family relationships and resources." Participant 7 emphasises the community impact: "If the boy's family doesn't pay child support, they become enemies. The community should address child growth since it affects families and the entire community..."</w:t>
      </w:r>
    </w:p>
    <w:p w14:paraId="03B553B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complete analysis of these interviews demonstrates that adolescent pregnancy challenges the young mother and strains family and community resources. Teenage pregnancy's stigmatisation and child support disputes show its complex influence on communal cohesion and social solidarity. This perpetuates communal poverty by increasing reliance and lowering educational achievement among young moms.</w:t>
      </w:r>
    </w:p>
    <w:p w14:paraId="5E585BE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Literature supports these conclusions. Teenage pregnancy can disrupt family support networks and isolate young mothers, according to Johnson and Roberts (2021). Brooks-Gunn and Chase-Lansdale (2022) emphasise the economic pressure on families, which frequently strains family and community connections.</w:t>
      </w:r>
    </w:p>
    <w:p w14:paraId="7ECAAC5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processes weaken community cohesion and raise social vulnerability. Relationship breakup reduces the community's ability to assist one other, reducing social cohesiveness and adding vulnerability. Targeted measures to prevent and assist adolescent pregnancies are needed.</w:t>
      </w:r>
    </w:p>
    <w:p w14:paraId="4043913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Educating young women, providing reproductive health services, and creating a supportive community might reduce some of the negative effects. Such initiatives would boost young women's education, healthcare, and community leaders' support for young mothers.</w:t>
      </w:r>
    </w:p>
    <w:p w14:paraId="7B273A4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AF4B32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19" w:name="_Toc168640428"/>
      <w:bookmarkStart w:id="420" w:name="_Toc169025270"/>
      <w:r w:rsidRPr="008D2B13">
        <w:rPr>
          <w:rFonts w:ascii="Arial" w:eastAsia="Calibri" w:hAnsi="Arial" w:cs="Arial"/>
          <w:b/>
          <w:bCs/>
          <w:color w:val="000000"/>
          <w:kern w:val="0"/>
          <w:sz w:val="24"/>
          <w:szCs w:val="24"/>
          <w:lang w:val="en-ZA"/>
          <w14:ligatures w14:val="none"/>
        </w:rPr>
        <w:t>5.4 DISCUSSION OF FINDINGS ON EDUCATIONAL IMPACT</w:t>
      </w:r>
      <w:bookmarkEnd w:id="419"/>
      <w:bookmarkEnd w:id="420"/>
    </w:p>
    <w:p w14:paraId="088AB478"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r w:rsidRPr="008D2B13">
        <w:rPr>
          <w:rFonts w:ascii="Arial" w:eastAsia="Times New Roman" w:hAnsi="Arial" w:cs="Arial"/>
          <w:kern w:val="0"/>
          <w:sz w:val="24"/>
          <w:szCs w:val="24"/>
          <w14:ligatures w14:val="none"/>
        </w:rPr>
        <w:t>Evaluating the impact of teenage pregnancies on education in a rural uMkhanyakude District school.</w:t>
      </w:r>
    </w:p>
    <w:p w14:paraId="4C3A216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21" w:name="_Toc168640429"/>
      <w:bookmarkStart w:id="422" w:name="_Toc169025271"/>
      <w:r w:rsidRPr="008D2B13">
        <w:rPr>
          <w:rFonts w:ascii="Arial" w:eastAsia="Calibri" w:hAnsi="Arial" w:cs="Arial"/>
          <w:b/>
          <w:kern w:val="0"/>
          <w:sz w:val="24"/>
          <w:szCs w:val="24"/>
          <w:lang w:val="en-ZA"/>
          <w14:ligatures w14:val="none"/>
        </w:rPr>
        <w:t>5.4.1 Barriers to Continuing Education</w:t>
      </w:r>
      <w:bookmarkEnd w:id="421"/>
      <w:bookmarkEnd w:id="422"/>
    </w:p>
    <w:p w14:paraId="6D1F728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study found that societal shame, limited assistance, and parenthood prevented young mothers in the uMkhanyakude District from finishing their studies. Systemic failures to meet the needs of young mothers increase school dropouts and lower educational achievement in this vulnerable cohort.</w:t>
      </w:r>
    </w:p>
    <w:p w14:paraId="6A78D11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1 describes adolescent mothers practical challenges: Teenage mothers struggle to attend school and focus due to childcare and housekeeping. This disruption typically causes missed courses, assignment delays, and dropping out." Participant 2 supports this story, citing a lack of institutional support: "Nkombose teenage mothers lack the support systems to balance their motherhood and studies. Lack of nursery, financial aid, and emotional support makes it hard for them to balance academics and parenthood."</w:t>
      </w:r>
    </w:p>
    <w:p w14:paraId="37FB81A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3 explains how social stigma can diminish self-esteem and ambition to finish school, creating a hostile or unwelcoming environment that hinders education. This stigma reduces their school involvement and mental health.</w:t>
      </w:r>
    </w:p>
    <w:p w14:paraId="46AACDD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testimonials show that adolescent mothers encounter complex educational challenges. Their education is further complicated by the lack of daycare and flexible schooling. These structural failings restrict their academic and economic prospects, prolonging poverty, and social disadvantage.</w:t>
      </w:r>
    </w:p>
    <w:p w14:paraId="21A8BFC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literature supports these conclusions. Thompson and Bennett (2022) emphasise the need for integrated academic and family support programmes to help adolescent mothers overcome educational challenges. Walters and Brown (2023) find that improved support networks increase educational results for adolescent moms.</w:t>
      </w:r>
    </w:p>
    <w:p w14:paraId="61D2E28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Given these findings, specific governmental efforts to maintain adolescent mothers' educational continuation are necessary. These measures should include on-site daycare at educational institutions, flexible study schedules, and specialised programmes to help young mothers finish school.</w:t>
      </w:r>
    </w:p>
    <w:p w14:paraId="72485031"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B39662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23" w:name="_Toc168640430"/>
      <w:bookmarkStart w:id="424" w:name="_Toc169025272"/>
      <w:r w:rsidRPr="008D2B13">
        <w:rPr>
          <w:rFonts w:ascii="Arial" w:eastAsia="Calibri" w:hAnsi="Arial" w:cs="Arial"/>
          <w:b/>
          <w:kern w:val="0"/>
          <w:sz w:val="24"/>
          <w:szCs w:val="24"/>
          <w:lang w:val="en-ZA"/>
          <w14:ligatures w14:val="none"/>
        </w:rPr>
        <w:t>5.4.2 School Dropout Rates</w:t>
      </w:r>
      <w:bookmarkEnd w:id="423"/>
      <w:bookmarkEnd w:id="424"/>
    </w:p>
    <w:p w14:paraId="440FE36B"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mothers' high school dropout rates in the uMkhanyakude District interrupt their educational paths, according to the report. Interviews showed that societal shame, lack of institutional assistance, and the obligations of parenthood aggravate these young mothers’ struggles, often leading to their early school dropout.</w:t>
      </w:r>
    </w:p>
    <w:p w14:paraId="30945B2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1 discusses motherhood's logistical problems, "Childcare and housekeeping prevent adolescent mothers from attending school and focusing on their academics. This disruption typically causes missed classes, assignment delays, and dropping out." Participant 3 says, "The stigma can lower their self-esteem and motivation to complete their studies, resulting in a hostile or unwelcoming environment that impedes their educational journey."</w:t>
      </w:r>
    </w:p>
    <w:p w14:paraId="46790A5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Participants 2 adds, "Limited access to creche, financial assistance, and emotional support makes it difficult for them to manage their academic responsibilities alongside parenting duties." Teenage parents have many obstacles, which are exacerbated by a lack of educational support. These responses suggest that personal, cultural, and institutional factors produce high teenage mother dropout rates. Stigma and lack of assistance make schools unwelcoming and disconnect pupils. Parenting without help sometimes drives young women to stop school due to its physical and mental toll.</w:t>
      </w:r>
    </w:p>
    <w:p w14:paraId="2C8E36B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findings are supported by the literature. Smith and Roberts (2022) discuss how adolescent pregnancy impacts schooling and the need for comprehensive school support. With these support structures, Johnson, and Hathaway (2021) recommend on-site childcare and flexible schooling to reduce adolescent mother dropout rates. These dropout rates reinforce local poverty and social mobility and limit economic opportunities. Educational interruption among adolescent parents means lost potential since education is crucial for personal and economic progress.</w:t>
      </w:r>
    </w:p>
    <w:p w14:paraId="66D5200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bookmarkStart w:id="425" w:name="_Hlk168392818"/>
      <w:r w:rsidRPr="008D2B13">
        <w:rPr>
          <w:rFonts w:ascii="Arial" w:eastAsia="Calibri" w:hAnsi="Arial" w:cs="Arial"/>
          <w:color w:val="000000"/>
          <w:kern w:val="0"/>
          <w:sz w:val="24"/>
          <w:szCs w:val="24"/>
          <w:lang w:val="en-ZA"/>
          <w14:ligatures w14:val="none"/>
        </w:rPr>
        <w:t>Addressing these issues requires a multifaceted approach. This plan should involve legislative measures to strengthen school support systems including onsite nursery, flexible study schedules, and extensive counselling. Community and social views concerning adolescent pregnancy must alter to improve education</w:t>
      </w:r>
      <w:bookmarkEnd w:id="425"/>
      <w:r w:rsidRPr="008D2B13">
        <w:rPr>
          <w:rFonts w:ascii="Arial" w:eastAsia="Calibri" w:hAnsi="Arial" w:cs="Arial"/>
          <w:color w:val="000000"/>
          <w:kern w:val="0"/>
          <w:sz w:val="24"/>
          <w:szCs w:val="24"/>
          <w:lang w:val="en-ZA"/>
          <w14:ligatures w14:val="none"/>
        </w:rPr>
        <w:t>.</w:t>
      </w:r>
    </w:p>
    <w:p w14:paraId="1939C24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7DFA1B8"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26" w:name="_Toc168640431"/>
      <w:bookmarkStart w:id="427" w:name="_Toc169025273"/>
      <w:r w:rsidRPr="008D2B13">
        <w:rPr>
          <w:rFonts w:ascii="Arial" w:eastAsia="Calibri" w:hAnsi="Arial" w:cs="Arial"/>
          <w:b/>
          <w:kern w:val="0"/>
          <w:sz w:val="24"/>
          <w:szCs w:val="24"/>
          <w:lang w:val="en-ZA"/>
          <w14:ligatures w14:val="none"/>
        </w:rPr>
        <w:t>5.4.3 Support Systems in Education</w:t>
      </w:r>
      <w:bookmarkEnd w:id="426"/>
      <w:bookmarkEnd w:id="427"/>
    </w:p>
    <w:p w14:paraId="394BEDF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survey indicated that uMkhanyakude District adolescent parents lack school aid, which hinders their academic achievement. According to interviewees, teenage parents struggle to balance education and parenthood owing to institutional restrictions including absence of creche and flexible class schedules. Participant 2 add, "The absence of childcare facilities and flexible class schedules makes it exceedingly difficult for teenage mothers to continue their education while managing parenting responsibilities."</w:t>
      </w:r>
    </w:p>
    <w:p w14:paraId="30F488E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Young parents' psychosocial environment compounds matter. Participant 4 add, "We face stigmatisation not only from peers but also from educational staff, which makes the school environment incredibly hostile and discouraging for young mothers trying to continue their education." Participant 5 remarked, "Schools don't offer counselling or academic assistance for young mothers, which alienates and isolates them." Stigma and lack of structural support lower mental health and belonging, increasing absenteeism and dropout. Teenage mothers’ educational disengagement worsens socioeconomic inequality due to ineffective support systems.</w:t>
      </w:r>
    </w:p>
    <w:p w14:paraId="3033CE0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results have serious consequences. Without proper assistance, educational disengagement persists, causing financial instability for young mothers and their children. Teenage mother educational disengagement correlates to poverty and social mobility, according to research. Smith and Andrews (2023) examine these problems and supports, identifying major educational framework deficiencies. Johnson (2022) suggests broad changes to overcome these inequalities by discussing school interventions for adolescent mothers.</w:t>
      </w:r>
    </w:p>
    <w:p w14:paraId="4E745F9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Interview findings and current research indicate a need to re-evaluate educational practices to help adolescent moms. Educational institutions must create logistical and psychosocial support systems. These should include on-site childcare, flexible learning modules, and compassionate, specialised assistance. These policies will keep adolescent mothers in school and interrupt the cycle of disadvantage, helping them succeed academically and economically.</w:t>
      </w:r>
    </w:p>
    <w:p w14:paraId="6183739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AF6B5B0"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28" w:name="_Toc168640432"/>
      <w:bookmarkStart w:id="429" w:name="_Toc169025274"/>
      <w:r w:rsidRPr="008D2B13">
        <w:rPr>
          <w:rFonts w:ascii="Arial" w:eastAsia="Calibri" w:hAnsi="Arial" w:cs="Arial"/>
          <w:b/>
          <w:bCs/>
          <w:color w:val="000000"/>
          <w:kern w:val="0"/>
          <w:sz w:val="24"/>
          <w:szCs w:val="24"/>
          <w:lang w:val="en-ZA"/>
          <w14:ligatures w14:val="none"/>
        </w:rPr>
        <w:t>5.5 DISCUSSION OF FINDINGS ON SUPPORT NETWORKS</w:t>
      </w:r>
      <w:bookmarkEnd w:id="428"/>
      <w:bookmarkEnd w:id="429"/>
    </w:p>
    <w:p w14:paraId="35A4D324" w14:textId="77777777" w:rsidR="008D2B13" w:rsidRPr="008D2B13" w:rsidRDefault="008D2B13" w:rsidP="008D2B13">
      <w:pPr>
        <w:spacing w:line="360" w:lineRule="auto"/>
        <w:contextualSpacing/>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Exploring the existing support systems for teenage mothers in a rural uMkhanyakude District school. </w:t>
      </w:r>
    </w:p>
    <w:p w14:paraId="0F44DA62"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5F7A8DF5"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30" w:name="_Toc168640433"/>
      <w:bookmarkStart w:id="431" w:name="_Toc169025275"/>
      <w:r w:rsidRPr="008D2B13">
        <w:rPr>
          <w:rFonts w:ascii="Arial" w:eastAsia="Calibri" w:hAnsi="Arial" w:cs="Arial"/>
          <w:b/>
          <w:kern w:val="0"/>
          <w:sz w:val="24"/>
          <w:szCs w:val="24"/>
          <w:lang w:val="en-ZA"/>
          <w14:ligatures w14:val="none"/>
        </w:rPr>
        <w:t>5.5.1 Community and Family Support</w:t>
      </w:r>
      <w:bookmarkEnd w:id="430"/>
      <w:bookmarkEnd w:id="431"/>
    </w:p>
    <w:p w14:paraId="7BA4DE3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study found that cultural norms, economic situations, and social stigmas affect how adolescent mothers in uMkhanyakude District receive help. Participant 2 describes good assistance: "In some cases, the family provides significant support to the teenage mother, helping with childcare and moral support, which is crucial for continuing education and maintaining mental health." Participant 4 says, "Our community sometimes isolates teenage mothers, seeing their condition as a failure by the family to instil proper values, which significantly impacts the support these young women receive."</w:t>
      </w:r>
    </w:p>
    <w:p w14:paraId="7EEE11F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7 says, "There are organisations within the community that offer counselling and material support to teenage mothers, but these are not widespread and depend heavily on funding and community leadership engagement." These testimonials show that while some adolescent mothers receive significant help, others are isolated and stigmatised, worsening their economic and emotional struggles. Different community values and the existence or lack of established support structures like local NGOs or community-based initiatives affect assistance. This fragmented support network hinders adolescent mothers’ capacity to handle their duties and achieve personal and educational goals.</w:t>
      </w:r>
    </w:p>
    <w:p w14:paraId="0E3401E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discoveries have major ramifications. Teenage mothers without family and community support may struggle with mental health, poverty, and early pregnancy. Lack of assistance hurts adolescent mothers, their children, and the community's economic and social well-being. Literature supports these findings. Jacobs and Simons (2023) address family dynamics and adolescent mother support networks, concluding that family participation is key to improving outcomes. Thomas (2024) examines how community support systems affect adolescent mothers, emphasising the necessity for community-driven, comprehensive assistance.</w:t>
      </w:r>
    </w:p>
    <w:p w14:paraId="7C38E3C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Data and literature promote improved community and family support networks. Effective initiatives should educate families and communities on the necessity of assisting teenage mothers, create inclusive cultures that embrace and help, and provide robust, accessible community resources for these young women. Such efforts are needed to reduce the negative effects of adolescent pregnancies and create a supportive environment for young mothers and their children.</w:t>
      </w:r>
    </w:p>
    <w:p w14:paraId="2D87881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37B92F9"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32" w:name="_Toc168640434"/>
      <w:bookmarkStart w:id="433" w:name="_Toc169025276"/>
      <w:r w:rsidRPr="008D2B13">
        <w:rPr>
          <w:rFonts w:ascii="Arial" w:eastAsia="Calibri" w:hAnsi="Arial" w:cs="Arial"/>
          <w:b/>
          <w:kern w:val="0"/>
          <w:sz w:val="24"/>
          <w:szCs w:val="24"/>
          <w:lang w:val="en-ZA"/>
          <w14:ligatures w14:val="none"/>
        </w:rPr>
        <w:t>5.5.2 Access to Healthcare and Counselling</w:t>
      </w:r>
      <w:bookmarkEnd w:id="432"/>
      <w:bookmarkEnd w:id="433"/>
    </w:p>
    <w:p w14:paraId="76C2270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bookmarkStart w:id="434" w:name="_Hlk168393084"/>
      <w:r w:rsidRPr="008D2B13">
        <w:rPr>
          <w:rFonts w:ascii="Arial" w:eastAsia="Calibri" w:hAnsi="Arial" w:cs="Arial"/>
          <w:color w:val="000000"/>
          <w:kern w:val="0"/>
          <w:sz w:val="24"/>
          <w:szCs w:val="24"/>
          <w:lang w:val="en-ZA"/>
          <w14:ligatures w14:val="none"/>
        </w:rPr>
        <w:t xml:space="preserve">The study found significant differences in healthcare and counselling for young mothers in uMkhanyakude District. These discrepancies severely impact the health outcomes of adolescent mothers and their children, highlighting the rural healthcare system's systemic and logistical issues. </w:t>
      </w:r>
      <w:bookmarkEnd w:id="434"/>
      <w:r w:rsidRPr="008D2B13">
        <w:rPr>
          <w:rFonts w:ascii="Arial" w:eastAsia="Calibri" w:hAnsi="Arial" w:cs="Arial"/>
          <w:color w:val="000000"/>
          <w:kern w:val="0"/>
          <w:sz w:val="24"/>
          <w:szCs w:val="24"/>
          <w:lang w:val="en-ZA"/>
          <w14:ligatures w14:val="none"/>
        </w:rPr>
        <w:t>Participant 3 noted systemic issues, "We have limited healthcare services, and the ones available are often understaffed or lack the necessary resources to provide comprehensive care to teenage mothers." Logistics make this lack of healthcare infrastructure worse, as Participant 5 stated, "There is a mobile clinic that visits, but it’s only once every two weeks, and it’s not enough to meet the high demands of our community, especially for continuous prenatal and postnatal care."</w:t>
      </w:r>
    </w:p>
    <w:p w14:paraId="1160502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Participant 8 said, "Counselling is scarce here. Young mothers struggle alone, causing despair and anxiety." These comments highlight significant healthcare and counselling inadequacies that threaten adolescent mothers' well-being. Mobile clinic visits are rare and specialised treatment is scarce, making the healthcare environment unsuitable for this vulnerable group.</w:t>
      </w:r>
    </w:p>
    <w:p w14:paraId="36F081F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results have serious consequences. Teenage mothers risk health issues during and after pregnancy without competent healthcare. Lack of psychological care shows a greater disregard of these young women's mental health, which might affect their independence and parenting. Thus, the societal costs are high, affecting individual health, community health, and economic output.</w:t>
      </w:r>
    </w:p>
    <w:p w14:paraId="43B70D1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findings are supported by literature. Botha and Du Plessis (2023) emphasise structural changes to overcome rural South African healthcare access inequities. Khumalo (2024) urges rural healthcare frameworks to include mental health treatments that address the special needs of communities like the uMkhanyakude District.</w:t>
      </w:r>
    </w:p>
    <w:p w14:paraId="607D1652"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findings support the literature, emphasising the need to revamp rural healthcare delivery. Effective techniques include expanding mobile healthcare services to provide more frequent and thorough coverage and creating specialised adolescent health services in existing healthcare institutions. Integrating mental health services with maternal health programmes might give a more comprehensive approach to assisting adolescent moms, improving their health and quality of life.</w:t>
      </w:r>
    </w:p>
    <w:p w14:paraId="39CE3D2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35" w:name="_Toc168640435"/>
      <w:bookmarkStart w:id="436" w:name="_Toc169025277"/>
      <w:r w:rsidRPr="008D2B13">
        <w:rPr>
          <w:rFonts w:ascii="Arial" w:eastAsia="Calibri" w:hAnsi="Arial" w:cs="Arial"/>
          <w:b/>
          <w:kern w:val="0"/>
          <w:sz w:val="24"/>
          <w:szCs w:val="24"/>
          <w:lang w:val="en-ZA"/>
          <w14:ligatures w14:val="none"/>
        </w:rPr>
        <w:t>5.5.3 Role of Educational Institutions</w:t>
      </w:r>
      <w:bookmarkEnd w:id="435"/>
      <w:bookmarkEnd w:id="436"/>
    </w:p>
    <w:p w14:paraId="380BDFB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study found that uMkhanyakude District schools aid adolescent mothers in a variety of ways. Interviews demonstrate that schools struggle to establish and execute teenage mother policies because to structural issues such resource allocation, policy enforcement, and cultural sensitivity.</w:t>
      </w:r>
    </w:p>
    <w:p w14:paraId="3A919F2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inequalities leave adolescent parents without help, hurting their education and well-being. Policy and practice diverge, preventing many adolescent parents from getting the educational support they need, according to interviews. Results have major repercussions. Teenage parents need schools as a safety net, but poor assistance worsens their issues. Teenage parents are less likely to finish school without support, prolonging poverty and limiting career prospects.</w:t>
      </w:r>
    </w:p>
    <w:p w14:paraId="7F93A62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To solve these issues, educational policies must be created, implemented, and monitored. Schools need resources and training for teen mothers. Inclusive environments include on-site nursery, flexible schooling, and young mothers’ therapy. Education institutions need comprehensive and effective support mechanisms to link policy and practice. Regular educator training should address the special difficulties of adolescent mothers to help them achieve academically emotionally and logistically.</w:t>
      </w:r>
    </w:p>
    <w:p w14:paraId="5E5A4A8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study highlights the complex issues young parents in uMkhanyakude District face and recommends policy and community solutions. The research demonstrates that support networks exist but vary in efficacy and accessibility. Poor education, healthcare, and community support keep teenage moms struggling.</w:t>
      </w:r>
    </w:p>
    <w:p w14:paraId="48EB3DD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discussion has proven that adolescent pregnancy stigma harms young mothers' mental and educational health, requiring educational changes, healthcare improvements, and community awareness. Re-evaluating and rigorously executing policies improves affected people's lives. Community influence on adolescent mothers is also significant. Thus, community-driven stigma-reduction and support activities are crucial. Teenage mothers require flexible learning, onsite daycare, and focused counselling from schools.</w:t>
      </w:r>
    </w:p>
    <w:p w14:paraId="03B15966" w14:textId="595970D3" w:rsidR="008D2B13" w:rsidRPr="008D2B13" w:rsidRDefault="00D7068F" w:rsidP="008D2B13">
      <w:pPr>
        <w:spacing w:line="360" w:lineRule="auto"/>
        <w:jc w:val="both"/>
        <w:rPr>
          <w:rFonts w:ascii="Arial" w:eastAsia="Calibri" w:hAnsi="Arial" w:cs="Arial"/>
          <w:color w:val="000000"/>
          <w:kern w:val="0"/>
          <w:sz w:val="24"/>
          <w:szCs w:val="24"/>
          <w:lang w:val="en-ZA"/>
          <w14:ligatures w14:val="none"/>
        </w:rPr>
      </w:pPr>
      <w:commentRangeStart w:id="437"/>
      <w:ins w:id="438" w:author="External Examiner" w:date="2024-06-13T14:06:00Z">
        <w:r>
          <w:rPr>
            <w:rFonts w:ascii="Arial" w:eastAsia="Calibri" w:hAnsi="Arial" w:cs="Arial"/>
            <w:color w:val="000000"/>
            <w:kern w:val="0"/>
            <w:sz w:val="24"/>
            <w:szCs w:val="24"/>
            <w:lang w:val="en-ZA"/>
            <w14:ligatures w14:val="none"/>
          </w:rPr>
          <w:t>Close these gaps.</w:t>
        </w:r>
        <w:commentRangeEnd w:id="437"/>
        <w:r>
          <w:rPr>
            <w:rStyle w:val="CommentReference"/>
          </w:rPr>
          <w:commentReference w:id="437"/>
        </w:r>
      </w:ins>
    </w:p>
    <w:p w14:paraId="2FED200C" w14:textId="77777777" w:rsidR="00E641CF" w:rsidRDefault="00E641CF" w:rsidP="008D2B13">
      <w:pPr>
        <w:spacing w:line="360" w:lineRule="auto"/>
        <w:jc w:val="both"/>
        <w:outlineLvl w:val="1"/>
        <w:rPr>
          <w:rFonts w:ascii="Arial" w:eastAsia="Calibri" w:hAnsi="Arial" w:cs="Arial"/>
          <w:b/>
          <w:bCs/>
          <w:color w:val="000000"/>
          <w:kern w:val="0"/>
          <w:sz w:val="24"/>
          <w:szCs w:val="24"/>
          <w:lang w:val="en-ZA"/>
          <w14:ligatures w14:val="none"/>
        </w:rPr>
      </w:pPr>
      <w:bookmarkStart w:id="439" w:name="_Toc168640436"/>
      <w:bookmarkStart w:id="440" w:name="_Toc169025278"/>
    </w:p>
    <w:p w14:paraId="45BF592C" w14:textId="539901F6"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5.6 CONCLUSION</w:t>
      </w:r>
      <w:bookmarkEnd w:id="439"/>
      <w:bookmarkEnd w:id="440"/>
    </w:p>
    <w:p w14:paraId="58CCD2E3"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chapter discussed interview results that were analysed in chapter four according to research objectives as presented in chapter one. The chapter compared the primary findings (interview results) to secondary findings (Literature review) for better understanding of the perceptions and implications of teenage pregnancy in a rural school in uMkhanyakude District, KwaZulu-Natal, South Africa. This chapter critically evaluated familial, community, healthcare, and educational support networks for adolescent parents. The next chapter will focus on summarising findings and make recommendations of the study.</w:t>
      </w:r>
    </w:p>
    <w:p w14:paraId="44C3298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0E1C07F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469665D"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3A88F85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33AD0E48"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1109BBB9"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2AE4E637" w14:textId="77777777" w:rsidR="00E641CF" w:rsidRDefault="00E641CF" w:rsidP="008D2B13">
      <w:pPr>
        <w:spacing w:line="360" w:lineRule="auto"/>
        <w:jc w:val="both"/>
        <w:outlineLvl w:val="0"/>
        <w:rPr>
          <w:rFonts w:ascii="Arial" w:eastAsia="Calibri" w:hAnsi="Arial" w:cs="Arial"/>
          <w:b/>
          <w:bCs/>
          <w:color w:val="000000"/>
          <w:kern w:val="0"/>
          <w:sz w:val="24"/>
          <w:szCs w:val="24"/>
          <w:lang w:val="en-ZA"/>
          <w14:ligatures w14:val="none"/>
        </w:rPr>
      </w:pPr>
      <w:bookmarkStart w:id="441" w:name="_Toc168640437"/>
      <w:bookmarkStart w:id="442" w:name="_Toc169025279"/>
    </w:p>
    <w:p w14:paraId="54680D45" w14:textId="77777777" w:rsidR="00E641CF" w:rsidRDefault="00E641CF" w:rsidP="008D2B13">
      <w:pPr>
        <w:spacing w:line="360" w:lineRule="auto"/>
        <w:jc w:val="both"/>
        <w:outlineLvl w:val="0"/>
        <w:rPr>
          <w:rFonts w:ascii="Arial" w:eastAsia="Calibri" w:hAnsi="Arial" w:cs="Arial"/>
          <w:b/>
          <w:bCs/>
          <w:color w:val="000000"/>
          <w:kern w:val="0"/>
          <w:sz w:val="24"/>
          <w:szCs w:val="24"/>
          <w:lang w:val="en-ZA"/>
          <w14:ligatures w14:val="none"/>
        </w:rPr>
      </w:pPr>
    </w:p>
    <w:p w14:paraId="2CBCA9D4" w14:textId="77777777" w:rsidR="00E641CF" w:rsidRDefault="00E641CF" w:rsidP="008D2B13">
      <w:pPr>
        <w:spacing w:line="360" w:lineRule="auto"/>
        <w:jc w:val="both"/>
        <w:outlineLvl w:val="0"/>
        <w:rPr>
          <w:rFonts w:ascii="Arial" w:eastAsia="Calibri" w:hAnsi="Arial" w:cs="Arial"/>
          <w:b/>
          <w:bCs/>
          <w:color w:val="000000"/>
          <w:kern w:val="0"/>
          <w:sz w:val="24"/>
          <w:szCs w:val="24"/>
          <w:lang w:val="en-ZA"/>
          <w14:ligatures w14:val="none"/>
        </w:rPr>
      </w:pPr>
    </w:p>
    <w:p w14:paraId="15F405D1" w14:textId="77777777" w:rsidR="00E641CF" w:rsidRDefault="00E641CF" w:rsidP="008D2B13">
      <w:pPr>
        <w:spacing w:line="360" w:lineRule="auto"/>
        <w:jc w:val="both"/>
        <w:outlineLvl w:val="0"/>
        <w:rPr>
          <w:rFonts w:ascii="Arial" w:eastAsia="Calibri" w:hAnsi="Arial" w:cs="Arial"/>
          <w:b/>
          <w:bCs/>
          <w:color w:val="000000"/>
          <w:kern w:val="0"/>
          <w:sz w:val="24"/>
          <w:szCs w:val="24"/>
          <w:lang w:val="en-ZA"/>
          <w14:ligatures w14:val="none"/>
        </w:rPr>
      </w:pPr>
    </w:p>
    <w:p w14:paraId="2337D28C" w14:textId="77777777" w:rsidR="00E641CF" w:rsidRDefault="00E641CF" w:rsidP="008D2B13">
      <w:pPr>
        <w:spacing w:line="360" w:lineRule="auto"/>
        <w:jc w:val="both"/>
        <w:outlineLvl w:val="0"/>
        <w:rPr>
          <w:rFonts w:ascii="Arial" w:eastAsia="Calibri" w:hAnsi="Arial" w:cs="Arial"/>
          <w:b/>
          <w:bCs/>
          <w:color w:val="000000"/>
          <w:kern w:val="0"/>
          <w:sz w:val="24"/>
          <w:szCs w:val="24"/>
          <w:lang w:val="en-ZA"/>
          <w14:ligatures w14:val="none"/>
        </w:rPr>
      </w:pPr>
    </w:p>
    <w:p w14:paraId="044C4749" w14:textId="77777777" w:rsidR="00E641CF" w:rsidRDefault="00E641CF" w:rsidP="008D2B13">
      <w:pPr>
        <w:spacing w:line="360" w:lineRule="auto"/>
        <w:jc w:val="both"/>
        <w:outlineLvl w:val="0"/>
        <w:rPr>
          <w:rFonts w:ascii="Arial" w:eastAsia="Calibri" w:hAnsi="Arial" w:cs="Arial"/>
          <w:b/>
          <w:bCs/>
          <w:color w:val="000000"/>
          <w:kern w:val="0"/>
          <w:sz w:val="24"/>
          <w:szCs w:val="24"/>
          <w:lang w:val="en-ZA"/>
          <w14:ligatures w14:val="none"/>
        </w:rPr>
      </w:pPr>
    </w:p>
    <w:p w14:paraId="3D735A56" w14:textId="0BCE152B" w:rsidR="008D2B13" w:rsidRPr="00BD37B5" w:rsidRDefault="008D2B13" w:rsidP="008D2B13">
      <w:pPr>
        <w:spacing w:line="360" w:lineRule="auto"/>
        <w:jc w:val="both"/>
        <w:outlineLvl w:val="0"/>
        <w:rPr>
          <w:rFonts w:ascii="Arial" w:eastAsia="Calibri" w:hAnsi="Arial" w:cs="Arial"/>
          <w:b/>
          <w:bCs/>
          <w:color w:val="000000"/>
          <w:kern w:val="0"/>
          <w:sz w:val="32"/>
          <w:szCs w:val="32"/>
          <w:lang w:val="en-ZA"/>
          <w14:ligatures w14:val="none"/>
        </w:rPr>
      </w:pPr>
      <w:r w:rsidRPr="00BD37B5">
        <w:rPr>
          <w:rFonts w:ascii="Arial" w:eastAsia="Calibri" w:hAnsi="Arial" w:cs="Arial"/>
          <w:b/>
          <w:bCs/>
          <w:color w:val="000000"/>
          <w:kern w:val="0"/>
          <w:sz w:val="32"/>
          <w:szCs w:val="32"/>
          <w:lang w:val="en-ZA"/>
          <w14:ligatures w14:val="none"/>
        </w:rPr>
        <w:t>CHAPTER 6: CONCLUSIONS &amp; RECOMMENDATIONS</w:t>
      </w:r>
      <w:bookmarkEnd w:id="441"/>
      <w:bookmarkEnd w:id="442"/>
    </w:p>
    <w:p w14:paraId="0D5D5C94"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43" w:name="_Toc168640438"/>
      <w:bookmarkStart w:id="444" w:name="_Toc169025280"/>
      <w:r w:rsidRPr="008D2B13">
        <w:rPr>
          <w:rFonts w:ascii="Arial" w:eastAsia="Calibri" w:hAnsi="Arial" w:cs="Arial"/>
          <w:b/>
          <w:bCs/>
          <w:color w:val="000000"/>
          <w:kern w:val="0"/>
          <w:sz w:val="24"/>
          <w:szCs w:val="24"/>
          <w:lang w:val="en-ZA"/>
          <w14:ligatures w14:val="none"/>
        </w:rPr>
        <w:t>6.1 INTRODUCTION</w:t>
      </w:r>
      <w:bookmarkEnd w:id="443"/>
      <w:bookmarkEnd w:id="444"/>
    </w:p>
    <w:p w14:paraId="51B54A3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last chapter synthesises the findings from Chapter 4's detailed analysis, directly addressing the study's research objectives. This chapter summarises the findings and highlights the complex effects of adolescent pregnancy in rural uMkhanyakude District schools. It measures community attitudes, socioeconomic implications, young mother education, and support network performance. These data inform the conclusion and recommendations to improve rural educational policy and practice on adolescent pregnancy.</w:t>
      </w:r>
    </w:p>
    <w:p w14:paraId="32EE1A5F"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73766CED"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45" w:name="_Toc168640439"/>
      <w:bookmarkStart w:id="446" w:name="_Toc169025281"/>
      <w:r w:rsidRPr="008D2B13">
        <w:rPr>
          <w:rFonts w:ascii="Arial" w:eastAsia="Calibri" w:hAnsi="Arial" w:cs="Arial"/>
          <w:b/>
          <w:bCs/>
          <w:color w:val="000000"/>
          <w:kern w:val="0"/>
          <w:sz w:val="24"/>
          <w:szCs w:val="24"/>
          <w:lang w:val="en-ZA"/>
          <w14:ligatures w14:val="none"/>
        </w:rPr>
        <w:t>6.2 SUMMARY OF THE FINDINGS</w:t>
      </w:r>
      <w:bookmarkEnd w:id="445"/>
      <w:bookmarkEnd w:id="446"/>
    </w:p>
    <w:p w14:paraId="213DA5B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Based on Chapter 4's extensive analysis, this part synthesises the study's results on adolescent pregnancies at a rural school in uMkhanyakude District, KZN, South Africa's research aims.</w:t>
      </w:r>
    </w:p>
    <w:p w14:paraId="550AA98E"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47" w:name="_Toc168640440"/>
      <w:bookmarkStart w:id="448" w:name="_Toc169025282"/>
      <w:r w:rsidRPr="008D2B13">
        <w:rPr>
          <w:rFonts w:ascii="Arial" w:eastAsia="Calibri" w:hAnsi="Arial" w:cs="Arial"/>
          <w:b/>
          <w:kern w:val="0"/>
          <w:sz w:val="24"/>
          <w:szCs w:val="24"/>
          <w:lang w:val="en-ZA"/>
          <w14:ligatures w14:val="none"/>
        </w:rPr>
        <w:t>6.2.1 Perceptions of Teenage Pregnancy in the Community</w:t>
      </w:r>
      <w:bookmarkEnd w:id="447"/>
      <w:bookmarkEnd w:id="448"/>
    </w:p>
    <w:p w14:paraId="15178B2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Community members have various views on teen pregnancy, according to the report. Discrimination against adolescent moms typically marginalises them. Interview emphasise unfavourable social perspectives and young mothers’ isolation and limited chances. However, highlights a segment of the community that supports births caused by sexual abuse or compulsion. This dual perspective shows a community at a crossroads, contending with traditional traditions and modern adolescent parenthood (Smith, 2022; Johnson, 2024).</w:t>
      </w:r>
    </w:p>
    <w:p w14:paraId="4341ED1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stigma associated with teenage pregnancy persists, deeply embedded in the cultural and moral frameworks of the community. This stigma not only affects the psychological well-being of the young mothers but also shapes the community's response to this issue (Dlamini, 2023). Although there are pockets of support, predominantly from local organizations and some community members, the overall negative perception dominates and influences the treatment of teenage mothers within the community.</w:t>
      </w:r>
    </w:p>
    <w:p w14:paraId="5846C08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49" w:name="_Toc168640441"/>
      <w:bookmarkStart w:id="450" w:name="_Toc169025283"/>
      <w:r w:rsidRPr="008D2B13">
        <w:rPr>
          <w:rFonts w:ascii="Arial" w:eastAsia="Calibri" w:hAnsi="Arial" w:cs="Arial"/>
          <w:b/>
          <w:kern w:val="0"/>
          <w:sz w:val="24"/>
          <w:szCs w:val="24"/>
          <w:lang w:val="en-ZA"/>
          <w14:ligatures w14:val="none"/>
        </w:rPr>
        <w:t>6.2.2 Socioeconomic Impacts of Teenage Pregnancies</w:t>
      </w:r>
      <w:bookmarkEnd w:id="449"/>
      <w:bookmarkEnd w:id="450"/>
    </w:p>
    <w:p w14:paraId="2D53E8E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pregnancies have major social effects. Teen pregnancy increases poverty, lowers educational achievement, and limits career chances for young moms, according to the findings. Participant 2 and participant 3 describes how adolescent pregnancies affect mothers, families, and communities. The economic cost and social condemnation create a cycle of adversity, emphasising the necessity for tailored measures (Brown and Patel, 2024; Khumalo, 2025).</w:t>
      </w:r>
    </w:p>
    <w:p w14:paraId="071BEB0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pregnancy significantly contributes to the perpetuation of poverty within the community. The economic burden placed on young mothers, who are often forced to drop out of school, limits their future employment opportunities, thus exacerbating the cycle of poverty. Furthermore, this situation stresses the socioeconomic fabric of the community as these young families rely more heavily on limited local resources (Zungu, 2024).</w:t>
      </w:r>
    </w:p>
    <w:p w14:paraId="5514029F"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51" w:name="_Toc168640442"/>
      <w:bookmarkStart w:id="452" w:name="_Toc169025284"/>
      <w:r w:rsidRPr="008D2B13">
        <w:rPr>
          <w:rFonts w:ascii="Arial" w:eastAsia="Calibri" w:hAnsi="Arial" w:cs="Arial"/>
          <w:b/>
          <w:kern w:val="0"/>
          <w:sz w:val="24"/>
          <w:szCs w:val="24"/>
          <w:lang w:val="en-ZA"/>
          <w14:ligatures w14:val="none"/>
        </w:rPr>
        <w:t>6.2.3 Impact on Education</w:t>
      </w:r>
      <w:bookmarkEnd w:id="451"/>
      <w:bookmarkEnd w:id="452"/>
    </w:p>
    <w:p w14:paraId="7BB5658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affects education greatly. Interview emphasise that maternal obligations disrupt learning and that educational support mechanisms are lacking for adolescent moms. This disturbance impacts their educational performance, future possibilities, and socioeconomic standing, perpetuating poverty (Taylor, 2023; Adams, 2022).</w:t>
      </w:r>
    </w:p>
    <w:p w14:paraId="7903D43C"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impact on education is profound. Teenage mothers face considerable challenges in continuing their education due to stigma, lack of support, and the practical difficulties of balancing motherhood with schooling. High dropout rates among pregnant teens limit their future possibilities and prolong a cycle of limited options (Mthembu, 2023).</w:t>
      </w:r>
    </w:p>
    <w:p w14:paraId="22F2020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39438BBF"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53" w:name="_Toc168640443"/>
      <w:bookmarkStart w:id="454" w:name="_Toc169025285"/>
      <w:r w:rsidRPr="008D2B13">
        <w:rPr>
          <w:rFonts w:ascii="Arial" w:eastAsia="Calibri" w:hAnsi="Arial" w:cs="Arial"/>
          <w:b/>
          <w:kern w:val="0"/>
          <w:sz w:val="24"/>
          <w:szCs w:val="24"/>
          <w:lang w:val="en-ZA"/>
          <w14:ligatures w14:val="none"/>
        </w:rPr>
        <w:t>6.2.4 Existing Support Networks</w:t>
      </w:r>
      <w:bookmarkEnd w:id="453"/>
      <w:bookmarkEnd w:id="454"/>
    </w:p>
    <w:p w14:paraId="6F54FEB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research also evaluates child mother support networks. Participant 4 and participant 8 noted that present assistance channels are inadequate and frequently non-existent. Teenage mothers struggle to manage and better their lives due to a lack of healthcare, educational flexibility, and community assistance. (Williams, Johnson, 2024).</w:t>
      </w:r>
    </w:p>
    <w:p w14:paraId="2ABDAF7E"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 School and community support networks fail to meet adolescent mothers’ requirements. Targeted support services like childcare, counselling, and education for these young women are essential (Masuku, 2023)</w:t>
      </w:r>
    </w:p>
    <w:p w14:paraId="4A0240F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383863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55" w:name="_Toc168640444"/>
      <w:bookmarkStart w:id="456" w:name="_Toc169025286"/>
      <w:r w:rsidRPr="008D2B13">
        <w:rPr>
          <w:rFonts w:ascii="Arial" w:eastAsia="Calibri" w:hAnsi="Arial" w:cs="Arial"/>
          <w:b/>
          <w:bCs/>
          <w:color w:val="000000"/>
          <w:kern w:val="0"/>
          <w:sz w:val="24"/>
          <w:szCs w:val="24"/>
          <w:lang w:val="en-ZA"/>
          <w14:ligatures w14:val="none"/>
        </w:rPr>
        <w:t>6.3 CONCLUSIONS OF THE STUDY</w:t>
      </w:r>
      <w:bookmarkEnd w:id="455"/>
      <w:bookmarkEnd w:id="456"/>
    </w:p>
    <w:p w14:paraId="77C1E70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pregnancy in the uMkhanyakude District has complicated social, economic, and educational effects, according to the study. Based on the analysis conducted and the data gathered, several key conclusions were drawn from the study.</w:t>
      </w:r>
    </w:p>
    <w:p w14:paraId="64C967C3" w14:textId="77777777" w:rsidR="008D2B13" w:rsidRPr="008D2B13" w:rsidRDefault="008D2B13" w:rsidP="008D2B13">
      <w:pPr>
        <w:spacing w:line="360" w:lineRule="auto"/>
        <w:jc w:val="both"/>
        <w:rPr>
          <w:rFonts w:ascii="Arial" w:eastAsia="Calibri" w:hAnsi="Arial" w:cs="Arial"/>
          <w:b/>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These data show that uMkhanyakude District adolescent pregnancy prevention involves education, community participation, and legislative reform. Based on this research, the proposals aim to strengthen current support mechanisms and fill gaps. These activities aim to provide a more supportive environment for young mothers to finish their education, increase their financial standing, and enhance their quality of life for themselves and their children.</w:t>
      </w:r>
    </w:p>
    <w:p w14:paraId="1D9E8ADE"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57" w:name="_Toc168640445"/>
      <w:bookmarkStart w:id="458" w:name="_Toc169025287"/>
      <w:r w:rsidRPr="008D2B13">
        <w:rPr>
          <w:rFonts w:ascii="Arial" w:eastAsia="Calibri" w:hAnsi="Arial" w:cs="Arial"/>
          <w:b/>
          <w:kern w:val="0"/>
          <w:sz w:val="24"/>
          <w:szCs w:val="24"/>
          <w:lang w:val="en-ZA"/>
          <w14:ligatures w14:val="none"/>
        </w:rPr>
        <w:t>6.3.1 Community Perceptions of Teenage Pregnancy</w:t>
      </w:r>
      <w:bookmarkEnd w:id="457"/>
      <w:bookmarkEnd w:id="458"/>
    </w:p>
    <w:p w14:paraId="6642371F"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Teen pregnancy is stigmatised and morally judged in the community. This study indicated that elders and teenagers regard teenage pregnancy as a moral failure rather than a socioeconomic one. Participant 1 and participant 2 described the community's severe judgement of young mothers. However, participant 4 notes that some community members encourage these young ladies, showing a move towards more supportive attitudes under specific situations. </w:t>
      </w:r>
    </w:p>
    <w:p w14:paraId="15497D40"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59" w:name="_Toc168640446"/>
      <w:bookmarkStart w:id="460" w:name="_Toc169025288"/>
      <w:r w:rsidRPr="008D2B13">
        <w:rPr>
          <w:rFonts w:ascii="Arial" w:eastAsia="Calibri" w:hAnsi="Arial" w:cs="Arial"/>
          <w:b/>
          <w:kern w:val="0"/>
          <w:sz w:val="24"/>
          <w:szCs w:val="24"/>
          <w:lang w:val="en-ZA"/>
          <w14:ligatures w14:val="none"/>
        </w:rPr>
        <w:t>6.3.2 Socioeconomic Impact of Teenage Pregnancies</w:t>
      </w:r>
      <w:bookmarkEnd w:id="459"/>
      <w:bookmarkEnd w:id="460"/>
    </w:p>
    <w:p w14:paraId="3F56C3B0"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Teenage pregnancies worsen communal poverty. The data show that adolescent moms commonly fall into poverty due to inadequate educational and career prospects. With adolescent moms less likely to finish school, their economic independence is greatly reduced. Participant 4 and participant 5 emphasised how cyclical poverty fosters socioeconomic inequities in the community.</w:t>
      </w:r>
    </w:p>
    <w:p w14:paraId="7E9DFCB1"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61" w:name="_Toc168640447"/>
      <w:bookmarkStart w:id="462" w:name="_Toc169025289"/>
      <w:r w:rsidRPr="008D2B13">
        <w:rPr>
          <w:rFonts w:ascii="Arial" w:eastAsia="Calibri" w:hAnsi="Arial" w:cs="Arial"/>
          <w:b/>
          <w:kern w:val="0"/>
          <w:sz w:val="24"/>
          <w:szCs w:val="24"/>
          <w:lang w:val="en-ZA"/>
          <w14:ligatures w14:val="none"/>
        </w:rPr>
        <w:t>6.3.3 Impact on Educational Attainment</w:t>
      </w:r>
      <w:bookmarkEnd w:id="461"/>
      <w:bookmarkEnd w:id="462"/>
    </w:p>
    <w:p w14:paraId="0DF416A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Teen pregnancy has far-reaching effects on schooling. Teenage moms often struggle to finish school owing to shame, lack of support, and parenting. The study found that pregnant teens and young moms drop out of school due to a lack of support. Dlamini participant 10 and participant 8 agree that educational policies and support systems should be more flexible.</w:t>
      </w:r>
    </w:p>
    <w:p w14:paraId="6814C992"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63" w:name="_Toc168640448"/>
      <w:bookmarkStart w:id="464" w:name="_Toc169025290"/>
      <w:r w:rsidRPr="008D2B13">
        <w:rPr>
          <w:rFonts w:ascii="Arial" w:eastAsia="Calibri" w:hAnsi="Arial" w:cs="Arial"/>
          <w:b/>
          <w:kern w:val="0"/>
          <w:sz w:val="24"/>
          <w:szCs w:val="24"/>
          <w:lang w:val="en-ZA"/>
          <w14:ligatures w14:val="none"/>
        </w:rPr>
        <w:t>6.3.4 Existing Support Networks for Teenage Mothers</w:t>
      </w:r>
      <w:bookmarkEnd w:id="463"/>
      <w:bookmarkEnd w:id="464"/>
    </w:p>
    <w:p w14:paraId="0085D0E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Community support for adolescent moms is lacking. The survey found few adolescent mother-specific healthcare, counselling, and social support options. This lack of assistance harms moms and their children. The experiences of participants 8 and participant 6 show that the community and school institutions lack appropriate mechanisms to help these young mothers. </w:t>
      </w:r>
    </w:p>
    <w:p w14:paraId="28AB6F0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65" w:name="_Toc168640449"/>
      <w:bookmarkStart w:id="466" w:name="_Toc169025291"/>
      <w:r w:rsidRPr="008D2B13">
        <w:rPr>
          <w:rFonts w:ascii="Arial" w:eastAsia="Calibri" w:hAnsi="Arial" w:cs="Arial"/>
          <w:b/>
          <w:bCs/>
          <w:color w:val="000000"/>
          <w:kern w:val="0"/>
          <w:sz w:val="24"/>
          <w:szCs w:val="24"/>
          <w:lang w:val="en-ZA"/>
          <w14:ligatures w14:val="none"/>
        </w:rPr>
        <w:t xml:space="preserve">6.4 </w:t>
      </w:r>
      <w:commentRangeStart w:id="467"/>
      <w:r w:rsidRPr="008D2B13">
        <w:rPr>
          <w:rFonts w:ascii="Arial" w:eastAsia="Calibri" w:hAnsi="Arial" w:cs="Arial"/>
          <w:b/>
          <w:bCs/>
          <w:color w:val="000000"/>
          <w:kern w:val="0"/>
          <w:sz w:val="24"/>
          <w:szCs w:val="24"/>
          <w:lang w:val="en-ZA"/>
          <w14:ligatures w14:val="none"/>
        </w:rPr>
        <w:t>RECOMMENDATIONS OF THE STUDY</w:t>
      </w:r>
      <w:bookmarkEnd w:id="465"/>
      <w:bookmarkEnd w:id="466"/>
      <w:commentRangeEnd w:id="467"/>
      <w:r w:rsidR="00111C72">
        <w:rPr>
          <w:rStyle w:val="CommentReference"/>
        </w:rPr>
        <w:commentReference w:id="467"/>
      </w:r>
    </w:p>
    <w:p w14:paraId="53D036B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dissertation portion expands on Chapter 4's results and addresses the study objectives through focused suggestions. Community attitudes, financial repercussions, educational results, and support networks for young mothers are the focus of these proposals to enhance uMkhanyakude District adolescent pregnancy management.</w:t>
      </w:r>
    </w:p>
    <w:p w14:paraId="75CFEC85"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68" w:name="_Toc168640450"/>
      <w:bookmarkStart w:id="469" w:name="_Toc169025292"/>
      <w:r w:rsidRPr="008D2B13">
        <w:rPr>
          <w:rFonts w:ascii="Arial" w:eastAsia="Calibri" w:hAnsi="Arial" w:cs="Arial"/>
          <w:b/>
          <w:kern w:val="0"/>
          <w:sz w:val="24"/>
          <w:szCs w:val="24"/>
          <w:lang w:val="en-ZA"/>
          <w14:ligatures w14:val="none"/>
        </w:rPr>
        <w:t>6.4.1 Improving Community Perceptions</w:t>
      </w:r>
      <w:bookmarkEnd w:id="468"/>
      <w:bookmarkEnd w:id="469"/>
    </w:p>
    <w:p w14:paraId="44B1B156" w14:textId="77777777" w:rsidR="008D2B13" w:rsidRPr="008D2B13" w:rsidRDefault="008D2B13" w:rsidP="008D2B13">
      <w:pPr>
        <w:numPr>
          <w:ilvl w:val="0"/>
          <w:numId w:val="5"/>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Community Education Programs</w:t>
      </w:r>
      <w:r w:rsidRPr="008D2B13">
        <w:rPr>
          <w:rFonts w:ascii="Arial" w:eastAsia="Calibri" w:hAnsi="Arial" w:cs="Arial"/>
          <w:color w:val="000000"/>
          <w:kern w:val="0"/>
          <w:sz w:val="24"/>
          <w:szCs w:val="24"/>
          <w:lang w:val="en-ZA"/>
          <w14:ligatures w14:val="none"/>
        </w:rPr>
        <w:t>: Implement extensive community education programmes to de-stigmatize teen pregnancy. These programmes should include lectures and seminars on sexual health, parenting responsibility, and adolescent parents' social and economic concerns. These programmes should increase understanding and empathy, changing stigma and judgement according to participant 3 and participant 8.</w:t>
      </w:r>
    </w:p>
    <w:p w14:paraId="6FED165E" w14:textId="77777777" w:rsidR="008D2B13" w:rsidRPr="008D2B13" w:rsidRDefault="008D2B13" w:rsidP="008D2B13">
      <w:pPr>
        <w:numPr>
          <w:ilvl w:val="0"/>
          <w:numId w:val="5"/>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Involvement of Community Leaders</w:t>
      </w:r>
      <w:r w:rsidRPr="008D2B13">
        <w:rPr>
          <w:rFonts w:ascii="Arial" w:eastAsia="Calibri" w:hAnsi="Arial" w:cs="Arial"/>
          <w:color w:val="000000"/>
          <w:kern w:val="0"/>
          <w:sz w:val="24"/>
          <w:szCs w:val="24"/>
          <w:lang w:val="en-ZA"/>
          <w14:ligatures w14:val="none"/>
        </w:rPr>
        <w:t>: As participant 2 said, community leaders and influencers may model shifting views towards adolescent moms. Their engagement may reconcile traditional and modern views of teenage pregnancy.</w:t>
      </w:r>
    </w:p>
    <w:p w14:paraId="75800417"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70" w:name="_Toc168640451"/>
      <w:bookmarkStart w:id="471" w:name="_Toc169025293"/>
      <w:r w:rsidRPr="008D2B13">
        <w:rPr>
          <w:rFonts w:ascii="Arial" w:eastAsia="Calibri" w:hAnsi="Arial" w:cs="Arial"/>
          <w:b/>
          <w:kern w:val="0"/>
          <w:sz w:val="24"/>
          <w:szCs w:val="24"/>
          <w:lang w:val="en-ZA"/>
          <w14:ligatures w14:val="none"/>
        </w:rPr>
        <w:t>6.4.2 Addressing Socioeconomic Impacts</w:t>
      </w:r>
      <w:bookmarkEnd w:id="470"/>
      <w:bookmarkEnd w:id="471"/>
    </w:p>
    <w:p w14:paraId="4B29CE95" w14:textId="77777777" w:rsidR="008D2B13" w:rsidRPr="008D2B13" w:rsidRDefault="008D2B13" w:rsidP="008D2B13">
      <w:pPr>
        <w:numPr>
          <w:ilvl w:val="0"/>
          <w:numId w:val="6"/>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Vocational Training and Job Creation</w:t>
      </w:r>
      <w:r w:rsidRPr="008D2B13">
        <w:rPr>
          <w:rFonts w:ascii="Arial" w:eastAsia="Calibri" w:hAnsi="Arial" w:cs="Arial"/>
          <w:color w:val="000000"/>
          <w:kern w:val="0"/>
          <w:sz w:val="24"/>
          <w:szCs w:val="24"/>
          <w:lang w:val="en-ZA"/>
          <w14:ligatures w14:val="none"/>
        </w:rPr>
        <w:t>: As proposed by participant 5, provide vocational training programmes for young moms. These programmes can teach young women local valuable skills, boosting their economic independence.</w:t>
      </w:r>
    </w:p>
    <w:p w14:paraId="1DE6F715" w14:textId="77777777" w:rsidR="008D2B13" w:rsidRPr="008D2B13" w:rsidRDefault="008D2B13" w:rsidP="008D2B13">
      <w:pPr>
        <w:numPr>
          <w:ilvl w:val="0"/>
          <w:numId w:val="6"/>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Financial Assistance Programs</w:t>
      </w:r>
      <w:r w:rsidRPr="008D2B13">
        <w:rPr>
          <w:rFonts w:ascii="Arial" w:eastAsia="Calibri" w:hAnsi="Arial" w:cs="Arial"/>
          <w:color w:val="000000"/>
          <w:kern w:val="0"/>
          <w:sz w:val="24"/>
          <w:szCs w:val="24"/>
          <w:lang w:val="en-ZA"/>
          <w14:ligatures w14:val="none"/>
        </w:rPr>
        <w:t>: Develop tailored financial aid programmes for adolescent moms to finish their studies and support their children. It might lower economic strain and the desire to seek financial stability through childbearing.</w:t>
      </w:r>
    </w:p>
    <w:p w14:paraId="40A1A903"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72" w:name="_Toc168640452"/>
      <w:bookmarkStart w:id="473" w:name="_Toc169025294"/>
      <w:r w:rsidRPr="008D2B13">
        <w:rPr>
          <w:rFonts w:ascii="Arial" w:eastAsia="Calibri" w:hAnsi="Arial" w:cs="Arial"/>
          <w:b/>
          <w:kern w:val="0"/>
          <w:sz w:val="24"/>
          <w:szCs w:val="24"/>
          <w:lang w:val="en-ZA"/>
          <w14:ligatures w14:val="none"/>
        </w:rPr>
        <w:t>6.4.3. Enhancing Educational Outcomes</w:t>
      </w:r>
      <w:bookmarkEnd w:id="472"/>
      <w:bookmarkEnd w:id="473"/>
    </w:p>
    <w:p w14:paraId="14DD9D67" w14:textId="171730F2" w:rsidR="008D2B13" w:rsidRPr="008D2B13" w:rsidRDefault="008D2B13" w:rsidP="008D2B13">
      <w:pPr>
        <w:numPr>
          <w:ilvl w:val="0"/>
          <w:numId w:val="7"/>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Flexible Educational Structures</w:t>
      </w:r>
      <w:r w:rsidRPr="008D2B13">
        <w:rPr>
          <w:rFonts w:ascii="Arial" w:eastAsia="Calibri" w:hAnsi="Arial" w:cs="Arial"/>
          <w:color w:val="000000"/>
          <w:kern w:val="0"/>
          <w:sz w:val="24"/>
          <w:szCs w:val="24"/>
          <w:lang w:val="en-ZA"/>
          <w14:ligatures w14:val="none"/>
        </w:rPr>
        <w:t>: Pregnant teens and young mo</w:t>
      </w:r>
      <w:r w:rsidR="00EF2098">
        <w:rPr>
          <w:rFonts w:ascii="Arial" w:eastAsia="Calibri" w:hAnsi="Arial" w:cs="Arial"/>
          <w:color w:val="000000"/>
          <w:kern w:val="0"/>
          <w:sz w:val="24"/>
          <w:szCs w:val="24"/>
          <w:lang w:val="en-ZA"/>
          <w14:ligatures w14:val="none"/>
        </w:rPr>
        <w:t>ther</w:t>
      </w:r>
      <w:r w:rsidRPr="008D2B13">
        <w:rPr>
          <w:rFonts w:ascii="Arial" w:eastAsia="Calibri" w:hAnsi="Arial" w:cs="Arial"/>
          <w:color w:val="000000"/>
          <w:kern w:val="0"/>
          <w:sz w:val="24"/>
          <w:szCs w:val="24"/>
          <w:lang w:val="en-ZA"/>
          <w14:ligatures w14:val="none"/>
        </w:rPr>
        <w:t>s require more flexible instructional arrangements in district schools. Participant 6 found that adolescent pregnancy disrupts schooling, supporting this advice. Schools might provide on-site childcare and part-time or distant schooling.</w:t>
      </w:r>
    </w:p>
    <w:p w14:paraId="14EC2C92" w14:textId="77777777" w:rsidR="008D2B13" w:rsidRPr="008D2B13" w:rsidRDefault="008D2B13" w:rsidP="008D2B13">
      <w:pPr>
        <w:numPr>
          <w:ilvl w:val="0"/>
          <w:numId w:val="7"/>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Support Services in Schools</w:t>
      </w:r>
      <w:r w:rsidRPr="008D2B13">
        <w:rPr>
          <w:rFonts w:ascii="Arial" w:eastAsia="Calibri" w:hAnsi="Arial" w:cs="Arial"/>
          <w:color w:val="000000"/>
          <w:kern w:val="0"/>
          <w:sz w:val="24"/>
          <w:szCs w:val="24"/>
          <w:lang w:val="en-ZA"/>
          <w14:ligatures w14:val="none"/>
        </w:rPr>
        <w:t>: To help pregnant teens and young moms, offer counselling and on-site childcare at schools. This strategy addresses NGEMA participant 5 problems in balancing school and parenting.</w:t>
      </w:r>
    </w:p>
    <w:p w14:paraId="4376A0B3" w14:textId="77777777" w:rsidR="008D2B13" w:rsidRPr="008D2B13" w:rsidRDefault="008D2B13" w:rsidP="008D2B13">
      <w:pPr>
        <w:keepNext/>
        <w:keepLines/>
        <w:spacing w:before="40" w:after="0" w:line="360" w:lineRule="auto"/>
        <w:jc w:val="both"/>
        <w:outlineLvl w:val="2"/>
        <w:rPr>
          <w:rFonts w:ascii="Arial" w:eastAsia="Calibri" w:hAnsi="Arial" w:cs="Arial"/>
          <w:b/>
          <w:kern w:val="0"/>
          <w:sz w:val="24"/>
          <w:szCs w:val="24"/>
          <w:lang w:val="en-ZA"/>
          <w14:ligatures w14:val="none"/>
        </w:rPr>
      </w:pPr>
      <w:bookmarkStart w:id="474" w:name="_Toc168640453"/>
      <w:bookmarkStart w:id="475" w:name="_Toc169025295"/>
      <w:r w:rsidRPr="008D2B13">
        <w:rPr>
          <w:rFonts w:ascii="Arial" w:eastAsia="Calibri" w:hAnsi="Arial" w:cs="Arial"/>
          <w:b/>
          <w:kern w:val="0"/>
          <w:sz w:val="24"/>
          <w:szCs w:val="24"/>
          <w:lang w:val="en-ZA"/>
          <w14:ligatures w14:val="none"/>
        </w:rPr>
        <w:t>6.4.4 Strengthening Support Networks</w:t>
      </w:r>
      <w:bookmarkEnd w:id="474"/>
      <w:bookmarkEnd w:id="475"/>
    </w:p>
    <w:p w14:paraId="38FFCDB1" w14:textId="4F8D8080" w:rsidR="008D2B13" w:rsidRPr="008D2B13" w:rsidRDefault="008D2B13" w:rsidP="008D2B13">
      <w:pPr>
        <w:numPr>
          <w:ilvl w:val="0"/>
          <w:numId w:val="8"/>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 xml:space="preserve">Establishment of Support </w:t>
      </w:r>
      <w:r w:rsidR="00EF2098" w:rsidRPr="008D2B13">
        <w:rPr>
          <w:rFonts w:ascii="Arial" w:eastAsia="Calibri" w:hAnsi="Arial" w:cs="Arial"/>
          <w:b/>
          <w:bCs/>
          <w:color w:val="000000"/>
          <w:kern w:val="0"/>
          <w:sz w:val="24"/>
          <w:szCs w:val="24"/>
          <w:lang w:val="en-ZA"/>
          <w14:ligatures w14:val="none"/>
        </w:rPr>
        <w:t>Centres</w:t>
      </w:r>
      <w:r w:rsidRPr="008D2B13">
        <w:rPr>
          <w:rFonts w:ascii="Arial" w:eastAsia="Calibri" w:hAnsi="Arial" w:cs="Arial"/>
          <w:color w:val="000000"/>
          <w:kern w:val="0"/>
          <w:sz w:val="24"/>
          <w:szCs w:val="24"/>
          <w:lang w:val="en-ZA"/>
          <w14:ligatures w14:val="none"/>
        </w:rPr>
        <w:t xml:space="preserve">: Local support centres for adolescent moms should include healthcare, psychological counselling, and legal help. Participant 8 identified support network deficiencies that the centres may fill and serve as a model for rural communities experiencing similar issues. </w:t>
      </w:r>
    </w:p>
    <w:p w14:paraId="4882D0E6" w14:textId="77777777" w:rsidR="008D2B13" w:rsidRPr="008D2B13" w:rsidRDefault="008D2B13" w:rsidP="008D2B13">
      <w:pPr>
        <w:numPr>
          <w:ilvl w:val="0"/>
          <w:numId w:val="8"/>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Community-Based Support Initiatives</w:t>
      </w:r>
      <w:r w:rsidRPr="008D2B13">
        <w:rPr>
          <w:rFonts w:ascii="Arial" w:eastAsia="Calibri" w:hAnsi="Arial" w:cs="Arial"/>
          <w:color w:val="000000"/>
          <w:kern w:val="0"/>
          <w:sz w:val="24"/>
          <w:szCs w:val="24"/>
          <w:lang w:val="en-ZA"/>
          <w14:ligatures w14:val="none"/>
        </w:rPr>
        <w:t>: Promote community-based peer support and mentorship programmes for older and adolescent moms. This might strengthen the social support network by giving young women role models and parenting assistance.</w:t>
      </w:r>
    </w:p>
    <w:p w14:paraId="38412300" w14:textId="0DE38142" w:rsidR="008D2B13" w:rsidRPr="008D2B13" w:rsidRDefault="008D2B13" w:rsidP="00EF2098">
      <w:pPr>
        <w:spacing w:line="360" w:lineRule="auto"/>
        <w:rPr>
          <w:b/>
          <w:bCs/>
          <w:lang w:val="en-ZA"/>
        </w:rPr>
      </w:pPr>
      <w:r w:rsidRPr="00EF2098">
        <w:rPr>
          <w:rFonts w:ascii="Arial" w:hAnsi="Arial" w:cs="Arial"/>
          <w:sz w:val="24"/>
          <w:szCs w:val="24"/>
          <w:lang w:val="en-ZA"/>
        </w:rPr>
        <w:t xml:space="preserve">This research has exposed several important elements of teenage pregnancy in rural uMkhanyakude </w:t>
      </w:r>
      <w:r w:rsidR="00EF2098" w:rsidRPr="00EF2098">
        <w:rPr>
          <w:rFonts w:ascii="Arial" w:hAnsi="Arial" w:cs="Arial"/>
          <w:sz w:val="24"/>
          <w:szCs w:val="24"/>
          <w:lang w:val="en-ZA"/>
        </w:rPr>
        <w:t>District school</w:t>
      </w:r>
      <w:r w:rsidRPr="00EF2098">
        <w:rPr>
          <w:rFonts w:ascii="Arial" w:hAnsi="Arial" w:cs="Arial"/>
          <w:sz w:val="24"/>
          <w:szCs w:val="24"/>
          <w:lang w:val="en-ZA"/>
        </w:rPr>
        <w:t>. To properly define the findings' context and application, many limitations must be noted</w:t>
      </w:r>
      <w:r w:rsidRPr="008D2B13">
        <w:rPr>
          <w:lang w:val="en-ZA"/>
        </w:rPr>
        <w:t>.</w:t>
      </w:r>
    </w:p>
    <w:p w14:paraId="35E88680" w14:textId="77777777" w:rsidR="008D2B13" w:rsidRPr="008D2B13" w:rsidRDefault="008D2B13" w:rsidP="008D2B13">
      <w:pPr>
        <w:numPr>
          <w:ilvl w:val="0"/>
          <w:numId w:val="9"/>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Geographic Limitation</w:t>
      </w:r>
      <w:r w:rsidRPr="008D2B13">
        <w:rPr>
          <w:rFonts w:ascii="Arial" w:eastAsia="Calibri" w:hAnsi="Arial" w:cs="Arial"/>
          <w:color w:val="000000"/>
          <w:kern w:val="0"/>
          <w:sz w:val="24"/>
          <w:szCs w:val="24"/>
          <w:lang w:val="en-ZA"/>
          <w14:ligatures w14:val="none"/>
        </w:rPr>
        <w:t>: The study only examined one rural district, which may restrict its applicability to other rural or urban regions. Teenage pregnancy may be seen differently in other situations due to uMkhanyakude's distinct cultural, economic, and social factors (Dlamini, 2023).</w:t>
      </w:r>
    </w:p>
    <w:p w14:paraId="347CABA0" w14:textId="77777777" w:rsidR="008D2B13" w:rsidRPr="008D2B13" w:rsidRDefault="008D2B13" w:rsidP="008D2B13">
      <w:pPr>
        <w:numPr>
          <w:ilvl w:val="0"/>
          <w:numId w:val="9"/>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Sample Size and Diversity</w:t>
      </w:r>
      <w:r w:rsidRPr="008D2B13">
        <w:rPr>
          <w:rFonts w:ascii="Arial" w:eastAsia="Calibri" w:hAnsi="Arial" w:cs="Arial"/>
          <w:color w:val="000000"/>
          <w:kern w:val="0"/>
          <w:sz w:val="24"/>
          <w:szCs w:val="24"/>
          <w:lang w:val="en-ZA"/>
          <w14:ligatures w14:val="none"/>
        </w:rPr>
        <w:t>: Despite efforts to incorporate a variety of opinions, the sample size was limited and may not completely represent community diversity. Stakeholders’ local government officials may give a more complete picture of community attitudes and support systems (Shezi, 2024).</w:t>
      </w:r>
    </w:p>
    <w:p w14:paraId="2DD0EBC6" w14:textId="77777777" w:rsidR="008D2B13" w:rsidRPr="008D2B13" w:rsidRDefault="008D2B13" w:rsidP="008D2B13">
      <w:pPr>
        <w:numPr>
          <w:ilvl w:val="0"/>
          <w:numId w:val="9"/>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Data Collection Methodology</w:t>
      </w:r>
      <w:r w:rsidRPr="008D2B13">
        <w:rPr>
          <w:rFonts w:ascii="Arial" w:eastAsia="Calibri" w:hAnsi="Arial" w:cs="Arial"/>
          <w:color w:val="000000"/>
          <w:kern w:val="0"/>
          <w:sz w:val="24"/>
          <w:szCs w:val="24"/>
          <w:lang w:val="en-ZA"/>
          <w14:ligatures w14:val="none"/>
        </w:rPr>
        <w:t>: Though detailed, qualitative interviews may be prone to self-reporting biases and subjective interpretation. Quantitative tools may help future study balance the issue's breadth and size (Zungu, 2024).</w:t>
      </w:r>
    </w:p>
    <w:p w14:paraId="42F1CBD1" w14:textId="77777777" w:rsidR="008D2B13" w:rsidRPr="008D2B13" w:rsidRDefault="008D2B13" w:rsidP="008D2B13">
      <w:pPr>
        <w:numPr>
          <w:ilvl w:val="0"/>
          <w:numId w:val="9"/>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Temporal Limitations</w:t>
      </w:r>
      <w:r w:rsidRPr="008D2B13">
        <w:rPr>
          <w:rFonts w:ascii="Arial" w:eastAsia="Calibri" w:hAnsi="Arial" w:cs="Arial"/>
          <w:color w:val="000000"/>
          <w:kern w:val="0"/>
          <w:sz w:val="24"/>
          <w:szCs w:val="24"/>
          <w:lang w:val="en-ZA"/>
          <w14:ligatures w14:val="none"/>
        </w:rPr>
        <w:t>: This study captures only a snapshot in time. The dynamic nature of social attitudes and economic conditions means that the findings might evolve. Longitudinal studies would be necessary to understand how perceptions and impacts change over time (Masuku, 2023).</w:t>
      </w:r>
    </w:p>
    <w:p w14:paraId="5124F64E"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76" w:name="_Toc168640454"/>
      <w:bookmarkStart w:id="477" w:name="_Toc169025296"/>
      <w:r w:rsidRPr="008D2B13">
        <w:rPr>
          <w:rFonts w:ascii="Arial" w:eastAsia="Calibri" w:hAnsi="Arial" w:cs="Arial"/>
          <w:b/>
          <w:bCs/>
          <w:color w:val="000000"/>
          <w:kern w:val="0"/>
          <w:sz w:val="24"/>
          <w:szCs w:val="24"/>
          <w:lang w:val="en-ZA"/>
          <w14:ligatures w14:val="none"/>
        </w:rPr>
        <w:t>6.5 SUGGESTIONS FOR FUTURE STUDIES</w:t>
      </w:r>
      <w:bookmarkEnd w:id="476"/>
      <w:bookmarkEnd w:id="477"/>
    </w:p>
    <w:p w14:paraId="1209DEF6"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Given the limitations identified, there are several areas where future research could expand upon the current study's findings:</w:t>
      </w:r>
    </w:p>
    <w:p w14:paraId="1FBB47EE" w14:textId="77777777" w:rsidR="008D2B13" w:rsidRPr="008D2B13" w:rsidRDefault="008D2B13" w:rsidP="008D2B13">
      <w:pPr>
        <w:numPr>
          <w:ilvl w:val="0"/>
          <w:numId w:val="10"/>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Comparative Studies</w:t>
      </w:r>
      <w:r w:rsidRPr="008D2B13">
        <w:rPr>
          <w:rFonts w:ascii="Arial" w:eastAsia="Calibri" w:hAnsi="Arial" w:cs="Arial"/>
          <w:color w:val="000000"/>
          <w:kern w:val="0"/>
          <w:sz w:val="24"/>
          <w:szCs w:val="24"/>
          <w:lang w:val="en-ZA"/>
          <w14:ligatures w14:val="none"/>
        </w:rPr>
        <w:t>: Conducting studies in multiple districts, including both rural and urban areas, would enhance the understanding of regional variations in the perceptions and impacts of teenage pregnancy. This approach would allow for a more nuanced analysis of how different settings influence the socioeconomic and educational outcomes associated with teenage pregnancy (MKHWANAZI, 2024).</w:t>
      </w:r>
    </w:p>
    <w:p w14:paraId="6EC330A7" w14:textId="77777777" w:rsidR="008D2B13" w:rsidRPr="008D2B13" w:rsidRDefault="008D2B13" w:rsidP="008D2B13">
      <w:pPr>
        <w:numPr>
          <w:ilvl w:val="0"/>
          <w:numId w:val="10"/>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Longitudinal Research</w:t>
      </w:r>
      <w:r w:rsidRPr="008D2B13">
        <w:rPr>
          <w:rFonts w:ascii="Arial" w:eastAsia="Calibri" w:hAnsi="Arial" w:cs="Arial"/>
          <w:color w:val="000000"/>
          <w:kern w:val="0"/>
          <w:sz w:val="24"/>
          <w:szCs w:val="24"/>
          <w:lang w:val="en-ZA"/>
          <w14:ligatures w14:val="none"/>
        </w:rPr>
        <w:t>: A longitudinal study tracking the same individuals over time would provide insights into the long-term effects of teenage pregnancy on educational attainment, economic status, and social well-being. Such studies could also track the effectiveness of interventions over time (NGEMA, 2023).</w:t>
      </w:r>
    </w:p>
    <w:p w14:paraId="512E638A" w14:textId="77777777" w:rsidR="008D2B13" w:rsidRPr="008D2B13" w:rsidRDefault="008D2B13" w:rsidP="008D2B13">
      <w:pPr>
        <w:numPr>
          <w:ilvl w:val="0"/>
          <w:numId w:val="10"/>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Quantitative Analysis</w:t>
      </w:r>
      <w:r w:rsidRPr="008D2B13">
        <w:rPr>
          <w:rFonts w:ascii="Arial" w:eastAsia="Calibri" w:hAnsi="Arial" w:cs="Arial"/>
          <w:color w:val="000000"/>
          <w:kern w:val="0"/>
          <w:sz w:val="24"/>
          <w:szCs w:val="24"/>
          <w:lang w:val="en-ZA"/>
          <w14:ligatures w14:val="none"/>
        </w:rPr>
        <w:t>: Incorporating quantitative measures could help validate qualitative findings and provide statistical significance to the observed impacts. Surveys and demographic studies could quantify the prevalence of teenage pregnancy and its direct correlations with socioeconomic indicators (Mthembu, 2023).</w:t>
      </w:r>
    </w:p>
    <w:p w14:paraId="7BAD7C1F" w14:textId="77777777" w:rsidR="008D2B13" w:rsidRPr="008D2B13" w:rsidRDefault="008D2B13" w:rsidP="008D2B13">
      <w:pPr>
        <w:numPr>
          <w:ilvl w:val="0"/>
          <w:numId w:val="10"/>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Policy Evaluation Studies</w:t>
      </w:r>
      <w:r w:rsidRPr="008D2B13">
        <w:rPr>
          <w:rFonts w:ascii="Arial" w:eastAsia="Calibri" w:hAnsi="Arial" w:cs="Arial"/>
          <w:color w:val="000000"/>
          <w:kern w:val="0"/>
          <w:sz w:val="24"/>
          <w:szCs w:val="24"/>
          <w:lang w:val="en-ZA"/>
          <w14:ligatures w14:val="none"/>
        </w:rPr>
        <w:t>: Future research could focus on evaluating the effectiveness of existing policies and support programs. This research could guide policymakers in refining or developing targeted interventions that address the specific needs identified through this and subsequent studies (Jabulani, 2024).</w:t>
      </w:r>
    </w:p>
    <w:p w14:paraId="497FAD0B" w14:textId="77777777" w:rsidR="008D2B13" w:rsidRPr="008D2B13" w:rsidRDefault="008D2B13" w:rsidP="008D2B13">
      <w:pPr>
        <w:numPr>
          <w:ilvl w:val="0"/>
          <w:numId w:val="10"/>
        </w:num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In-depth Analysis of Support Networks</w:t>
      </w:r>
      <w:r w:rsidRPr="008D2B13">
        <w:rPr>
          <w:rFonts w:ascii="Arial" w:eastAsia="Calibri" w:hAnsi="Arial" w:cs="Arial"/>
          <w:color w:val="000000"/>
          <w:kern w:val="0"/>
          <w:sz w:val="24"/>
          <w:szCs w:val="24"/>
          <w:lang w:val="en-ZA"/>
          <w14:ligatures w14:val="none"/>
        </w:rPr>
        <w:t>: Teenage mother support networks might be studied further to determine their usefulness. Assessing healthcare, education, and community support programmes for young moms may be necessary (Dlamini, 2024).</w:t>
      </w:r>
    </w:p>
    <w:p w14:paraId="421E5B88" w14:textId="77777777" w:rsidR="008D2B13" w:rsidRPr="008D2B13" w:rsidRDefault="008D2B13" w:rsidP="008D2B13">
      <w:pPr>
        <w:spacing w:line="360" w:lineRule="auto"/>
        <w:jc w:val="both"/>
        <w:rPr>
          <w:rFonts w:ascii="Arial" w:eastAsia="Calibri" w:hAnsi="Arial" w:cs="Arial"/>
          <w:b/>
          <w:bCs/>
          <w:color w:val="000000"/>
          <w:kern w:val="0"/>
          <w:sz w:val="24"/>
          <w:szCs w:val="24"/>
          <w:lang w:val="en-ZA"/>
          <w14:ligatures w14:val="none"/>
        </w:rPr>
      </w:pPr>
    </w:p>
    <w:p w14:paraId="21AA56C3" w14:textId="77777777" w:rsidR="008D2B13" w:rsidRPr="008D2B13" w:rsidRDefault="008D2B13" w:rsidP="008D2B13">
      <w:pPr>
        <w:spacing w:line="360" w:lineRule="auto"/>
        <w:jc w:val="both"/>
        <w:outlineLvl w:val="1"/>
        <w:rPr>
          <w:rFonts w:ascii="Arial" w:eastAsia="Calibri" w:hAnsi="Arial" w:cs="Arial"/>
          <w:b/>
          <w:bCs/>
          <w:color w:val="000000"/>
          <w:kern w:val="0"/>
          <w:sz w:val="24"/>
          <w:szCs w:val="24"/>
          <w:lang w:val="en-ZA"/>
          <w14:ligatures w14:val="none"/>
        </w:rPr>
      </w:pPr>
      <w:bookmarkStart w:id="478" w:name="_Toc168640455"/>
      <w:bookmarkStart w:id="479" w:name="_Toc169025297"/>
      <w:commentRangeStart w:id="480"/>
      <w:r w:rsidRPr="008D2B13">
        <w:rPr>
          <w:rFonts w:ascii="Arial" w:eastAsia="Calibri" w:hAnsi="Arial" w:cs="Arial"/>
          <w:b/>
          <w:bCs/>
          <w:color w:val="000000"/>
          <w:kern w:val="0"/>
          <w:sz w:val="24"/>
          <w:szCs w:val="24"/>
          <w:lang w:val="en-ZA"/>
          <w14:ligatures w14:val="none"/>
        </w:rPr>
        <w:t>6.6 CONCLUSION</w:t>
      </w:r>
      <w:bookmarkEnd w:id="478"/>
      <w:bookmarkEnd w:id="479"/>
      <w:r w:rsidRPr="008D2B13">
        <w:rPr>
          <w:rFonts w:ascii="Arial" w:eastAsia="Calibri" w:hAnsi="Arial" w:cs="Arial"/>
          <w:b/>
          <w:bCs/>
          <w:color w:val="000000"/>
          <w:kern w:val="0"/>
          <w:sz w:val="24"/>
          <w:szCs w:val="24"/>
          <w:lang w:val="en-ZA"/>
          <w14:ligatures w14:val="none"/>
        </w:rPr>
        <w:t xml:space="preserve"> </w:t>
      </w:r>
      <w:commentRangeEnd w:id="480"/>
      <w:r w:rsidR="00D965E1">
        <w:rPr>
          <w:rStyle w:val="CommentReference"/>
        </w:rPr>
        <w:commentReference w:id="480"/>
      </w:r>
    </w:p>
    <w:p w14:paraId="1ECF2EF7"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This   chapter presented synthesised and summarised the research findings that were drawn from data that emerged around the objectives of the study. It measured community attitudes, socioeconomic implications, young mother education, and support network performance. These data inform the conclusion and recommendations to improve rural educational policy and practice on adolescent pregnancy.</w:t>
      </w:r>
    </w:p>
    <w:p w14:paraId="0D496F15"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553738B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286C3C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47109AB4"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30BD231"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68E26016" w14:textId="77777777" w:rsidR="00EF2098" w:rsidRDefault="00EF2098" w:rsidP="008D2B13">
      <w:pPr>
        <w:spacing w:line="360" w:lineRule="auto"/>
        <w:jc w:val="both"/>
        <w:outlineLvl w:val="0"/>
        <w:rPr>
          <w:rFonts w:ascii="Arial" w:eastAsia="Calibri" w:hAnsi="Arial" w:cs="Arial"/>
          <w:color w:val="000000"/>
          <w:kern w:val="0"/>
          <w:sz w:val="24"/>
          <w:szCs w:val="24"/>
          <w:lang w:val="en-ZA"/>
          <w14:ligatures w14:val="none"/>
        </w:rPr>
      </w:pPr>
      <w:bookmarkStart w:id="481" w:name="_Toc168640456"/>
      <w:bookmarkStart w:id="482" w:name="_Toc169025298"/>
    </w:p>
    <w:p w14:paraId="65DC7771" w14:textId="6BE26FA8" w:rsidR="008D2B13" w:rsidRPr="008D2B13"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commentRangeStart w:id="483"/>
      <w:r w:rsidRPr="008D2B13">
        <w:rPr>
          <w:rFonts w:ascii="Arial" w:eastAsia="Calibri" w:hAnsi="Arial" w:cs="Arial"/>
          <w:b/>
          <w:bCs/>
          <w:color w:val="000000"/>
          <w:kern w:val="0"/>
          <w:sz w:val="24"/>
          <w:szCs w:val="24"/>
          <w:lang w:val="en-ZA"/>
          <w14:ligatures w14:val="none"/>
        </w:rPr>
        <w:t>Refencing</w:t>
      </w:r>
      <w:bookmarkEnd w:id="481"/>
      <w:bookmarkEnd w:id="482"/>
      <w:r w:rsidRPr="008D2B13">
        <w:rPr>
          <w:rFonts w:ascii="Arial" w:eastAsia="Calibri" w:hAnsi="Arial" w:cs="Arial"/>
          <w:b/>
          <w:bCs/>
          <w:color w:val="000000"/>
          <w:kern w:val="0"/>
          <w:sz w:val="24"/>
          <w:szCs w:val="24"/>
          <w:lang w:val="en-ZA"/>
          <w14:ligatures w14:val="none"/>
        </w:rPr>
        <w:t xml:space="preserve"> </w:t>
      </w:r>
      <w:commentRangeEnd w:id="483"/>
      <w:r w:rsidR="00D965E1">
        <w:rPr>
          <w:rStyle w:val="CommentReference"/>
        </w:rPr>
        <w:commentReference w:id="483"/>
      </w:r>
    </w:p>
    <w:p w14:paraId="55DF1DB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Adams, A. (2022). "Cultural Perceptions of Teenage Pregnancy in Rural South Africa,"    </w:t>
      </w:r>
      <w:r w:rsidRPr="008D2B13">
        <w:rPr>
          <w:rFonts w:ascii="Arial" w:eastAsia="Calibri" w:hAnsi="Arial" w:cs="Arial"/>
          <w:i/>
          <w:iCs/>
          <w:color w:val="000000"/>
          <w:kern w:val="0"/>
          <w:sz w:val="24"/>
          <w:szCs w:val="24"/>
          <w:lang w:val="en-ZA"/>
          <w14:ligatures w14:val="none"/>
        </w:rPr>
        <w:t>Journal of African Cultural Studies</w:t>
      </w:r>
      <w:r w:rsidRPr="008D2B13">
        <w:rPr>
          <w:rFonts w:ascii="Arial" w:eastAsia="Calibri" w:hAnsi="Arial" w:cs="Arial"/>
          <w:color w:val="000000"/>
          <w:kern w:val="0"/>
          <w:sz w:val="24"/>
          <w:szCs w:val="24"/>
          <w:lang w:val="en-ZA"/>
          <w14:ligatures w14:val="none"/>
        </w:rPr>
        <w:t>, 34(1), 88-105.</w:t>
      </w:r>
    </w:p>
    <w:p w14:paraId="6B8356E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Adbale, L., &amp; H, D. L. M. (2022). Comparative Analysis of Corporate Government Policies      in Developing and Developed Countries. </w:t>
      </w:r>
      <w:r w:rsidRPr="008D2B13">
        <w:rPr>
          <w:rFonts w:ascii="Arial" w:eastAsia="Calibri" w:hAnsi="Arial" w:cs="Arial"/>
          <w:i/>
          <w:iCs/>
          <w:color w:val="000000"/>
          <w:kern w:val="0"/>
          <w:sz w:val="24"/>
          <w:szCs w:val="24"/>
          <w14:ligatures w14:val="none"/>
        </w:rPr>
        <w:t>Technoarete Journal on Accounting and Finance</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2</w:t>
      </w:r>
      <w:r w:rsidRPr="008D2B13">
        <w:rPr>
          <w:rFonts w:ascii="Arial" w:eastAsia="Calibri" w:hAnsi="Arial" w:cs="Arial"/>
          <w:color w:val="000000"/>
          <w:kern w:val="0"/>
          <w:sz w:val="24"/>
          <w:szCs w:val="24"/>
          <w14:ligatures w14:val="none"/>
        </w:rPr>
        <w:t>(1). https://doi.org/10.36647/tjaf/02.01.a004</w:t>
      </w:r>
    </w:p>
    <w:p w14:paraId="28A9FE4A"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Adhena, G., &amp; Fikre, A. (2023). Teenage pregnancy matters in refugee setup: early pregnancy among adolescent girls in Kule refugee camp, Gambella, Ethiopia. </w:t>
      </w:r>
      <w:r w:rsidRPr="008D2B13">
        <w:rPr>
          <w:rFonts w:ascii="Arial" w:eastAsia="Calibri" w:hAnsi="Arial" w:cs="Arial"/>
          <w:i/>
          <w:iCs/>
          <w:color w:val="000000"/>
          <w:kern w:val="0"/>
          <w:sz w:val="24"/>
          <w:szCs w:val="24"/>
          <w14:ligatures w14:val="none"/>
        </w:rPr>
        <w:t>BMC Pregnancy and Childbirth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23</w:t>
      </w:r>
      <w:r w:rsidRPr="008D2B13">
        <w:rPr>
          <w:rFonts w:ascii="Arial" w:eastAsia="Calibri" w:hAnsi="Arial" w:cs="Arial"/>
          <w:color w:val="000000"/>
          <w:kern w:val="0"/>
          <w:sz w:val="24"/>
          <w:szCs w:val="24"/>
          <w14:ligatures w14:val="none"/>
        </w:rPr>
        <w:t>(1). https://doi.org/10.1186/s12884-023-06178-0</w:t>
      </w:r>
    </w:p>
    <w:p w14:paraId="1C8D280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Agyemang, S., Buor, D., &amp; Tagoe-Darko, E. (2019). The role of cultural practices in the sexual and reproductive health of adolescent girls in sub-Saharan Africa. </w:t>
      </w:r>
      <w:r w:rsidRPr="008D2B13">
        <w:rPr>
          <w:rFonts w:ascii="Arial" w:eastAsia="Calibri" w:hAnsi="Arial" w:cs="Arial"/>
          <w:i/>
          <w:iCs/>
          <w:color w:val="000000"/>
          <w:kern w:val="0"/>
          <w:sz w:val="24"/>
          <w:szCs w:val="24"/>
          <w:lang w:val="en-ZA"/>
          <w14:ligatures w14:val="none"/>
        </w:rPr>
        <w:t>African Health Sciences</w:t>
      </w:r>
      <w:r w:rsidRPr="008D2B13">
        <w:rPr>
          <w:rFonts w:ascii="Arial" w:eastAsia="Calibri" w:hAnsi="Arial" w:cs="Arial"/>
          <w:color w:val="000000"/>
          <w:kern w:val="0"/>
          <w:sz w:val="24"/>
          <w:szCs w:val="24"/>
          <w:lang w:val="en-ZA"/>
          <w14:ligatures w14:val="none"/>
        </w:rPr>
        <w:t>, 19(2), 2045-2056. https://doi.org/10.4314/ahs.v19i2.30</w:t>
      </w:r>
    </w:p>
    <w:p w14:paraId="6E45C239"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Anayochukwu, G. I. (2022). Teenage pregnancy and its consequences: Evidence from a South-eastern rural community of Nigeria. </w:t>
      </w:r>
      <w:r w:rsidRPr="008D2B13">
        <w:rPr>
          <w:rFonts w:ascii="Arial" w:eastAsia="Calibri" w:hAnsi="Arial" w:cs="Arial"/>
          <w:i/>
          <w:iCs/>
          <w:color w:val="000000"/>
          <w:kern w:val="0"/>
          <w:sz w:val="24"/>
          <w:szCs w:val="24"/>
          <w14:ligatures w14:val="none"/>
        </w:rPr>
        <w:t>Journal of Social, Humanity, and Education</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2</w:t>
      </w:r>
      <w:r w:rsidRPr="008D2B13">
        <w:rPr>
          <w:rFonts w:ascii="Arial" w:eastAsia="Calibri" w:hAnsi="Arial" w:cs="Arial"/>
          <w:color w:val="000000"/>
          <w:kern w:val="0"/>
          <w:sz w:val="24"/>
          <w:szCs w:val="24"/>
          <w14:ligatures w14:val="none"/>
        </w:rPr>
        <w:t>(3), 245–267. https://doi.org/10.35912/jshe.v2i3.977</w:t>
      </w:r>
    </w:p>
    <w:p w14:paraId="0539069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Antaki, C., Billig, M., Edwards, D., &amp; Potter, J. (2003). Discourse analysis means doing analysis: A critique of six analytic shortcomings. </w:t>
      </w:r>
      <w:r w:rsidRPr="008D2B13">
        <w:rPr>
          <w:rFonts w:ascii="Arial" w:eastAsia="Calibri" w:hAnsi="Arial" w:cs="Arial"/>
          <w:i/>
          <w:iCs/>
          <w:color w:val="000000"/>
          <w:kern w:val="0"/>
          <w:sz w:val="24"/>
          <w:szCs w:val="24"/>
          <w:lang w:val="en-ZA"/>
          <w14:ligatures w14:val="none"/>
        </w:rPr>
        <w:t>Discourse Analysis Online</w:t>
      </w:r>
      <w:r w:rsidRPr="008D2B13">
        <w:rPr>
          <w:rFonts w:ascii="Arial" w:eastAsia="Calibri" w:hAnsi="Arial" w:cs="Arial"/>
          <w:color w:val="000000"/>
          <w:kern w:val="0"/>
          <w:sz w:val="24"/>
          <w:szCs w:val="24"/>
          <w:lang w:val="en-ZA"/>
          <w14:ligatures w14:val="none"/>
        </w:rPr>
        <w:t>, 1(1).</w:t>
      </w:r>
    </w:p>
    <w:p w14:paraId="77BD6D8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Ardington, C., Menendez, A., &amp; Mutevedzi, T. (2015). Early childbearing, human capital attainment and mortality risk: Evidence from a longitudinal demographic surveillance area in rural-KwaZulu-Natal, South Africa. Economic Development and Cultural Change, 63(2), 281-317.</w:t>
      </w:r>
    </w:p>
    <w:p w14:paraId="3920664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Baxter, A. J., Dundas, R., Popham, F., &amp; Craig, P. (2021). How effective was England’s teenage pregnancy strategy? A comparative analysis of high-income countries. </w:t>
      </w:r>
      <w:r w:rsidRPr="008D2B13">
        <w:rPr>
          <w:rFonts w:ascii="Arial" w:eastAsia="Calibri" w:hAnsi="Arial" w:cs="Arial"/>
          <w:i/>
          <w:iCs/>
          <w:color w:val="000000"/>
          <w:kern w:val="0"/>
          <w:sz w:val="24"/>
          <w:szCs w:val="24"/>
          <w14:ligatures w14:val="none"/>
        </w:rPr>
        <w:t>Social Science &amp; Medicine</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270</w:t>
      </w:r>
      <w:r w:rsidRPr="008D2B13">
        <w:rPr>
          <w:rFonts w:ascii="Arial" w:eastAsia="Calibri" w:hAnsi="Arial" w:cs="Arial"/>
          <w:color w:val="000000"/>
          <w:kern w:val="0"/>
          <w:sz w:val="24"/>
          <w:szCs w:val="24"/>
          <w14:ligatures w14:val="none"/>
        </w:rPr>
        <w:t>, 113685. https://doi.org/10.1016/j.socscimed.2021.113685</w:t>
      </w:r>
    </w:p>
    <w:p w14:paraId="2B00AA81"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Beyene, F. Y., Tesfu, A. A., Wudineh, K. G., &amp; Wassie, T. H. (2022). Magnitude and its associated factors of teenage pregnancy among antenatal care attendees in Bahir Dar city administration health institutions, northwest, Ethiopia. </w:t>
      </w:r>
      <w:r w:rsidRPr="008D2B13">
        <w:rPr>
          <w:rFonts w:ascii="Arial" w:eastAsia="Calibri" w:hAnsi="Arial" w:cs="Arial"/>
          <w:i/>
          <w:iCs/>
          <w:color w:val="000000"/>
          <w:kern w:val="0"/>
          <w:sz w:val="24"/>
          <w:szCs w:val="24"/>
          <w14:ligatures w14:val="none"/>
        </w:rPr>
        <w:t>BMC Pregnancy and Childbirth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22</w:t>
      </w:r>
      <w:r w:rsidRPr="008D2B13">
        <w:rPr>
          <w:rFonts w:ascii="Arial" w:eastAsia="Calibri" w:hAnsi="Arial" w:cs="Arial"/>
          <w:color w:val="000000"/>
          <w:kern w:val="0"/>
          <w:sz w:val="24"/>
          <w:szCs w:val="24"/>
          <w14:ligatures w14:val="none"/>
        </w:rPr>
        <w:t>(1). https://doi.org/10.1186/s12884-022-05130-y</w:t>
      </w:r>
    </w:p>
    <w:p w14:paraId="5399E23E"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Bhana, D., &amp; Nkani, N. (2014). When virginity matters: age, schooling, and teenage pregnancy in a rural secondary school in KwaZulu-Natal. Culture, Health &amp; Sexuality, 16(3), 308-323.</w:t>
      </w:r>
    </w:p>
    <w:p w14:paraId="51893406"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Bhana, D., Morrell, R., Shefer, T., &amp; Ngabaza, S. (2010). South African teachers' responses to teenage pregnancy and teenage mothers in schools. Culture, Health &amp; Sexuality, 12(8), 871-883.</w:t>
      </w:r>
    </w:p>
    <w:p w14:paraId="179D994F"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Bhatti, Z. (2023). Efficient Digitization in Criminal Justice: Comparative Analysis of Developed and Developing Countries. </w:t>
      </w:r>
      <w:r w:rsidRPr="008D2B13">
        <w:rPr>
          <w:rFonts w:ascii="Arial" w:eastAsia="Calibri" w:hAnsi="Arial" w:cs="Arial"/>
          <w:i/>
          <w:iCs/>
          <w:color w:val="000000"/>
          <w:kern w:val="0"/>
          <w:sz w:val="24"/>
          <w:szCs w:val="24"/>
          <w14:ligatures w14:val="none"/>
        </w:rPr>
        <w:t>SSRN Electronic Journal</w:t>
      </w:r>
      <w:r w:rsidRPr="008D2B13">
        <w:rPr>
          <w:rFonts w:ascii="Arial" w:eastAsia="Calibri" w:hAnsi="Arial" w:cs="Arial"/>
          <w:color w:val="000000"/>
          <w:kern w:val="0"/>
          <w:sz w:val="24"/>
          <w:szCs w:val="24"/>
          <w14:ligatures w14:val="none"/>
        </w:rPr>
        <w:t>. https://doi.org/10.2139/ssrn.4489259</w:t>
      </w:r>
    </w:p>
    <w:p w14:paraId="140F17FC"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Botha, P. &amp; Du Plessis, E. (2023). "Healthcare Accessibility in Rural South Africa: Challenges and Opportunities," </w:t>
      </w:r>
      <w:r w:rsidRPr="008D2B13">
        <w:rPr>
          <w:rFonts w:ascii="Arial" w:eastAsia="Calibri" w:hAnsi="Arial" w:cs="Arial"/>
          <w:i/>
          <w:iCs/>
          <w:color w:val="000000"/>
          <w:kern w:val="0"/>
          <w:sz w:val="24"/>
          <w:szCs w:val="24"/>
          <w:lang w:val="en-ZA"/>
          <w14:ligatures w14:val="none"/>
        </w:rPr>
        <w:t>Journal of Rural Health</w:t>
      </w:r>
      <w:r w:rsidRPr="008D2B13">
        <w:rPr>
          <w:rFonts w:ascii="Arial" w:eastAsia="Calibri" w:hAnsi="Arial" w:cs="Arial"/>
          <w:color w:val="000000"/>
          <w:kern w:val="0"/>
          <w:sz w:val="24"/>
          <w:szCs w:val="24"/>
          <w:lang w:val="en-ZA"/>
          <w14:ligatures w14:val="none"/>
        </w:rPr>
        <w:t>, 39(4), 622-639.</w:t>
      </w:r>
    </w:p>
    <w:p w14:paraId="2217DF7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Braun, V., &amp; Clarke, V. (2006). Using thematic analysis in psychology. </w:t>
      </w:r>
      <w:r w:rsidRPr="008D2B13">
        <w:rPr>
          <w:rFonts w:ascii="Arial" w:eastAsia="Calibri" w:hAnsi="Arial" w:cs="Arial"/>
          <w:i/>
          <w:iCs/>
          <w:color w:val="000000"/>
          <w:kern w:val="0"/>
          <w:sz w:val="24"/>
          <w:szCs w:val="24"/>
          <w:lang w:val="en-ZA"/>
          <w14:ligatures w14:val="none"/>
        </w:rPr>
        <w:t>Qualitative Research in Psychology</w:t>
      </w:r>
      <w:r w:rsidRPr="008D2B13">
        <w:rPr>
          <w:rFonts w:ascii="Arial" w:eastAsia="Calibri" w:hAnsi="Arial" w:cs="Arial"/>
          <w:color w:val="000000"/>
          <w:kern w:val="0"/>
          <w:sz w:val="24"/>
          <w:szCs w:val="24"/>
          <w:lang w:val="en-ZA"/>
          <w14:ligatures w14:val="none"/>
        </w:rPr>
        <w:t>, 3(2), 77-101.</w:t>
      </w:r>
    </w:p>
    <w:p w14:paraId="08E38AB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Braun, V., &amp; Clarke, V. (2006). Using thematic analysis in psychology. Qualitative research in psychology, 3(2), 77-101.</w:t>
      </w:r>
    </w:p>
    <w:p w14:paraId="1C4CEC0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Brinkmann, S. (2018). Doing without data. Qualitative Inquiry, 24(9), 731-732.</w:t>
      </w:r>
    </w:p>
    <w:p w14:paraId="4E071A0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Brooks-Gunn, J., &amp; Chase-Lansdale, P.L. (2022). "The Effects of Teenage Pregnancy on Family Life" in </w:t>
      </w:r>
      <w:r w:rsidRPr="008D2B13">
        <w:rPr>
          <w:rFonts w:ascii="Arial" w:eastAsia="Calibri" w:hAnsi="Arial" w:cs="Arial"/>
          <w:i/>
          <w:iCs/>
          <w:color w:val="000000"/>
          <w:kern w:val="0"/>
          <w:sz w:val="24"/>
          <w:szCs w:val="24"/>
          <w:lang w:val="en-ZA"/>
          <w14:ligatures w14:val="none"/>
        </w:rPr>
        <w:t>American Journal of Sociology</w:t>
      </w:r>
      <w:r w:rsidRPr="008D2B13">
        <w:rPr>
          <w:rFonts w:ascii="Arial" w:eastAsia="Calibri" w:hAnsi="Arial" w:cs="Arial"/>
          <w:color w:val="000000"/>
          <w:kern w:val="0"/>
          <w:sz w:val="24"/>
          <w:szCs w:val="24"/>
          <w:lang w:val="en-ZA"/>
          <w14:ligatures w14:val="none"/>
        </w:rPr>
        <w:t>, 128(4), 1079-1108.</w:t>
      </w:r>
    </w:p>
    <w:p w14:paraId="017DC6A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Brown, L., &amp; Patel, C. (2024). "Access to Healthcare and Its Impact on Teen Mothers," </w:t>
      </w:r>
      <w:r w:rsidRPr="008D2B13">
        <w:rPr>
          <w:rFonts w:ascii="Arial" w:eastAsia="Calibri" w:hAnsi="Arial" w:cs="Arial"/>
          <w:i/>
          <w:iCs/>
          <w:color w:val="000000"/>
          <w:kern w:val="0"/>
          <w:sz w:val="24"/>
          <w:szCs w:val="24"/>
          <w:lang w:val="en-ZA"/>
          <w14:ligatures w14:val="none"/>
        </w:rPr>
        <w:t>Journal of Health Disparities Research and Practice</w:t>
      </w:r>
      <w:r w:rsidRPr="008D2B13">
        <w:rPr>
          <w:rFonts w:ascii="Arial" w:eastAsia="Calibri" w:hAnsi="Arial" w:cs="Arial"/>
          <w:color w:val="000000"/>
          <w:kern w:val="0"/>
          <w:sz w:val="24"/>
          <w:szCs w:val="24"/>
          <w:lang w:val="en-ZA"/>
          <w14:ligatures w14:val="none"/>
        </w:rPr>
        <w:t>, 17(2), 112-130.</w:t>
      </w:r>
    </w:p>
    <w:p w14:paraId="513A94D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Bryman, A. (2012). Social research methods (4th ed.). Oxford university press.</w:t>
      </w:r>
    </w:p>
    <w:p w14:paraId="4F6BC67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Bryman, A. (2016). </w:t>
      </w:r>
      <w:r w:rsidRPr="008D2B13">
        <w:rPr>
          <w:rFonts w:ascii="Arial" w:eastAsia="Calibri" w:hAnsi="Arial" w:cs="Arial"/>
          <w:i/>
          <w:iCs/>
          <w:color w:val="000000"/>
          <w:kern w:val="0"/>
          <w:sz w:val="24"/>
          <w:szCs w:val="24"/>
          <w:lang w:val="en-ZA"/>
          <w14:ligatures w14:val="none"/>
        </w:rPr>
        <w:t>Social Research Methods</w:t>
      </w:r>
      <w:r w:rsidRPr="008D2B13">
        <w:rPr>
          <w:rFonts w:ascii="Arial" w:eastAsia="Calibri" w:hAnsi="Arial" w:cs="Arial"/>
          <w:color w:val="000000"/>
          <w:kern w:val="0"/>
          <w:sz w:val="24"/>
          <w:szCs w:val="24"/>
          <w:lang w:val="en-ZA"/>
          <w14:ligatures w14:val="none"/>
        </w:rPr>
        <w:t xml:space="preserve"> (5th ed.). Oxford University Press.</w:t>
      </w:r>
    </w:p>
    <w:p w14:paraId="74AA3698" w14:textId="77777777" w:rsidR="008D2B13" w:rsidRPr="008D2B13" w:rsidRDefault="008D2B13" w:rsidP="008D2B13">
      <w:pPr>
        <w:spacing w:line="240" w:lineRule="auto"/>
        <w:rPr>
          <w:rFonts w:ascii="Arial" w:eastAsia="Aptos" w:hAnsi="Arial" w:cs="Arial"/>
          <w:sz w:val="24"/>
          <w:szCs w:val="24"/>
        </w:rPr>
      </w:pPr>
      <w:r w:rsidRPr="008D2B13">
        <w:rPr>
          <w:rFonts w:ascii="Arial" w:eastAsia="Aptos" w:hAnsi="Arial" w:cs="Arial"/>
          <w:sz w:val="24"/>
          <w:szCs w:val="24"/>
        </w:rPr>
        <w:t>Caluza,P. N (2022). From a sinking school to a moving school: A case study of a school-teacher union partnership. (Master’s Dissertation, UKZN).</w:t>
      </w:r>
    </w:p>
    <w:p w14:paraId="40FD6439"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Carmona, A., Paixão, M., &amp; Silva, A. (2020). Planned teenage pregnancy: a sociocultural health problem that lead to a local intervention. </w:t>
      </w:r>
      <w:r w:rsidRPr="008D2B13">
        <w:rPr>
          <w:rFonts w:ascii="Arial" w:eastAsia="Calibri" w:hAnsi="Arial" w:cs="Arial"/>
          <w:i/>
          <w:iCs/>
          <w:color w:val="000000"/>
          <w:kern w:val="0"/>
          <w:sz w:val="24"/>
          <w:szCs w:val="24"/>
          <w14:ligatures w14:val="none"/>
        </w:rPr>
        <w:t>European Journal of Public Health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30</w:t>
      </w:r>
      <w:r w:rsidRPr="008D2B13">
        <w:rPr>
          <w:rFonts w:ascii="Arial" w:eastAsia="Calibri" w:hAnsi="Arial" w:cs="Arial"/>
          <w:color w:val="000000"/>
          <w:kern w:val="0"/>
          <w:sz w:val="24"/>
          <w:szCs w:val="24"/>
          <w14:ligatures w14:val="none"/>
        </w:rPr>
        <w:t>(Supplement_5). https://doi.org/10.1093/eurpub/ckaa166.915</w:t>
      </w:r>
    </w:p>
    <w:p w14:paraId="53FAB40D"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Christofides, N. J., Jewkes, R. K., Dunkle, K. L., McCarty, F. A., Shai, N. J., Nduna, M., &amp; Sterk, C. E. (2014). Risk factors for unplanned and unwanted teenage pregnancies occurring over two years of follow-up among a cohort of young South African women. Global Health Action, 7(1), 23719.</w:t>
      </w:r>
    </w:p>
    <w:p w14:paraId="53DA2C4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Cohen, L., Manion, L., &amp; Morrison, K. (2018). </w:t>
      </w:r>
      <w:r w:rsidRPr="008D2B13">
        <w:rPr>
          <w:rFonts w:ascii="Arial" w:eastAsia="Calibri" w:hAnsi="Arial" w:cs="Arial"/>
          <w:i/>
          <w:iCs/>
          <w:color w:val="000000"/>
          <w:kern w:val="0"/>
          <w:sz w:val="24"/>
          <w:szCs w:val="24"/>
          <w:lang w:val="en-ZA"/>
          <w14:ligatures w14:val="none"/>
        </w:rPr>
        <w:t>Research Methods in Education</w:t>
      </w:r>
      <w:r w:rsidRPr="008D2B13">
        <w:rPr>
          <w:rFonts w:ascii="Arial" w:eastAsia="Calibri" w:hAnsi="Arial" w:cs="Arial"/>
          <w:color w:val="000000"/>
          <w:kern w:val="0"/>
          <w:sz w:val="24"/>
          <w:szCs w:val="24"/>
          <w:lang w:val="en-ZA"/>
          <w14:ligatures w14:val="none"/>
        </w:rPr>
        <w:t xml:space="preserve"> (8th ed.). Routledge.</w:t>
      </w:r>
    </w:p>
    <w:p w14:paraId="73E1FD5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Creswell, J. W. (2013). </w:t>
      </w:r>
      <w:r w:rsidRPr="008D2B13">
        <w:rPr>
          <w:rFonts w:ascii="Arial" w:eastAsia="Calibri" w:hAnsi="Arial" w:cs="Arial"/>
          <w:i/>
          <w:iCs/>
          <w:color w:val="000000"/>
          <w:kern w:val="0"/>
          <w:sz w:val="24"/>
          <w:szCs w:val="24"/>
          <w:lang w:val="en-ZA"/>
          <w14:ligatures w14:val="none"/>
        </w:rPr>
        <w:t>Research Design: Qualitative, Quantitative, and Mixed Methods Approaches</w:t>
      </w:r>
      <w:r w:rsidRPr="008D2B13">
        <w:rPr>
          <w:rFonts w:ascii="Arial" w:eastAsia="Calibri" w:hAnsi="Arial" w:cs="Arial"/>
          <w:color w:val="000000"/>
          <w:kern w:val="0"/>
          <w:sz w:val="24"/>
          <w:szCs w:val="24"/>
          <w:lang w:val="en-ZA"/>
          <w14:ligatures w14:val="none"/>
        </w:rPr>
        <w:t xml:space="preserve"> (4th ed.). SAGE Publications.</w:t>
      </w:r>
    </w:p>
    <w:p w14:paraId="3FC16A2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Creswell, J. W., &amp; Miller, D. L. (2000). Determining validity in qualitative inquiry. </w:t>
      </w:r>
      <w:r w:rsidRPr="008D2B13">
        <w:rPr>
          <w:rFonts w:ascii="Arial" w:eastAsia="Calibri" w:hAnsi="Arial" w:cs="Arial"/>
          <w:i/>
          <w:iCs/>
          <w:color w:val="000000"/>
          <w:kern w:val="0"/>
          <w:sz w:val="24"/>
          <w:szCs w:val="24"/>
          <w:lang w:val="en-ZA"/>
          <w14:ligatures w14:val="none"/>
        </w:rPr>
        <w:t>Theory into Practice</w:t>
      </w:r>
      <w:r w:rsidRPr="008D2B13">
        <w:rPr>
          <w:rFonts w:ascii="Arial" w:eastAsia="Calibri" w:hAnsi="Arial" w:cs="Arial"/>
          <w:color w:val="000000"/>
          <w:kern w:val="0"/>
          <w:sz w:val="24"/>
          <w:szCs w:val="24"/>
          <w:lang w:val="en-ZA"/>
          <w14:ligatures w14:val="none"/>
        </w:rPr>
        <w:t>, 39(3), 124-130.</w:t>
      </w:r>
    </w:p>
    <w:p w14:paraId="7A12D2D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Creswell, J. W., &amp; Miller, D. L. (2000). Determining validity in qualitative inquiry. Theory into practice, 39(3), 124-130.</w:t>
      </w:r>
    </w:p>
    <w:p w14:paraId="3F2FF03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Creswell, J. W., &amp; Plano Clark, V. L. (2017). Designing and conducting mixed methods research. Sage publications.</w:t>
      </w:r>
    </w:p>
    <w:p w14:paraId="2D1FC4CD"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Crotty, M. (1998). The foundations of social research: Meaning and perspective in the research process. Sage.</w:t>
      </w:r>
    </w:p>
    <w:p w14:paraId="36CDBD3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Denzin, N. K., &amp; Lincoln, Y. S. (2008). The landscape of qualitative research. Sage.</w:t>
      </w:r>
    </w:p>
    <w:p w14:paraId="0DE1EC6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Denzin, N. K., &amp; Lincoln, Y. S. (Eds.). (2011). </w:t>
      </w:r>
      <w:r w:rsidRPr="008D2B13">
        <w:rPr>
          <w:rFonts w:ascii="Arial" w:eastAsia="Calibri" w:hAnsi="Arial" w:cs="Arial"/>
          <w:i/>
          <w:iCs/>
          <w:color w:val="000000"/>
          <w:kern w:val="0"/>
          <w:sz w:val="24"/>
          <w:szCs w:val="24"/>
          <w:lang w:val="en-ZA"/>
          <w14:ligatures w14:val="none"/>
        </w:rPr>
        <w:t>The SAGE Handbook of Qualitative Research</w:t>
      </w:r>
      <w:r w:rsidRPr="008D2B13">
        <w:rPr>
          <w:rFonts w:ascii="Arial" w:eastAsia="Calibri" w:hAnsi="Arial" w:cs="Arial"/>
          <w:color w:val="000000"/>
          <w:kern w:val="0"/>
          <w:sz w:val="24"/>
          <w:szCs w:val="24"/>
          <w:lang w:val="en-ZA"/>
          <w14:ligatures w14:val="none"/>
        </w:rPr>
        <w:t xml:space="preserve"> (4th ed.). SAGE Publications.</w:t>
      </w:r>
    </w:p>
    <w:p w14:paraId="2F3644E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Denzin, N. K., &amp; Lincoln, Y. S. (Eds.). (2011). The Sage handbook of qualitative research. Sage.</w:t>
      </w:r>
    </w:p>
    <w:p w14:paraId="4FFEB2A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Department of Basic Education. (2017). The economic implications of teenage pregnancy in South Africa. Pretoria: Department of Basic Education.</w:t>
      </w:r>
    </w:p>
    <w:p w14:paraId="79179A5C"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Department of Health (2015). National Adolescent Sexual and Reproductive Health and Rights Framework Strategy 2014-2019. Pretoria: Department of Health.</w:t>
      </w:r>
    </w:p>
    <w:p w14:paraId="1989AD6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DiCicco-Bloom, B., &amp; Crabtree, B. F. (2006). The qualitative research interviews. Medical education, 40(4), 314-321.</w:t>
      </w:r>
    </w:p>
    <w:p w14:paraId="51CD937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Dickson-Swift, V., James, E. L., Kippen, S., &amp; Liamputtong, P. (2008). Doing sensitive research: what challenges do qualitative researchers face? </w:t>
      </w:r>
      <w:r w:rsidRPr="008D2B13">
        <w:rPr>
          <w:rFonts w:ascii="Arial" w:eastAsia="Calibri" w:hAnsi="Arial" w:cs="Arial"/>
          <w:i/>
          <w:iCs/>
          <w:color w:val="000000"/>
          <w:kern w:val="0"/>
          <w:sz w:val="24"/>
          <w:szCs w:val="24"/>
          <w:lang w:val="en-ZA"/>
          <w14:ligatures w14:val="none"/>
        </w:rPr>
        <w:t>Qualitative Research</w:t>
      </w:r>
      <w:r w:rsidRPr="008D2B13">
        <w:rPr>
          <w:rFonts w:ascii="Arial" w:eastAsia="Calibri" w:hAnsi="Arial" w:cs="Arial"/>
          <w:color w:val="000000"/>
          <w:kern w:val="0"/>
          <w:sz w:val="24"/>
          <w:szCs w:val="24"/>
          <w:lang w:val="en-ZA"/>
          <w14:ligatures w14:val="none"/>
        </w:rPr>
        <w:t>, 8(5), 635-648.</w:t>
      </w:r>
    </w:p>
    <w:p w14:paraId="569E462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Dlamini, S. (2023). "Community Attitudes Toward Teenage Pregnancy," </w:t>
      </w:r>
      <w:r w:rsidRPr="008D2B13">
        <w:rPr>
          <w:rFonts w:ascii="Arial" w:eastAsia="Calibri" w:hAnsi="Arial" w:cs="Arial"/>
          <w:i/>
          <w:iCs/>
          <w:color w:val="000000"/>
          <w:kern w:val="0"/>
          <w:sz w:val="24"/>
          <w:szCs w:val="24"/>
          <w:lang w:val="en-ZA"/>
          <w14:ligatures w14:val="none"/>
        </w:rPr>
        <w:t>Journal of Social Sciences</w:t>
      </w:r>
      <w:r w:rsidRPr="008D2B13">
        <w:rPr>
          <w:rFonts w:ascii="Arial" w:eastAsia="Calibri" w:hAnsi="Arial" w:cs="Arial"/>
          <w:color w:val="000000"/>
          <w:kern w:val="0"/>
          <w:sz w:val="24"/>
          <w:szCs w:val="24"/>
          <w:lang w:val="en-ZA"/>
          <w14:ligatures w14:val="none"/>
        </w:rPr>
        <w:t>, 58(1), 12-29.</w:t>
      </w:r>
    </w:p>
    <w:p w14:paraId="10F5C91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Doghor, O. N., Nomamiukor, F. O., Okotcha, E. N., &amp; Onigu-Otite, E. (2020). Addressing Crises in Teenage Pregnancy. </w:t>
      </w:r>
      <w:r w:rsidRPr="008D2B13">
        <w:rPr>
          <w:rFonts w:ascii="Arial" w:eastAsia="Calibri" w:hAnsi="Arial" w:cs="Arial"/>
          <w:i/>
          <w:iCs/>
          <w:color w:val="000000"/>
          <w:kern w:val="0"/>
          <w:sz w:val="24"/>
          <w:szCs w:val="24"/>
          <w14:ligatures w14:val="none"/>
        </w:rPr>
        <w:t>Adolescent Psychiatry</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9</w:t>
      </w:r>
      <w:r w:rsidRPr="008D2B13">
        <w:rPr>
          <w:rFonts w:ascii="Arial" w:eastAsia="Calibri" w:hAnsi="Arial" w:cs="Arial"/>
          <w:color w:val="000000"/>
          <w:kern w:val="0"/>
          <w:sz w:val="24"/>
          <w:szCs w:val="24"/>
          <w14:ligatures w14:val="none"/>
        </w:rPr>
        <w:t>(2), 69–80. https://doi.org/10.2174/2210676609666190531102808</w:t>
      </w:r>
    </w:p>
    <w:p w14:paraId="4030546B"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Đorđević, A., &amp; Rakić, B. (2020). Comparative Analysis Of Ppp Projects Sectoral Structure In Developed And Developing Countries. </w:t>
      </w:r>
      <w:r w:rsidRPr="008D2B13">
        <w:rPr>
          <w:rFonts w:ascii="Arial" w:eastAsia="Calibri" w:hAnsi="Arial" w:cs="Arial"/>
          <w:i/>
          <w:iCs/>
          <w:color w:val="000000"/>
          <w:kern w:val="0"/>
          <w:sz w:val="24"/>
          <w:szCs w:val="24"/>
          <w14:ligatures w14:val="none"/>
        </w:rPr>
        <w:t>Facta Universitatis, Series: Economics and Organization</w:t>
      </w:r>
      <w:r w:rsidRPr="008D2B13">
        <w:rPr>
          <w:rFonts w:ascii="Arial" w:eastAsia="Calibri" w:hAnsi="Arial" w:cs="Arial"/>
          <w:color w:val="000000"/>
          <w:kern w:val="0"/>
          <w:sz w:val="24"/>
          <w:szCs w:val="24"/>
          <w14:ligatures w14:val="none"/>
        </w:rPr>
        <w:t>, 187. https://doi.org/10.22190/fueo200304014d</w:t>
      </w:r>
    </w:p>
    <w:p w14:paraId="1923574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Dube, L. (2025). "Generational Perspectives on Teenage Pregnancy in Rural Areas," </w:t>
      </w:r>
      <w:r w:rsidRPr="008D2B13">
        <w:rPr>
          <w:rFonts w:ascii="Arial" w:eastAsia="Calibri" w:hAnsi="Arial" w:cs="Arial"/>
          <w:i/>
          <w:iCs/>
          <w:color w:val="000000"/>
          <w:kern w:val="0"/>
          <w:sz w:val="24"/>
          <w:szCs w:val="24"/>
          <w:lang w:val="en-ZA"/>
          <w14:ligatures w14:val="none"/>
        </w:rPr>
        <w:t>South African Journal of Demography</w:t>
      </w:r>
      <w:r w:rsidRPr="008D2B13">
        <w:rPr>
          <w:rFonts w:ascii="Arial" w:eastAsia="Calibri" w:hAnsi="Arial" w:cs="Arial"/>
          <w:color w:val="000000"/>
          <w:kern w:val="0"/>
          <w:sz w:val="24"/>
          <w:szCs w:val="24"/>
          <w:lang w:val="en-ZA"/>
          <w14:ligatures w14:val="none"/>
        </w:rPr>
        <w:t>, 26(3), 204-219.</w:t>
      </w:r>
    </w:p>
    <w:p w14:paraId="7BD8006D"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Ellsberg, M., &amp; Heise, L. (2002). Bearing witness: ethics in domestic violence research. The Lancet, 359(9317), 1599-1604.</w:t>
      </w:r>
    </w:p>
    <w:p w14:paraId="28955A4C"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Finlay, L. (2002). “Outing” the researcher: The provenance, process, and practice of reflexivity. </w:t>
      </w:r>
      <w:r w:rsidRPr="008D2B13">
        <w:rPr>
          <w:rFonts w:ascii="Arial" w:eastAsia="Calibri" w:hAnsi="Arial" w:cs="Arial"/>
          <w:i/>
          <w:iCs/>
          <w:color w:val="000000"/>
          <w:kern w:val="0"/>
          <w:sz w:val="24"/>
          <w:szCs w:val="24"/>
          <w:lang w:val="en-ZA"/>
          <w14:ligatures w14:val="none"/>
        </w:rPr>
        <w:t>Qualitative Health Research</w:t>
      </w:r>
      <w:r w:rsidRPr="008D2B13">
        <w:rPr>
          <w:rFonts w:ascii="Arial" w:eastAsia="Calibri" w:hAnsi="Arial" w:cs="Arial"/>
          <w:color w:val="000000"/>
          <w:kern w:val="0"/>
          <w:sz w:val="24"/>
          <w:szCs w:val="24"/>
          <w:lang w:val="en-ZA"/>
          <w14:ligatures w14:val="none"/>
        </w:rPr>
        <w:t>, 12(4), 531-545.</w:t>
      </w:r>
    </w:p>
    <w:p w14:paraId="04B5E37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Flory, J., &amp; Emanuel, E. (2004). Interventions to improve research participants' understanding in informed consent for research: A systematic review. </w:t>
      </w:r>
      <w:r w:rsidRPr="008D2B13">
        <w:rPr>
          <w:rFonts w:ascii="Arial" w:eastAsia="Calibri" w:hAnsi="Arial" w:cs="Arial"/>
          <w:i/>
          <w:iCs/>
          <w:color w:val="000000"/>
          <w:kern w:val="0"/>
          <w:sz w:val="24"/>
          <w:szCs w:val="24"/>
          <w:lang w:val="en-ZA"/>
          <w14:ligatures w14:val="none"/>
        </w:rPr>
        <w:t>JAMA</w:t>
      </w:r>
      <w:r w:rsidRPr="008D2B13">
        <w:rPr>
          <w:rFonts w:ascii="Arial" w:eastAsia="Calibri" w:hAnsi="Arial" w:cs="Arial"/>
          <w:color w:val="000000"/>
          <w:kern w:val="0"/>
          <w:sz w:val="24"/>
          <w:szCs w:val="24"/>
          <w:lang w:val="en-ZA"/>
          <w14:ligatures w14:val="none"/>
        </w:rPr>
        <w:t>, 292(13), 1593-1601.</w:t>
      </w:r>
    </w:p>
    <w:p w14:paraId="50E3F52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Ganchimeg, T., Ota, E., Morisaki, N., Laopaiboon, M., Lumbiganon, P., Zhang, J., ... &amp; Vogel, J. P. (2014). Pregnancy and childbirth outcomes among adolescent mothers: a World Health Organization multicountry study. BJOG: An International Journal of Obstetrics &amp; Gynaecology, 121, 40-48.</w:t>
      </w:r>
    </w:p>
    <w:p w14:paraId="544046A9"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Gautam, L. (2020). A Study to Assess Contributing Factors of Teenage Pregnancy in Sunsari District of Nepal. </w:t>
      </w:r>
      <w:r w:rsidRPr="008D2B13">
        <w:rPr>
          <w:rFonts w:ascii="Arial" w:eastAsia="Calibri" w:hAnsi="Arial" w:cs="Arial"/>
          <w:i/>
          <w:iCs/>
          <w:color w:val="000000"/>
          <w:kern w:val="0"/>
          <w:sz w:val="24"/>
          <w:szCs w:val="24"/>
          <w14:ligatures w14:val="none"/>
        </w:rPr>
        <w:t>Indian Journal of Youth &amp; Adolescent Health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07</w:t>
      </w:r>
      <w:r w:rsidRPr="008D2B13">
        <w:rPr>
          <w:rFonts w:ascii="Arial" w:eastAsia="Calibri" w:hAnsi="Arial" w:cs="Arial"/>
          <w:color w:val="000000"/>
          <w:kern w:val="0"/>
          <w:sz w:val="24"/>
          <w:szCs w:val="24"/>
          <w14:ligatures w14:val="none"/>
        </w:rPr>
        <w:t>(02), 5–11. https://doi.org/10.24321/2349.2880.202007</w:t>
      </w:r>
    </w:p>
    <w:p w14:paraId="40E3A067"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Gautam, L. (2020). A Study to Assess Contributing Factors of Teenage Pregnancy in Sunsari District of Nepal. </w:t>
      </w:r>
      <w:r w:rsidRPr="008D2B13">
        <w:rPr>
          <w:rFonts w:ascii="Arial" w:eastAsia="Calibri" w:hAnsi="Arial" w:cs="Arial"/>
          <w:i/>
          <w:iCs/>
          <w:color w:val="000000"/>
          <w:kern w:val="0"/>
          <w:sz w:val="24"/>
          <w:szCs w:val="24"/>
          <w14:ligatures w14:val="none"/>
        </w:rPr>
        <w:t>Indian Journal of Youth &amp; Adolescent Health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07</w:t>
      </w:r>
      <w:r w:rsidRPr="008D2B13">
        <w:rPr>
          <w:rFonts w:ascii="Arial" w:eastAsia="Calibri" w:hAnsi="Arial" w:cs="Arial"/>
          <w:color w:val="000000"/>
          <w:kern w:val="0"/>
          <w:sz w:val="24"/>
          <w:szCs w:val="24"/>
          <w14:ligatures w14:val="none"/>
        </w:rPr>
        <w:t>(02), 5–11. https://doi.org/10.24321/2349.2880.202007</w:t>
      </w:r>
    </w:p>
    <w:p w14:paraId="778D758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Geertz, C. (1973). The interpretation of cultures. Basic books.</w:t>
      </w:r>
    </w:p>
    <w:p w14:paraId="08E3457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Gibbs, C. M., Wendt, A., Peters, S., &amp; Hogue, C. J. (2012). The impact of early age at first childbirth on maternal and infant health. Paediatric and perinatal epidemiology, 26, 259-284.</w:t>
      </w:r>
    </w:p>
    <w:p w14:paraId="11EBC1EA"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Gorry, D. (2019). Heterogeneous Consequences of Teenage Childbearing. </w:t>
      </w:r>
      <w:r w:rsidRPr="008D2B13">
        <w:rPr>
          <w:rFonts w:ascii="Arial" w:eastAsia="Calibri" w:hAnsi="Arial" w:cs="Arial"/>
          <w:i/>
          <w:iCs/>
          <w:color w:val="000000"/>
          <w:kern w:val="0"/>
          <w:sz w:val="24"/>
          <w:szCs w:val="24"/>
          <w14:ligatures w14:val="none"/>
        </w:rPr>
        <w:t>Demography</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56</w:t>
      </w:r>
      <w:r w:rsidRPr="008D2B13">
        <w:rPr>
          <w:rFonts w:ascii="Arial" w:eastAsia="Calibri" w:hAnsi="Arial" w:cs="Arial"/>
          <w:color w:val="000000"/>
          <w:kern w:val="0"/>
          <w:sz w:val="24"/>
          <w:szCs w:val="24"/>
          <w14:ligatures w14:val="none"/>
        </w:rPr>
        <w:t>(6), 2147–2168. https://doi.org/10.1007/s13524-019-00830-1</w:t>
      </w:r>
    </w:p>
    <w:p w14:paraId="1C7AFAE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Grant, M. J., &amp; Hallman, K. K. (2008). Pregnancy-related school dropout and prior school performance in South Africa. Studies in Family Planning, 39(4), 369-382.</w:t>
      </w:r>
    </w:p>
    <w:p w14:paraId="34F797E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Green, D., &amp; White, M. (2023). </w:t>
      </w:r>
      <w:r w:rsidRPr="008D2B13">
        <w:rPr>
          <w:rFonts w:ascii="Arial" w:eastAsia="Calibri" w:hAnsi="Arial" w:cs="Arial"/>
          <w:i/>
          <w:iCs/>
          <w:color w:val="000000"/>
          <w:kern w:val="0"/>
          <w:sz w:val="24"/>
          <w:szCs w:val="24"/>
          <w:lang w:val="en-ZA"/>
          <w14:ligatures w14:val="none"/>
        </w:rPr>
        <w:t>Economic Consequences of Teen Pregnancy: A Community Study</w:t>
      </w:r>
      <w:r w:rsidRPr="008D2B13">
        <w:rPr>
          <w:rFonts w:ascii="Arial" w:eastAsia="Calibri" w:hAnsi="Arial" w:cs="Arial"/>
          <w:color w:val="000000"/>
          <w:kern w:val="0"/>
          <w:sz w:val="24"/>
          <w:szCs w:val="24"/>
          <w:lang w:val="en-ZA"/>
          <w14:ligatures w14:val="none"/>
        </w:rPr>
        <w:t>. Economic Studies Quarterly, 47(1), 88-104.</w:t>
      </w:r>
    </w:p>
    <w:p w14:paraId="198A5C2C"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Guba, E. G., &amp; Lincoln, Y. S. (1994). </w:t>
      </w:r>
      <w:r w:rsidRPr="008D2B13">
        <w:rPr>
          <w:rFonts w:ascii="Arial" w:eastAsia="Calibri" w:hAnsi="Arial" w:cs="Arial"/>
          <w:i/>
          <w:iCs/>
          <w:color w:val="000000"/>
          <w:kern w:val="0"/>
          <w:sz w:val="24"/>
          <w:szCs w:val="24"/>
          <w:lang w:val="en-ZA"/>
          <w14:ligatures w14:val="none"/>
        </w:rPr>
        <w:t>Competing Paradigms in Qualitative Research</w:t>
      </w:r>
      <w:r w:rsidRPr="008D2B13">
        <w:rPr>
          <w:rFonts w:ascii="Arial" w:eastAsia="Calibri" w:hAnsi="Arial" w:cs="Arial"/>
          <w:color w:val="000000"/>
          <w:kern w:val="0"/>
          <w:sz w:val="24"/>
          <w:szCs w:val="24"/>
          <w:lang w:val="en-ZA"/>
          <w14:ligatures w14:val="none"/>
        </w:rPr>
        <w:t xml:space="preserve">. In N. K. Denzin &amp; Y. S. Lincoln (Eds.), </w:t>
      </w:r>
      <w:r w:rsidRPr="008D2B13">
        <w:rPr>
          <w:rFonts w:ascii="Arial" w:eastAsia="Calibri" w:hAnsi="Arial" w:cs="Arial"/>
          <w:i/>
          <w:iCs/>
          <w:color w:val="000000"/>
          <w:kern w:val="0"/>
          <w:sz w:val="24"/>
          <w:szCs w:val="24"/>
          <w:lang w:val="en-ZA"/>
          <w14:ligatures w14:val="none"/>
        </w:rPr>
        <w:t>Handbook of Qualitative Research</w:t>
      </w:r>
      <w:r w:rsidRPr="008D2B13">
        <w:rPr>
          <w:rFonts w:ascii="Arial" w:eastAsia="Calibri" w:hAnsi="Arial" w:cs="Arial"/>
          <w:color w:val="000000"/>
          <w:kern w:val="0"/>
          <w:sz w:val="24"/>
          <w:szCs w:val="24"/>
          <w:lang w:val="en-ZA"/>
          <w14:ligatures w14:val="none"/>
        </w:rPr>
        <w:t xml:space="preserve"> (pp. 105-117). SAGE Publications.</w:t>
      </w:r>
    </w:p>
    <w:p w14:paraId="6BFEB7C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Gyan, C. (2013). The effects of teenage pregnancy on the educational attainment of girls at Chorkor, a suburb of Accra. Journal of Educational and Social Research, 3(3), 53.</w:t>
      </w:r>
    </w:p>
    <w:p w14:paraId="25DC7B06"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Hallman, K. (2005). Gendered socioeconomic conditions and HIV risk behaviours among young people in South Africa. African Journal of AIDS Research, 4(1), 37-50.</w:t>
      </w:r>
    </w:p>
    <w:p w14:paraId="16685E3D"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Harrison, A. (2008). Hidden love: sexual ideologies and relationship ideals among rural South African adolescents in the context of HIV/AIDS. Culture, health &amp; sexuality, 10(2), 175-189.</w:t>
      </w:r>
    </w:p>
    <w:p w14:paraId="3CF40175"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Indongo, N. (2020). Analysis of Factors Influencing Teenage Pregnancy in Namibia. </w:t>
      </w:r>
      <w:r w:rsidRPr="008D2B13">
        <w:rPr>
          <w:rFonts w:ascii="Arial" w:eastAsia="Calibri" w:hAnsi="Arial" w:cs="Arial"/>
          <w:i/>
          <w:iCs/>
          <w:color w:val="000000"/>
          <w:kern w:val="0"/>
          <w:sz w:val="24"/>
          <w:szCs w:val="24"/>
          <w14:ligatures w14:val="none"/>
        </w:rPr>
        <w:t>Medical Research Archives</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8</w:t>
      </w:r>
      <w:r w:rsidRPr="008D2B13">
        <w:rPr>
          <w:rFonts w:ascii="Arial" w:eastAsia="Calibri" w:hAnsi="Arial" w:cs="Arial"/>
          <w:color w:val="000000"/>
          <w:kern w:val="0"/>
          <w:sz w:val="24"/>
          <w:szCs w:val="24"/>
          <w14:ligatures w14:val="none"/>
        </w:rPr>
        <w:t>(6). https://doi.org/10.18103/mra.v8i6.2102</w:t>
      </w:r>
    </w:p>
    <w:p w14:paraId="77E8C14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Israel, M., &amp; Hay, I. (2006). Research ethics for social scientists. Sage.</w:t>
      </w:r>
    </w:p>
    <w:p w14:paraId="374C214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Jabulani, N. (2024). "Policy Impact Evaluations: Methodologies and Practices," </w:t>
      </w:r>
      <w:r w:rsidRPr="008D2B13">
        <w:rPr>
          <w:rFonts w:ascii="Arial" w:eastAsia="Calibri" w:hAnsi="Arial" w:cs="Arial"/>
          <w:i/>
          <w:iCs/>
          <w:color w:val="000000"/>
          <w:kern w:val="0"/>
          <w:sz w:val="24"/>
          <w:szCs w:val="24"/>
          <w:lang w:val="en-ZA"/>
          <w14:ligatures w14:val="none"/>
        </w:rPr>
        <w:t>Policy Sciences</w:t>
      </w:r>
      <w:r w:rsidRPr="008D2B13">
        <w:rPr>
          <w:rFonts w:ascii="Arial" w:eastAsia="Calibri" w:hAnsi="Arial" w:cs="Arial"/>
          <w:color w:val="000000"/>
          <w:kern w:val="0"/>
          <w:sz w:val="24"/>
          <w:szCs w:val="24"/>
          <w:lang w:val="en-ZA"/>
          <w14:ligatures w14:val="none"/>
        </w:rPr>
        <w:t>, 47(1), 91-108.</w:t>
      </w:r>
    </w:p>
    <w:p w14:paraId="7EA5821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Jacobs, A. &amp; Simons, H. (2023). "Family Dynamics and Support for Teenage Mothers," </w:t>
      </w:r>
      <w:r w:rsidRPr="008D2B13">
        <w:rPr>
          <w:rFonts w:ascii="Arial" w:eastAsia="Calibri" w:hAnsi="Arial" w:cs="Arial"/>
          <w:i/>
          <w:iCs/>
          <w:color w:val="000000"/>
          <w:kern w:val="0"/>
          <w:sz w:val="24"/>
          <w:szCs w:val="24"/>
          <w:lang w:val="en-ZA"/>
          <w14:ligatures w14:val="none"/>
        </w:rPr>
        <w:t>Journal of Family Psychology</w:t>
      </w:r>
      <w:r w:rsidRPr="008D2B13">
        <w:rPr>
          <w:rFonts w:ascii="Arial" w:eastAsia="Calibri" w:hAnsi="Arial" w:cs="Arial"/>
          <w:color w:val="000000"/>
          <w:kern w:val="0"/>
          <w:sz w:val="24"/>
          <w:szCs w:val="24"/>
          <w:lang w:val="en-ZA"/>
          <w14:ligatures w14:val="none"/>
        </w:rPr>
        <w:t>, 37(2), 256-269.</w:t>
      </w:r>
    </w:p>
    <w:p w14:paraId="2E7DDD9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Jewkes, R., Morrell, R., &amp; Christofides, N. (2009). Empowering teenagers to prevent pregnancy: lessons from South Africa. Culture, Health &amp; Sexuality, 11(7), 675-688.</w:t>
      </w:r>
    </w:p>
    <w:p w14:paraId="2DAACD49"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Jewkes, R., Vundule, C., Maforah, F., &amp; Jordaan, E. (2001). Relationship dynamics and teenage pregnancy in South Africa. Social Science &amp; Medicine, 52(5), 733-744.</w:t>
      </w:r>
    </w:p>
    <w:p w14:paraId="0C9244C9"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Jewkes, R., Vundule, C., Maforah, F., &amp; Jordaan, E. (2003). Relationship dynamics and teenage pregnancy in South Africa. Social Science &amp; Medicine, 52(5), 733-744.</w:t>
      </w:r>
    </w:p>
    <w:p w14:paraId="62658FA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Johnson, A., &amp; Hathaway, E. (2021). "Support Systems and School Dropout Rates Among Teenage Mothers" in </w:t>
      </w:r>
      <w:r w:rsidRPr="008D2B13">
        <w:rPr>
          <w:rFonts w:ascii="Arial" w:eastAsia="Calibri" w:hAnsi="Arial" w:cs="Arial"/>
          <w:i/>
          <w:iCs/>
          <w:color w:val="000000"/>
          <w:kern w:val="0"/>
          <w:sz w:val="24"/>
          <w:szCs w:val="24"/>
          <w:lang w:val="en-ZA"/>
          <w14:ligatures w14:val="none"/>
        </w:rPr>
        <w:t>Educational Research and Reviews</w:t>
      </w:r>
      <w:r w:rsidRPr="008D2B13">
        <w:rPr>
          <w:rFonts w:ascii="Arial" w:eastAsia="Calibri" w:hAnsi="Arial" w:cs="Arial"/>
          <w:color w:val="000000"/>
          <w:kern w:val="0"/>
          <w:sz w:val="24"/>
          <w:szCs w:val="24"/>
          <w:lang w:val="en-ZA"/>
          <w14:ligatures w14:val="none"/>
        </w:rPr>
        <w:t>, 16(2), 134-145.</w:t>
      </w:r>
    </w:p>
    <w:p w14:paraId="6D44380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Kaufman, C.E., Wet, T.D., &amp; Stadler, J. (2001). Adolescent pregnancy and parenthood in South Africa. Studies in Family Planning, 32(2), 147-160.</w:t>
      </w:r>
    </w:p>
    <w:p w14:paraId="6D26603F"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Kgosiemang, T., &amp; Motzafi-Haller, P. (2021). Understanding Early Pregnancies: Sociocultural Factors of Teenage Childbearing in Gaborone, Botswana. </w:t>
      </w:r>
      <w:r w:rsidRPr="008D2B13">
        <w:rPr>
          <w:rFonts w:ascii="Arial" w:eastAsia="Calibri" w:hAnsi="Arial" w:cs="Arial"/>
          <w:i/>
          <w:iCs/>
          <w:color w:val="000000"/>
          <w:kern w:val="0"/>
          <w:sz w:val="24"/>
          <w:szCs w:val="24"/>
          <w14:ligatures w14:val="none"/>
        </w:rPr>
        <w:t>Qualitative Health Research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31</w:t>
      </w:r>
      <w:r w:rsidRPr="008D2B13">
        <w:rPr>
          <w:rFonts w:ascii="Arial" w:eastAsia="Calibri" w:hAnsi="Arial" w:cs="Arial"/>
          <w:color w:val="000000"/>
          <w:kern w:val="0"/>
          <w:sz w:val="24"/>
          <w:szCs w:val="24"/>
          <w14:ligatures w14:val="none"/>
        </w:rPr>
        <w:t>(14), 2641–2652. https://doi.org/10.1177/10497323211041978</w:t>
      </w:r>
    </w:p>
    <w:p w14:paraId="74474CE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Khumalo, S. (2024). "Mental Health Services in Rural Communities: A Call for Integration," </w:t>
      </w:r>
      <w:r w:rsidRPr="008D2B13">
        <w:rPr>
          <w:rFonts w:ascii="Arial" w:eastAsia="Calibri" w:hAnsi="Arial" w:cs="Arial"/>
          <w:i/>
          <w:iCs/>
          <w:color w:val="000000"/>
          <w:kern w:val="0"/>
          <w:sz w:val="24"/>
          <w:szCs w:val="24"/>
          <w:lang w:val="en-ZA"/>
          <w14:ligatures w14:val="none"/>
        </w:rPr>
        <w:t>South African Journal of Psychology</w:t>
      </w:r>
      <w:r w:rsidRPr="008D2B13">
        <w:rPr>
          <w:rFonts w:ascii="Arial" w:eastAsia="Calibri" w:hAnsi="Arial" w:cs="Arial"/>
          <w:color w:val="000000"/>
          <w:kern w:val="0"/>
          <w:sz w:val="24"/>
          <w:szCs w:val="24"/>
          <w:lang w:val="en-ZA"/>
          <w14:ligatures w14:val="none"/>
        </w:rPr>
        <w:t>, 54(1), 45-60.</w:t>
      </w:r>
    </w:p>
    <w:p w14:paraId="6E5DB85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Krefting, L. (1991). Rigor in qualitative research: The assessment of trustworthiness. </w:t>
      </w:r>
      <w:r w:rsidRPr="008D2B13">
        <w:rPr>
          <w:rFonts w:ascii="Arial" w:eastAsia="Calibri" w:hAnsi="Arial" w:cs="Arial"/>
          <w:i/>
          <w:iCs/>
          <w:color w:val="000000"/>
          <w:kern w:val="0"/>
          <w:sz w:val="24"/>
          <w:szCs w:val="24"/>
          <w:lang w:val="en-ZA"/>
          <w14:ligatures w14:val="none"/>
        </w:rPr>
        <w:t>The American Journal of Occupational Therapy</w:t>
      </w:r>
      <w:r w:rsidRPr="008D2B13">
        <w:rPr>
          <w:rFonts w:ascii="Arial" w:eastAsia="Calibri" w:hAnsi="Arial" w:cs="Arial"/>
          <w:color w:val="000000"/>
          <w:kern w:val="0"/>
          <w:sz w:val="24"/>
          <w:szCs w:val="24"/>
          <w:lang w:val="en-ZA"/>
          <w14:ligatures w14:val="none"/>
        </w:rPr>
        <w:t>, 45(3), 214-222.</w:t>
      </w:r>
    </w:p>
    <w:p w14:paraId="1C75E90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7278878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14F440C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Kuhn, T. S. (1962). The structure of scientific revolutions. University of Chicago press.</w:t>
      </w:r>
    </w:p>
    <w:p w14:paraId="7965DA2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Lam, D., Ardington, C., &amp; Leibbrandt, M. (2013). Schooling as a lottery: Racial differences in school advancement in urban South Africa. Journal of Development Economics, 95(2), 121-136.</w:t>
      </w:r>
    </w:p>
    <w:p w14:paraId="536EC51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Liamputtong, P. (2010). Performing Qualitative Cross-Cultural Research. Cambridge University Press.</w:t>
      </w:r>
    </w:p>
    <w:p w14:paraId="5B8AC7F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Lincoln, Y. S., &amp; Guba, E. G. (1985). </w:t>
      </w:r>
      <w:r w:rsidRPr="008D2B13">
        <w:rPr>
          <w:rFonts w:ascii="Arial" w:eastAsia="Calibri" w:hAnsi="Arial" w:cs="Arial"/>
          <w:i/>
          <w:iCs/>
          <w:color w:val="000000"/>
          <w:kern w:val="0"/>
          <w:sz w:val="24"/>
          <w:szCs w:val="24"/>
          <w:lang w:val="en-ZA"/>
          <w14:ligatures w14:val="none"/>
        </w:rPr>
        <w:t>Naturalistic Inquiry</w:t>
      </w:r>
      <w:r w:rsidRPr="008D2B13">
        <w:rPr>
          <w:rFonts w:ascii="Arial" w:eastAsia="Calibri" w:hAnsi="Arial" w:cs="Arial"/>
          <w:color w:val="000000"/>
          <w:kern w:val="0"/>
          <w:sz w:val="24"/>
          <w:szCs w:val="24"/>
          <w:lang w:val="en-ZA"/>
          <w14:ligatures w14:val="none"/>
        </w:rPr>
        <w:t>. SAGE Publications.</w:t>
      </w:r>
    </w:p>
    <w:p w14:paraId="7625F75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Lincoln, Y. S., &amp; Guba, E. G. (1985). Naturalistic inquiry. Sage.</w:t>
      </w:r>
    </w:p>
    <w:p w14:paraId="298EAFAE"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Lubis, F. R. A., R.G.P, M. A., &amp; Yuandita, R. (2022). Comparative Study of the Potential of the Halal Industry in Developed Countries vs Developing Countries. </w:t>
      </w:r>
      <w:r w:rsidRPr="008D2B13">
        <w:rPr>
          <w:rFonts w:ascii="Arial" w:eastAsia="Calibri" w:hAnsi="Arial" w:cs="Arial"/>
          <w:i/>
          <w:iCs/>
          <w:color w:val="000000"/>
          <w:kern w:val="0"/>
          <w:sz w:val="24"/>
          <w:szCs w:val="24"/>
          <w14:ligatures w14:val="none"/>
        </w:rPr>
        <w:t>ARBITRASE: Journal of Economics and Accounting</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3</w:t>
      </w:r>
      <w:r w:rsidRPr="008D2B13">
        <w:rPr>
          <w:rFonts w:ascii="Arial" w:eastAsia="Calibri" w:hAnsi="Arial" w:cs="Arial"/>
          <w:color w:val="000000"/>
          <w:kern w:val="0"/>
          <w:sz w:val="24"/>
          <w:szCs w:val="24"/>
          <w14:ligatures w14:val="none"/>
        </w:rPr>
        <w:t>(1), 95–102. https://doi.org/10.47065/arbitrase.v3i1.459</w:t>
      </w:r>
    </w:p>
    <w:p w14:paraId="61F66F6A"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Madzamba, R. (2022). Socio-economic Factors Associated with Teenage Pregnancy in the Mandela Park Community of Mthatha, South Africa. </w:t>
      </w:r>
      <w:r w:rsidRPr="008D2B13">
        <w:rPr>
          <w:rFonts w:ascii="Arial" w:eastAsia="Calibri" w:hAnsi="Arial" w:cs="Arial"/>
          <w:i/>
          <w:iCs/>
          <w:color w:val="000000"/>
          <w:kern w:val="0"/>
          <w:sz w:val="24"/>
          <w:szCs w:val="24"/>
          <w14:ligatures w14:val="none"/>
        </w:rPr>
        <w:t>Commonwealth Youth and Development</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19</w:t>
      </w:r>
      <w:r w:rsidRPr="008D2B13">
        <w:rPr>
          <w:rFonts w:ascii="Arial" w:eastAsia="Calibri" w:hAnsi="Arial" w:cs="Arial"/>
          <w:color w:val="000000"/>
          <w:kern w:val="0"/>
          <w:sz w:val="24"/>
          <w:szCs w:val="24"/>
          <w14:ligatures w14:val="none"/>
        </w:rPr>
        <w:t>(1). https://doi.org/10.25159/2663-6549/9464</w:t>
      </w:r>
    </w:p>
    <w:p w14:paraId="461D211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Makiwane, M., &amp; Udjo, E. (2006). Is the child support grant associated with an increase in teenage fertility in South Africa? Evidence from national surveys and administrative data. Human Sciences Research Council.</w:t>
      </w:r>
    </w:p>
    <w:p w14:paraId="668BDC5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Marteleto, L., Lam, D., &amp; Ranchhod, V. (2008). Sexual behavior, pregnancy, and schooling among young people in urban South Africa. Studies in Family Planning, 39(4), 351-368.</w:t>
      </w:r>
    </w:p>
    <w:p w14:paraId="1E9156D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Masuku, F. (2023). "Economic Challenges Facing Teenage Mothers," </w:t>
      </w:r>
      <w:r w:rsidRPr="008D2B13">
        <w:rPr>
          <w:rFonts w:ascii="Arial" w:eastAsia="Calibri" w:hAnsi="Arial" w:cs="Arial"/>
          <w:i/>
          <w:iCs/>
          <w:color w:val="000000"/>
          <w:kern w:val="0"/>
          <w:sz w:val="24"/>
          <w:szCs w:val="24"/>
          <w:lang w:val="en-ZA"/>
          <w14:ligatures w14:val="none"/>
        </w:rPr>
        <w:t>Journal of Social Economics</w:t>
      </w:r>
      <w:r w:rsidRPr="008D2B13">
        <w:rPr>
          <w:rFonts w:ascii="Arial" w:eastAsia="Calibri" w:hAnsi="Arial" w:cs="Arial"/>
          <w:color w:val="000000"/>
          <w:kern w:val="0"/>
          <w:sz w:val="24"/>
          <w:szCs w:val="24"/>
          <w:lang w:val="en-ZA"/>
          <w14:ligatures w14:val="none"/>
        </w:rPr>
        <w:t>, 31(4), 450-469.</w:t>
      </w:r>
    </w:p>
    <w:p w14:paraId="48BD506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Maxwell, J. A. (2012). Qualitative research design: An interactive approach (Vol. 41). Sage publications.</w:t>
      </w:r>
    </w:p>
    <w:p w14:paraId="21C207D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McHunu, G., Peltzer, K., Tutshana, B., &amp; Seutlwadi, L. (2012). Adolescent pregnancy and associated factors in South African youth. African Health Sciences, 12(4), 426-434.</w:t>
      </w:r>
    </w:p>
    <w:p w14:paraId="2BB2773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Merriam, S. B., &amp; Tisdell, E. J. (2015). Qualitative research: A guide to design and implementation. Jossey-Bass.</w:t>
      </w:r>
    </w:p>
    <w:p w14:paraId="7894BC8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Miles, M. B., Huberman, A. M., &amp; Saldaña, J. (2014). Qualitative data analysis: A methods sourcebook. Sage Publications.</w:t>
      </w:r>
    </w:p>
    <w:p w14:paraId="7D11FD7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Mkhize, S. (2017). Barriers to educational opportunities for young mothers: A community perspective. </w:t>
      </w:r>
      <w:r w:rsidRPr="008D2B13">
        <w:rPr>
          <w:rFonts w:ascii="Arial" w:eastAsia="Calibri" w:hAnsi="Arial" w:cs="Arial"/>
          <w:i/>
          <w:iCs/>
          <w:color w:val="000000"/>
          <w:kern w:val="0"/>
          <w:sz w:val="24"/>
          <w:szCs w:val="24"/>
          <w:lang w:val="en-ZA"/>
          <w14:ligatures w14:val="none"/>
        </w:rPr>
        <w:t>South African Journal of Education</w:t>
      </w:r>
      <w:r w:rsidRPr="008D2B13">
        <w:rPr>
          <w:rFonts w:ascii="Arial" w:eastAsia="Calibri" w:hAnsi="Arial" w:cs="Arial"/>
          <w:color w:val="000000"/>
          <w:kern w:val="0"/>
          <w:sz w:val="24"/>
          <w:szCs w:val="24"/>
          <w:lang w:val="en-ZA"/>
          <w14:ligatures w14:val="none"/>
        </w:rPr>
        <w:t>, 37(2), 1-10.</w:t>
      </w:r>
    </w:p>
    <w:p w14:paraId="3636418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Mkhwanazi, N. (2010). Understanding teenage pregnancy in a post-apartheid South African township. Culture, health &amp; sexuality, 12(4), 347-358.</w:t>
      </w:r>
    </w:p>
    <w:p w14:paraId="5A7DD7C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MKHWANAZI, P. (2024). "Comparative Rural and Urban Studies on Teenage Pregnancy," </w:t>
      </w:r>
      <w:r w:rsidRPr="008D2B13">
        <w:rPr>
          <w:rFonts w:ascii="Arial" w:eastAsia="Calibri" w:hAnsi="Arial" w:cs="Arial"/>
          <w:i/>
          <w:iCs/>
          <w:color w:val="000000"/>
          <w:kern w:val="0"/>
          <w:sz w:val="24"/>
          <w:szCs w:val="24"/>
          <w:lang w:val="en-ZA"/>
          <w14:ligatures w14:val="none"/>
        </w:rPr>
        <w:t>Urban Studies Journal</w:t>
      </w:r>
      <w:r w:rsidRPr="008D2B13">
        <w:rPr>
          <w:rFonts w:ascii="Arial" w:eastAsia="Calibri" w:hAnsi="Arial" w:cs="Arial"/>
          <w:color w:val="000000"/>
          <w:kern w:val="0"/>
          <w:sz w:val="24"/>
          <w:szCs w:val="24"/>
          <w:lang w:val="en-ZA"/>
          <w14:ligatures w14:val="none"/>
        </w:rPr>
        <w:t>, 41(7), 1345-1360.</w:t>
      </w:r>
    </w:p>
    <w:p w14:paraId="28CAC18F"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Mohr, R., Carbajal, J., &amp; Sharma, B. B. (2019). The Influence of Educational Attainment on Teenage Pregnancy in Low-Income Countries: A Systematic Literature Review. </w:t>
      </w:r>
      <w:r w:rsidRPr="008D2B13">
        <w:rPr>
          <w:rFonts w:ascii="Arial" w:eastAsia="Calibri" w:hAnsi="Arial" w:cs="Arial"/>
          <w:i/>
          <w:iCs/>
          <w:color w:val="000000"/>
          <w:kern w:val="0"/>
          <w:sz w:val="24"/>
          <w:szCs w:val="24"/>
          <w14:ligatures w14:val="none"/>
        </w:rPr>
        <w:t>Journal of Social Work in the Global Community</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4</w:t>
      </w:r>
      <w:r w:rsidRPr="008D2B13">
        <w:rPr>
          <w:rFonts w:ascii="Arial" w:eastAsia="Calibri" w:hAnsi="Arial" w:cs="Arial"/>
          <w:color w:val="000000"/>
          <w:kern w:val="0"/>
          <w:sz w:val="24"/>
          <w:szCs w:val="24"/>
          <w14:ligatures w14:val="none"/>
        </w:rPr>
        <w:t>(1). https://doi.org/10.5590/jswgc.2019.04.1.02</w:t>
      </w:r>
    </w:p>
    <w:p w14:paraId="0570588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Morse, J. M., Barrett, M., Mayan, M., Olson, K., &amp; Spiers, J. (2002). Verification strategies for establishing reliability and validity in qualitative research. </w:t>
      </w:r>
      <w:r w:rsidRPr="008D2B13">
        <w:rPr>
          <w:rFonts w:ascii="Arial" w:eastAsia="Calibri" w:hAnsi="Arial" w:cs="Arial"/>
          <w:i/>
          <w:iCs/>
          <w:color w:val="000000"/>
          <w:kern w:val="0"/>
          <w:sz w:val="24"/>
          <w:szCs w:val="24"/>
          <w:lang w:val="en-ZA"/>
          <w14:ligatures w14:val="none"/>
        </w:rPr>
        <w:t>International Journal of Qualitative Methods</w:t>
      </w:r>
      <w:r w:rsidRPr="008D2B13">
        <w:rPr>
          <w:rFonts w:ascii="Arial" w:eastAsia="Calibri" w:hAnsi="Arial" w:cs="Arial"/>
          <w:color w:val="000000"/>
          <w:kern w:val="0"/>
          <w:sz w:val="24"/>
          <w:szCs w:val="24"/>
          <w:lang w:val="en-ZA"/>
          <w14:ligatures w14:val="none"/>
        </w:rPr>
        <w:t>, 1(2), 13-22.</w:t>
      </w:r>
    </w:p>
    <w:p w14:paraId="4200004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Mthembu, N. (2023). "Community Leaders and Teenage Pregnancy," </w:t>
      </w:r>
      <w:r w:rsidRPr="008D2B13">
        <w:rPr>
          <w:rFonts w:ascii="Arial" w:eastAsia="Calibri" w:hAnsi="Arial" w:cs="Arial"/>
          <w:i/>
          <w:iCs/>
          <w:color w:val="000000"/>
          <w:kern w:val="0"/>
          <w:sz w:val="24"/>
          <w:szCs w:val="24"/>
          <w:lang w:val="en-ZA"/>
          <w14:ligatures w14:val="none"/>
        </w:rPr>
        <w:t>Leadership and Community Development Journal</w:t>
      </w:r>
      <w:r w:rsidRPr="008D2B13">
        <w:rPr>
          <w:rFonts w:ascii="Arial" w:eastAsia="Calibri" w:hAnsi="Arial" w:cs="Arial"/>
          <w:color w:val="000000"/>
          <w:kern w:val="0"/>
          <w:sz w:val="24"/>
          <w:szCs w:val="24"/>
          <w:lang w:val="en-ZA"/>
          <w14:ligatures w14:val="none"/>
        </w:rPr>
        <w:t>, 22(1), 85-102.</w:t>
      </w:r>
    </w:p>
    <w:p w14:paraId="1516FB69"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Mthethwa, R. (2024). "Community Leadership and Social Norms: The Role of Indunas in Shaping Attitudes towards Teenage Pregnancy in Rural South Africa," </w:t>
      </w:r>
      <w:r w:rsidRPr="008D2B13">
        <w:rPr>
          <w:rFonts w:ascii="Arial" w:eastAsia="Calibri" w:hAnsi="Arial" w:cs="Arial"/>
          <w:i/>
          <w:iCs/>
          <w:color w:val="000000"/>
          <w:kern w:val="0"/>
          <w:sz w:val="24"/>
          <w:szCs w:val="24"/>
          <w:lang w:val="en-ZA"/>
          <w14:ligatures w14:val="none"/>
        </w:rPr>
        <w:t>African Sociological Review</w:t>
      </w:r>
      <w:r w:rsidRPr="008D2B13">
        <w:rPr>
          <w:rFonts w:ascii="Arial" w:eastAsia="Calibri" w:hAnsi="Arial" w:cs="Arial"/>
          <w:color w:val="000000"/>
          <w:kern w:val="0"/>
          <w:sz w:val="24"/>
          <w:szCs w:val="24"/>
          <w:lang w:val="en-ZA"/>
          <w14:ligatures w14:val="none"/>
        </w:rPr>
        <w:t>, 18(1), 112-130.</w:t>
      </w:r>
    </w:p>
    <w:p w14:paraId="2DB7A24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Mukudu, H., &amp; Pather, R. (2017). Teenage pregnancy in South African schools: Challenges, trends, and policy issues. Mediterranean Journal of Social Sciences, 8(3), 69-76.</w:t>
      </w:r>
    </w:p>
    <w:p w14:paraId="78D9E51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Myra, M. M., Malika, E., Chrisantus, E. U., Claudine, M. S., Syveline, Z. D., &amp; Sylvester, N. A. (2023). Prevalence, determinants, and consequences of teenage pregnancy on teenage girls in selected health areas of the Limbe Health District in Cameroon. </w:t>
      </w:r>
      <w:r w:rsidRPr="008D2B13">
        <w:rPr>
          <w:rFonts w:ascii="Arial" w:eastAsia="Calibri" w:hAnsi="Arial" w:cs="Arial"/>
          <w:i/>
          <w:iCs/>
          <w:color w:val="000000"/>
          <w:kern w:val="0"/>
          <w:sz w:val="24"/>
          <w:szCs w:val="24"/>
          <w14:ligatures w14:val="none"/>
        </w:rPr>
        <w:t>Journal of Public Health and Epidemiology</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15</w:t>
      </w:r>
      <w:r w:rsidRPr="008D2B13">
        <w:rPr>
          <w:rFonts w:ascii="Arial" w:eastAsia="Calibri" w:hAnsi="Arial" w:cs="Arial"/>
          <w:color w:val="000000"/>
          <w:kern w:val="0"/>
          <w:sz w:val="24"/>
          <w:szCs w:val="24"/>
          <w14:ligatures w14:val="none"/>
        </w:rPr>
        <w:t>(4), 283–296. https://doi.org/10.5897/jphe2023.1472</w:t>
      </w:r>
    </w:p>
    <w:p w14:paraId="5A36BF5B"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Nemlioglu, I. (2019). A Comparative Analysis of Intellectual Property Rights: A case of Developed versus Developing Countries. </w:t>
      </w:r>
      <w:r w:rsidRPr="008D2B13">
        <w:rPr>
          <w:rFonts w:ascii="Arial" w:eastAsia="Calibri" w:hAnsi="Arial" w:cs="Arial"/>
          <w:i/>
          <w:iCs/>
          <w:color w:val="000000"/>
          <w:kern w:val="0"/>
          <w:sz w:val="24"/>
          <w:szCs w:val="24"/>
          <w14:ligatures w14:val="none"/>
        </w:rPr>
        <w:t>Procedia Computer Science</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158</w:t>
      </w:r>
      <w:r w:rsidRPr="008D2B13">
        <w:rPr>
          <w:rFonts w:ascii="Arial" w:eastAsia="Calibri" w:hAnsi="Arial" w:cs="Arial"/>
          <w:color w:val="000000"/>
          <w:kern w:val="0"/>
          <w:sz w:val="24"/>
          <w:szCs w:val="24"/>
          <w14:ligatures w14:val="none"/>
        </w:rPr>
        <w:t>, 988–998. https://doi.org/10.1016/j.procs.2019.09.140</w:t>
      </w:r>
    </w:p>
    <w:p w14:paraId="0157E6CC"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NGEMA, J. (2023). "School Support Systems for Teenage Mothers," </w:t>
      </w:r>
      <w:r w:rsidRPr="008D2B13">
        <w:rPr>
          <w:rFonts w:ascii="Arial" w:eastAsia="Calibri" w:hAnsi="Arial" w:cs="Arial"/>
          <w:i/>
          <w:iCs/>
          <w:color w:val="000000"/>
          <w:kern w:val="0"/>
          <w:sz w:val="24"/>
          <w:szCs w:val="24"/>
          <w:lang w:val="en-ZA"/>
          <w14:ligatures w14:val="none"/>
        </w:rPr>
        <w:t>Journal of Education Policy</w:t>
      </w:r>
      <w:r w:rsidRPr="008D2B13">
        <w:rPr>
          <w:rFonts w:ascii="Arial" w:eastAsia="Calibri" w:hAnsi="Arial" w:cs="Arial"/>
          <w:color w:val="000000"/>
          <w:kern w:val="0"/>
          <w:sz w:val="24"/>
          <w:szCs w:val="24"/>
          <w:lang w:val="en-ZA"/>
          <w14:ligatures w14:val="none"/>
        </w:rPr>
        <w:t>, 31(2), 142-158.</w:t>
      </w:r>
    </w:p>
    <w:p w14:paraId="243DC05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Nkosi, B., &amp; Khumalo, S. (2024). "Professional Backgrounds and Their Impact on Health Education Strategies," </w:t>
      </w:r>
      <w:r w:rsidRPr="008D2B13">
        <w:rPr>
          <w:rFonts w:ascii="Arial" w:eastAsia="Calibri" w:hAnsi="Arial" w:cs="Arial"/>
          <w:i/>
          <w:iCs/>
          <w:color w:val="000000"/>
          <w:kern w:val="0"/>
          <w:sz w:val="24"/>
          <w:szCs w:val="24"/>
          <w:lang w:val="en-ZA"/>
          <w14:ligatures w14:val="none"/>
        </w:rPr>
        <w:t>Health Education Research</w:t>
      </w:r>
      <w:r w:rsidRPr="008D2B13">
        <w:rPr>
          <w:rFonts w:ascii="Arial" w:eastAsia="Calibri" w:hAnsi="Arial" w:cs="Arial"/>
          <w:color w:val="000000"/>
          <w:kern w:val="0"/>
          <w:sz w:val="24"/>
          <w:szCs w:val="24"/>
          <w:lang w:val="en-ZA"/>
          <w14:ligatures w14:val="none"/>
        </w:rPr>
        <w:t>, 39(4), 670-687.</w:t>
      </w:r>
    </w:p>
    <w:p w14:paraId="70083466"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Nkosi, N. N., &amp; Pretorius, E. (2019). The Influence Of Teenage Pregnancy On Education: Perceptions Of Educators At A Secondary School In Tembisa, Gauteng. </w:t>
      </w:r>
      <w:r w:rsidRPr="008D2B13">
        <w:rPr>
          <w:rFonts w:ascii="Arial" w:eastAsia="Calibri" w:hAnsi="Arial" w:cs="Arial"/>
          <w:i/>
          <w:iCs/>
          <w:color w:val="000000"/>
          <w:kern w:val="0"/>
          <w:sz w:val="24"/>
          <w:szCs w:val="24"/>
          <w14:ligatures w14:val="none"/>
        </w:rPr>
        <w:t>Social Work</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55</w:t>
      </w:r>
      <w:r w:rsidRPr="008D2B13">
        <w:rPr>
          <w:rFonts w:ascii="Arial" w:eastAsia="Calibri" w:hAnsi="Arial" w:cs="Arial"/>
          <w:color w:val="000000"/>
          <w:kern w:val="0"/>
          <w:sz w:val="24"/>
          <w:szCs w:val="24"/>
          <w14:ligatures w14:val="none"/>
        </w:rPr>
        <w:t>(1). https://doi.org/10.15270/55-1-698</w:t>
      </w:r>
    </w:p>
    <w:p w14:paraId="05CF294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Nowell, L. S., Norris, J. M., White, D. E., &amp; Moules, N. J. (2017). Thematic analysis: Striving to meet the trustworthiness criteria. International Journal of Qualitative Methods, 16(1), 1609406917733847.</w:t>
      </w:r>
    </w:p>
    <w:p w14:paraId="776E459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Orb, A., Eisenhauer, L., &amp; Wynaden, D. (2000). Ethics in qualitative research. Journal of nursing scholarship, 33(1), 93-96.</w:t>
      </w:r>
    </w:p>
    <w:p w14:paraId="5C711E7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Palamuleni, M. (2012). Socio-economic determinants of teenage pregnancy in the Polokwane municipality. African Population Studies, 26(2).</w:t>
      </w:r>
    </w:p>
    <w:p w14:paraId="7AAB202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Palinkas, L. A., Horwitz, S. M., Green, C. A., Wisdom, J. P., Duan, N., &amp; Hoagwood, K. (2015). Purposeful sampling for qualitative data collection and analysis in mixed method implementation research. Administration and Policy in Mental Health and Mental Health Services Research, 42(5), 533-544.</w:t>
      </w:r>
    </w:p>
    <w:p w14:paraId="11FCB52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Panday, S., Makiwane, M., Ranchod, C., &amp; Letsoalo, T. (2009). Teenage pregnancy in South Africa - with a specific focus on school-going learners. Child, Youth, Family and Social Development, Human Sciences Research Council.</w:t>
      </w:r>
    </w:p>
    <w:p w14:paraId="26BF973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1F196D0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Panday, S., Makiwane, M., Ranchod, C., &amp; Letsoalo, T. (2009). Teenage pregnancy in South Africa-with a specific focus on school-going learners. Child, Youth, Family and Social Development, Human Sciences Research Council. Pretoria: Department of Basic Education.</w:t>
      </w:r>
    </w:p>
    <w:p w14:paraId="2D78810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Patel, D. &amp; Jones, K. (2023). </w:t>
      </w:r>
      <w:r w:rsidRPr="008D2B13">
        <w:rPr>
          <w:rFonts w:ascii="Arial" w:eastAsia="Calibri" w:hAnsi="Arial" w:cs="Arial"/>
          <w:i/>
          <w:iCs/>
          <w:color w:val="000000"/>
          <w:kern w:val="0"/>
          <w:sz w:val="24"/>
          <w:szCs w:val="24"/>
          <w:lang w:val="en-ZA"/>
          <w14:ligatures w14:val="none"/>
        </w:rPr>
        <w:t>Community Responses to Teen Pregnancy</w:t>
      </w:r>
      <w:r w:rsidRPr="008D2B13">
        <w:rPr>
          <w:rFonts w:ascii="Arial" w:eastAsia="Calibri" w:hAnsi="Arial" w:cs="Arial"/>
          <w:color w:val="000000"/>
          <w:kern w:val="0"/>
          <w:sz w:val="24"/>
          <w:szCs w:val="24"/>
          <w:lang w:val="en-ZA"/>
          <w14:ligatures w14:val="none"/>
        </w:rPr>
        <w:t>. Social Science &amp; Medicine, 256, 113012.</w:t>
      </w:r>
    </w:p>
    <w:p w14:paraId="02FAE16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Patton, M. Q. (2002). </w:t>
      </w:r>
      <w:r w:rsidRPr="008D2B13">
        <w:rPr>
          <w:rFonts w:ascii="Arial" w:eastAsia="Calibri" w:hAnsi="Arial" w:cs="Arial"/>
          <w:i/>
          <w:iCs/>
          <w:color w:val="000000"/>
          <w:kern w:val="0"/>
          <w:sz w:val="24"/>
          <w:szCs w:val="24"/>
          <w:lang w:val="en-ZA"/>
          <w14:ligatures w14:val="none"/>
        </w:rPr>
        <w:t>Qualitative Research &amp; Evaluation Methods</w:t>
      </w:r>
      <w:r w:rsidRPr="008D2B13">
        <w:rPr>
          <w:rFonts w:ascii="Arial" w:eastAsia="Calibri" w:hAnsi="Arial" w:cs="Arial"/>
          <w:color w:val="000000"/>
          <w:kern w:val="0"/>
          <w:sz w:val="24"/>
          <w:szCs w:val="24"/>
          <w:lang w:val="en-ZA"/>
          <w14:ligatures w14:val="none"/>
        </w:rPr>
        <w:t xml:space="preserve"> (3rd ed.). SAGE Publications.</w:t>
      </w:r>
    </w:p>
    <w:p w14:paraId="6DA70469"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Pickard, A. (2019). Barriers to Access in Public Adult Literacy Education. </w:t>
      </w:r>
      <w:r w:rsidRPr="008D2B13">
        <w:rPr>
          <w:rFonts w:ascii="Arial" w:eastAsia="Calibri" w:hAnsi="Arial" w:cs="Arial"/>
          <w:i/>
          <w:iCs/>
          <w:color w:val="000000"/>
          <w:kern w:val="0"/>
          <w:sz w:val="24"/>
          <w:szCs w:val="24"/>
          <w14:ligatures w14:val="none"/>
        </w:rPr>
        <w:t>Educational Policy</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35</w:t>
      </w:r>
      <w:r w:rsidRPr="008D2B13">
        <w:rPr>
          <w:rFonts w:ascii="Arial" w:eastAsia="Calibri" w:hAnsi="Arial" w:cs="Arial"/>
          <w:color w:val="000000"/>
          <w:kern w:val="0"/>
          <w:sz w:val="24"/>
          <w:szCs w:val="24"/>
          <w14:ligatures w14:val="none"/>
        </w:rPr>
        <w:t>(5), 721–747. https://doi.org/10.1177/0895904819843602</w:t>
      </w:r>
    </w:p>
    <w:p w14:paraId="3B612CF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Popper, K. (1959). </w:t>
      </w:r>
      <w:r w:rsidRPr="008D2B13">
        <w:rPr>
          <w:rFonts w:ascii="Arial" w:eastAsia="Calibri" w:hAnsi="Arial" w:cs="Arial"/>
          <w:i/>
          <w:iCs/>
          <w:color w:val="000000"/>
          <w:kern w:val="0"/>
          <w:sz w:val="24"/>
          <w:szCs w:val="24"/>
          <w:lang w:val="en-ZA"/>
          <w14:ligatures w14:val="none"/>
        </w:rPr>
        <w:t>The Logic of Scientific Discovery</w:t>
      </w:r>
      <w:r w:rsidRPr="008D2B13">
        <w:rPr>
          <w:rFonts w:ascii="Arial" w:eastAsia="Calibri" w:hAnsi="Arial" w:cs="Arial"/>
          <w:color w:val="000000"/>
          <w:kern w:val="0"/>
          <w:sz w:val="24"/>
          <w:szCs w:val="24"/>
          <w:lang w:val="en-ZA"/>
          <w14:ligatures w14:val="none"/>
        </w:rPr>
        <w:t>. Hutchinson &amp; Co.</w:t>
      </w:r>
    </w:p>
    <w:p w14:paraId="1A0754E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Raj, A., &amp; Boehmer, U. (2013). Girl child marriage and its association with national rates of HIV, maternal health, and infant mortality across 97 countries. Violence against women, 19(4), 536-551.</w:t>
      </w:r>
    </w:p>
    <w:p w14:paraId="2650F2D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Ramulumo, M. R., &amp; Netshitangani, T. (2019). Teenage Pregnancy in South African Schools: Challenges Faced by School Management Teams. </w:t>
      </w:r>
      <w:r w:rsidRPr="008D2B13">
        <w:rPr>
          <w:rFonts w:ascii="Arial" w:eastAsia="Calibri" w:hAnsi="Arial" w:cs="Arial"/>
          <w:i/>
          <w:iCs/>
          <w:color w:val="000000"/>
          <w:kern w:val="0"/>
          <w:sz w:val="24"/>
          <w:szCs w:val="24"/>
          <w14:ligatures w14:val="none"/>
        </w:rPr>
        <w:t>Journal of Reviews on Global Economics</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8</w:t>
      </w:r>
      <w:r w:rsidRPr="008D2B13">
        <w:rPr>
          <w:rFonts w:ascii="Arial" w:eastAsia="Calibri" w:hAnsi="Arial" w:cs="Arial"/>
          <w:color w:val="000000"/>
          <w:kern w:val="0"/>
          <w:sz w:val="24"/>
          <w:szCs w:val="24"/>
          <w14:ligatures w14:val="none"/>
        </w:rPr>
        <w:t>, 1622–1629. https://doi.org/10.6000/1929-7092.2019.08.146</w:t>
      </w:r>
    </w:p>
    <w:p w14:paraId="0A81028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Richter, L., &amp; Mlambo, G. (2005). Targeting AIDS orphans and child-headed households? A perspective from national surveys in South Africa, 1995–2005. AIDS care, 17(sup1), 7-31.</w:t>
      </w:r>
    </w:p>
    <w:p w14:paraId="124B3935"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Riyanti, Salim, L. A., Heriteluna, M., &amp; Legawati. (2023). Development of pregnancy class with husband’s assistance on the outcome of teenage pregnancy. </w:t>
      </w:r>
      <w:r w:rsidRPr="008D2B13">
        <w:rPr>
          <w:rFonts w:ascii="Arial" w:eastAsia="Calibri" w:hAnsi="Arial" w:cs="Arial"/>
          <w:i/>
          <w:iCs/>
          <w:color w:val="000000"/>
          <w:kern w:val="0"/>
          <w:sz w:val="24"/>
          <w:szCs w:val="24"/>
          <w14:ligatures w14:val="none"/>
        </w:rPr>
        <w:t>Journal of Public Health Research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12</w:t>
      </w:r>
      <w:r w:rsidRPr="008D2B13">
        <w:rPr>
          <w:rFonts w:ascii="Arial" w:eastAsia="Calibri" w:hAnsi="Arial" w:cs="Arial"/>
          <w:color w:val="000000"/>
          <w:kern w:val="0"/>
          <w:sz w:val="24"/>
          <w:szCs w:val="24"/>
          <w14:ligatures w14:val="none"/>
        </w:rPr>
        <w:t>(3). https://doi.org/10.1177/22799036231197195</w:t>
      </w:r>
    </w:p>
    <w:p w14:paraId="6ADE6E4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Robson, C., &amp; McCartan, K. (2016). </w:t>
      </w:r>
      <w:r w:rsidRPr="008D2B13">
        <w:rPr>
          <w:rFonts w:ascii="Arial" w:eastAsia="Calibri" w:hAnsi="Arial" w:cs="Arial"/>
          <w:i/>
          <w:iCs/>
          <w:color w:val="000000"/>
          <w:kern w:val="0"/>
          <w:sz w:val="24"/>
          <w:szCs w:val="24"/>
          <w:lang w:val="en-ZA"/>
          <w14:ligatures w14:val="none"/>
        </w:rPr>
        <w:t>Real World Research</w:t>
      </w:r>
      <w:r w:rsidRPr="008D2B13">
        <w:rPr>
          <w:rFonts w:ascii="Arial" w:eastAsia="Calibri" w:hAnsi="Arial" w:cs="Arial"/>
          <w:color w:val="000000"/>
          <w:kern w:val="0"/>
          <w:sz w:val="24"/>
          <w:szCs w:val="24"/>
          <w:lang w:val="en-ZA"/>
          <w14:ligatures w14:val="none"/>
        </w:rPr>
        <w:t xml:space="preserve"> (4th ed.). Wiley.</w:t>
      </w:r>
    </w:p>
    <w:p w14:paraId="7238C92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Rodgers, B. L. (2008). Audit trail. Encyclopedia of qualitative research methods, 1, 12-13.</w:t>
      </w:r>
    </w:p>
    <w:p w14:paraId="078A65BE"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Rodgers, B. L., &amp; Cowles, K. V. (1993). The qualitative research audit trail: A complex collection of documentation. </w:t>
      </w:r>
      <w:r w:rsidRPr="008D2B13">
        <w:rPr>
          <w:rFonts w:ascii="Arial" w:eastAsia="Calibri" w:hAnsi="Arial" w:cs="Arial"/>
          <w:i/>
          <w:iCs/>
          <w:color w:val="000000"/>
          <w:kern w:val="0"/>
          <w:sz w:val="24"/>
          <w:szCs w:val="24"/>
          <w:lang w:val="en-ZA"/>
          <w14:ligatures w14:val="none"/>
        </w:rPr>
        <w:t>Research in Nursing &amp; Health</w:t>
      </w:r>
      <w:r w:rsidRPr="008D2B13">
        <w:rPr>
          <w:rFonts w:ascii="Arial" w:eastAsia="Calibri" w:hAnsi="Arial" w:cs="Arial"/>
          <w:color w:val="000000"/>
          <w:kern w:val="0"/>
          <w:sz w:val="24"/>
          <w:szCs w:val="24"/>
          <w:lang w:val="en-ZA"/>
          <w14:ligatures w14:val="none"/>
        </w:rPr>
        <w:t>, 16(3), 219-226.</w:t>
      </w:r>
    </w:p>
    <w:p w14:paraId="636DEBE2"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Saani, A. J. (2022). Determinants and Consequences of Teenage Pregnancy among Public Basic School Learners. </w:t>
      </w:r>
      <w:r w:rsidRPr="008D2B13">
        <w:rPr>
          <w:rFonts w:ascii="Arial" w:eastAsia="Calibri" w:hAnsi="Arial" w:cs="Arial"/>
          <w:i/>
          <w:iCs/>
          <w:color w:val="000000"/>
          <w:kern w:val="0"/>
          <w:sz w:val="24"/>
          <w:szCs w:val="24"/>
          <w14:ligatures w14:val="none"/>
        </w:rPr>
        <w:t>Asian Journal of Education and Social Studies</w:t>
      </w:r>
      <w:r w:rsidRPr="008D2B13">
        <w:rPr>
          <w:rFonts w:ascii="Arial" w:eastAsia="Calibri" w:hAnsi="Arial" w:cs="Arial"/>
          <w:color w:val="000000"/>
          <w:kern w:val="0"/>
          <w:sz w:val="24"/>
          <w:szCs w:val="24"/>
          <w14:ligatures w14:val="none"/>
        </w:rPr>
        <w:t>, 21–32. https://doi.org/10.9734/ajess/2022/v32i230765</w:t>
      </w:r>
    </w:p>
    <w:p w14:paraId="0AFF305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Santelli, J. S., Lindberg, L. D., Finer, L. B., &amp; Singh, S. (2008). Explaining recent declines in adolescent pregnancy in the United States: the contribution of abstinence and improved contraceptive use. American journal of public health, 98(1), 150-156.</w:t>
      </w:r>
    </w:p>
    <w:p w14:paraId="7AEE6161" w14:textId="77777777" w:rsidR="008D2B13" w:rsidRPr="008D2B13" w:rsidRDefault="008D2B13" w:rsidP="008D2B13">
      <w:pPr>
        <w:spacing w:line="240" w:lineRule="auto"/>
        <w:rPr>
          <w:rFonts w:ascii="Arial" w:eastAsia="Aptos" w:hAnsi="Arial" w:cs="Arial"/>
          <w:sz w:val="24"/>
          <w:szCs w:val="24"/>
        </w:rPr>
      </w:pPr>
      <w:r w:rsidRPr="008D2B13">
        <w:rPr>
          <w:rFonts w:ascii="Arial" w:eastAsia="Aptos" w:hAnsi="Arial" w:cs="Arial"/>
          <w:sz w:val="24"/>
          <w:szCs w:val="24"/>
        </w:rPr>
        <w:t xml:space="preserve">Saunders, M. N .K, Lewis, P .&amp; Thornhill, A . (2016) . </w:t>
      </w:r>
      <w:r w:rsidRPr="008D2B13">
        <w:rPr>
          <w:rFonts w:ascii="Arial" w:eastAsia="Aptos" w:hAnsi="Arial" w:cs="Arial"/>
          <w:i/>
          <w:iCs/>
          <w:sz w:val="24"/>
          <w:szCs w:val="24"/>
        </w:rPr>
        <w:t>Research Methods for business Students</w:t>
      </w:r>
      <w:r w:rsidRPr="008D2B13">
        <w:rPr>
          <w:rFonts w:ascii="Arial" w:eastAsia="Aptos" w:hAnsi="Arial" w:cs="Arial"/>
          <w:sz w:val="24"/>
          <w:szCs w:val="24"/>
        </w:rPr>
        <w:t xml:space="preserve"> (7</w:t>
      </w:r>
      <w:r w:rsidRPr="008D2B13">
        <w:rPr>
          <w:rFonts w:ascii="Arial" w:eastAsia="Aptos" w:hAnsi="Arial" w:cs="Arial"/>
          <w:sz w:val="24"/>
          <w:szCs w:val="24"/>
          <w:vertAlign w:val="superscript"/>
        </w:rPr>
        <w:t>th</w:t>
      </w:r>
      <w:r w:rsidRPr="008D2B13">
        <w:rPr>
          <w:rFonts w:ascii="Arial" w:eastAsia="Aptos" w:hAnsi="Arial" w:cs="Arial"/>
          <w:sz w:val="24"/>
          <w:szCs w:val="24"/>
        </w:rPr>
        <w:t xml:space="preserve"> Ed), Pearson, Harlow. </w:t>
      </w:r>
    </w:p>
    <w:p w14:paraId="261AB60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Saunders, M., Lewis, P., &amp; Thornhill, A. (2009). Research methods for business students (5th ed.). Pearson Education.</w:t>
      </w:r>
    </w:p>
    <w:p w14:paraId="69C62B0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Saunders, M., Lewis, P., &amp; Thornhill, A. (2019). </w:t>
      </w:r>
      <w:r w:rsidRPr="008D2B13">
        <w:rPr>
          <w:rFonts w:ascii="Arial" w:eastAsia="Calibri" w:hAnsi="Arial" w:cs="Arial"/>
          <w:i/>
          <w:iCs/>
          <w:color w:val="000000"/>
          <w:kern w:val="0"/>
          <w:sz w:val="24"/>
          <w:szCs w:val="24"/>
          <w:lang w:val="en-ZA"/>
          <w14:ligatures w14:val="none"/>
        </w:rPr>
        <w:t>Research Methods for Business Students</w:t>
      </w:r>
      <w:r w:rsidRPr="008D2B13">
        <w:rPr>
          <w:rFonts w:ascii="Arial" w:eastAsia="Calibri" w:hAnsi="Arial" w:cs="Arial"/>
          <w:color w:val="000000"/>
          <w:kern w:val="0"/>
          <w:sz w:val="24"/>
          <w:szCs w:val="24"/>
          <w:lang w:val="en-ZA"/>
          <w14:ligatures w14:val="none"/>
        </w:rPr>
        <w:t xml:space="preserve"> (8th ed.). Pearson Education.</w:t>
      </w:r>
    </w:p>
    <w:p w14:paraId="726E328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Schriver, B. (2015). </w:t>
      </w:r>
      <w:r w:rsidRPr="008D2B13">
        <w:rPr>
          <w:rFonts w:ascii="Arial" w:eastAsia="Calibri" w:hAnsi="Arial" w:cs="Arial"/>
          <w:i/>
          <w:iCs/>
          <w:color w:val="000000"/>
          <w:kern w:val="0"/>
          <w:sz w:val="24"/>
          <w:szCs w:val="24"/>
          <w:lang w:val="en-ZA"/>
          <w14:ligatures w14:val="none"/>
        </w:rPr>
        <w:t>Understanding the social stigma of teenage pregnancy</w:t>
      </w:r>
      <w:r w:rsidRPr="008D2B13">
        <w:rPr>
          <w:rFonts w:ascii="Arial" w:eastAsia="Calibri" w:hAnsi="Arial" w:cs="Arial"/>
          <w:color w:val="000000"/>
          <w:kern w:val="0"/>
          <w:sz w:val="24"/>
          <w:szCs w:val="24"/>
          <w:lang w:val="en-ZA"/>
          <w14:ligatures w14:val="none"/>
        </w:rPr>
        <w:t>. Journal of Health and Social Behavior, 56(4), 467-482.</w:t>
      </w:r>
    </w:p>
    <w:p w14:paraId="0895C768"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Schutz, A. (1967). </w:t>
      </w:r>
      <w:r w:rsidRPr="008D2B13">
        <w:rPr>
          <w:rFonts w:ascii="Arial" w:eastAsia="Calibri" w:hAnsi="Arial" w:cs="Arial"/>
          <w:i/>
          <w:iCs/>
          <w:color w:val="000000"/>
          <w:kern w:val="0"/>
          <w:sz w:val="24"/>
          <w:szCs w:val="24"/>
          <w:lang w:val="en-ZA"/>
          <w14:ligatures w14:val="none"/>
        </w:rPr>
        <w:t>The Phenomenology of the Social World</w:t>
      </w:r>
      <w:r w:rsidRPr="008D2B13">
        <w:rPr>
          <w:rFonts w:ascii="Arial" w:eastAsia="Calibri" w:hAnsi="Arial" w:cs="Arial"/>
          <w:color w:val="000000"/>
          <w:kern w:val="0"/>
          <w:sz w:val="24"/>
          <w:szCs w:val="24"/>
          <w:lang w:val="en-ZA"/>
          <w14:ligatures w14:val="none"/>
        </w:rPr>
        <w:t>. Northwestern University Press.</w:t>
      </w:r>
    </w:p>
    <w:p w14:paraId="750F8A3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Schwandt, T. A., Lincoln, Y. S., &amp; Guba, E. G. (2007). Judging interpretations: But is it rigorous? Trustworthiness and authenticity in naturalistic evaluation. New directions for evaluation, 2007(114), 11-25.</w:t>
      </w:r>
    </w:p>
    <w:p w14:paraId="70364AF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Selikow, T. A., Ahmed, N., Flisher, A. J., Mathews, C., &amp; Mukoma, W. (2002). I am not" umqwayito'': A qualitative study of peer pressure and sexual risk behavior among young adolescents in Cape Town, South Africa. Scandinavian Journal of Public Health, 30(2_suppl), 107-112.</w:t>
      </w:r>
    </w:p>
    <w:p w14:paraId="6DE7415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Sharma, S. C., Gupta, P., &amp; Gupta, R. (2020). A Comparative Analysis Of The Benefits Of Free Trade Agreements On Fdi, Between Developed Countries &amp; Developing Countries. </w:t>
      </w:r>
      <w:r w:rsidRPr="008D2B13">
        <w:rPr>
          <w:rFonts w:ascii="Arial" w:eastAsia="Calibri" w:hAnsi="Arial" w:cs="Arial"/>
          <w:i/>
          <w:iCs/>
          <w:color w:val="000000"/>
          <w:kern w:val="0"/>
          <w:sz w:val="24"/>
          <w:szCs w:val="24"/>
          <w14:ligatures w14:val="none"/>
        </w:rPr>
        <w:t>International Journal Of Management</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11</w:t>
      </w:r>
      <w:r w:rsidRPr="008D2B13">
        <w:rPr>
          <w:rFonts w:ascii="Arial" w:eastAsia="Calibri" w:hAnsi="Arial" w:cs="Arial"/>
          <w:color w:val="000000"/>
          <w:kern w:val="0"/>
          <w:sz w:val="24"/>
          <w:szCs w:val="24"/>
          <w14:ligatures w14:val="none"/>
        </w:rPr>
        <w:t>(12). https://doi.org/10.34218/ijm.11.12.2020.169</w:t>
      </w:r>
    </w:p>
    <w:p w14:paraId="5BC2B5C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Shezi, N. (2024). "Support Networks for Teenage Mothers," </w:t>
      </w:r>
      <w:r w:rsidRPr="008D2B13">
        <w:rPr>
          <w:rFonts w:ascii="Arial" w:eastAsia="Calibri" w:hAnsi="Arial" w:cs="Arial"/>
          <w:i/>
          <w:iCs/>
          <w:color w:val="000000"/>
          <w:kern w:val="0"/>
          <w:sz w:val="24"/>
          <w:szCs w:val="24"/>
          <w:lang w:val="en-ZA"/>
          <w14:ligatures w14:val="none"/>
        </w:rPr>
        <w:t>Health and Social Work Journal</w:t>
      </w:r>
      <w:r w:rsidRPr="008D2B13">
        <w:rPr>
          <w:rFonts w:ascii="Arial" w:eastAsia="Calibri" w:hAnsi="Arial" w:cs="Arial"/>
          <w:color w:val="000000"/>
          <w:kern w:val="0"/>
          <w:sz w:val="24"/>
          <w:szCs w:val="24"/>
          <w:lang w:val="en-ZA"/>
          <w14:ligatures w14:val="none"/>
        </w:rPr>
        <w:t>, 49(3), 335-350.</w:t>
      </w:r>
    </w:p>
    <w:p w14:paraId="57C50B14"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Sholihah, A. R., Widiasih, R., &amp; Solehati, T. (2021). Factors That Cause Teenage Pregnancy: Systematic Review. </w:t>
      </w:r>
      <w:r w:rsidRPr="008D2B13">
        <w:rPr>
          <w:rFonts w:ascii="Arial" w:eastAsia="Calibri" w:hAnsi="Arial" w:cs="Arial"/>
          <w:i/>
          <w:iCs/>
          <w:color w:val="000000"/>
          <w:kern w:val="0"/>
          <w:sz w:val="24"/>
          <w:szCs w:val="24"/>
          <w14:ligatures w14:val="none"/>
        </w:rPr>
        <w:t>Journal of Maternity Care and Reproductive Health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4</w:t>
      </w:r>
      <w:r w:rsidRPr="008D2B13">
        <w:rPr>
          <w:rFonts w:ascii="Arial" w:eastAsia="Calibri" w:hAnsi="Arial" w:cs="Arial"/>
          <w:color w:val="000000"/>
          <w:kern w:val="0"/>
          <w:sz w:val="24"/>
          <w:szCs w:val="24"/>
          <w14:ligatures w14:val="none"/>
        </w:rPr>
        <w:t>(1). https://doi.org/10.36780/jmcrh.v4i1.144</w:t>
      </w:r>
    </w:p>
    <w:p w14:paraId="3D46F268"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Sibusiso, M. (2023). Service delivery inaccessibility as a predictor of teenage pregnancy in South Africa. </w:t>
      </w:r>
      <w:r w:rsidRPr="008D2B13">
        <w:rPr>
          <w:rFonts w:ascii="Arial" w:eastAsia="Calibri" w:hAnsi="Arial" w:cs="Arial"/>
          <w:i/>
          <w:iCs/>
          <w:color w:val="000000"/>
          <w:kern w:val="0"/>
          <w:sz w:val="24"/>
          <w:szCs w:val="24"/>
          <w14:ligatures w14:val="none"/>
        </w:rPr>
        <w:t>African Health Sciences</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23</w:t>
      </w:r>
      <w:r w:rsidRPr="008D2B13">
        <w:rPr>
          <w:rFonts w:ascii="Arial" w:eastAsia="Calibri" w:hAnsi="Arial" w:cs="Arial"/>
          <w:color w:val="000000"/>
          <w:kern w:val="0"/>
          <w:sz w:val="24"/>
          <w:szCs w:val="24"/>
          <w14:ligatures w14:val="none"/>
        </w:rPr>
        <w:t>(3). https://doi.org/10.4314/ahs.v23i3.9</w:t>
      </w:r>
    </w:p>
    <w:p w14:paraId="65CE4816"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Silverman, D. (2016). Qualitative research. Sage.</w:t>
      </w:r>
    </w:p>
    <w:p w14:paraId="35B058B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Smith, J. &amp; Andrews, H. (2023). "Challenges and Supports for Teenage Mothers in Education," </w:t>
      </w:r>
      <w:r w:rsidRPr="008D2B13">
        <w:rPr>
          <w:rFonts w:ascii="Arial" w:eastAsia="Calibri" w:hAnsi="Arial" w:cs="Arial"/>
          <w:i/>
          <w:iCs/>
          <w:color w:val="000000"/>
          <w:kern w:val="0"/>
          <w:sz w:val="24"/>
          <w:szCs w:val="24"/>
          <w:lang w:val="en-ZA"/>
          <w14:ligatures w14:val="none"/>
        </w:rPr>
        <w:t>Journal of Social Issues</w:t>
      </w:r>
      <w:r w:rsidRPr="008D2B13">
        <w:rPr>
          <w:rFonts w:ascii="Arial" w:eastAsia="Calibri" w:hAnsi="Arial" w:cs="Arial"/>
          <w:color w:val="000000"/>
          <w:kern w:val="0"/>
          <w:sz w:val="24"/>
          <w:szCs w:val="24"/>
          <w:lang w:val="en-ZA"/>
          <w14:ligatures w14:val="none"/>
        </w:rPr>
        <w:t>, 79(1), 112-134.</w:t>
      </w:r>
    </w:p>
    <w:p w14:paraId="4947834C"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Smith, L. T. (2012). Decolonizing methodologies: Research and indigenous peoples. Zed Books Ltd.</w:t>
      </w:r>
    </w:p>
    <w:p w14:paraId="5784E44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Stebbins, R. A. (2001). </w:t>
      </w:r>
      <w:r w:rsidRPr="008D2B13">
        <w:rPr>
          <w:rFonts w:ascii="Arial" w:eastAsia="Calibri" w:hAnsi="Arial" w:cs="Arial"/>
          <w:i/>
          <w:iCs/>
          <w:color w:val="000000"/>
          <w:kern w:val="0"/>
          <w:sz w:val="24"/>
          <w:szCs w:val="24"/>
          <w:lang w:val="en-ZA"/>
          <w14:ligatures w14:val="none"/>
        </w:rPr>
        <w:t>Exploratory Research in the Social Sciences</w:t>
      </w:r>
      <w:r w:rsidRPr="008D2B13">
        <w:rPr>
          <w:rFonts w:ascii="Arial" w:eastAsia="Calibri" w:hAnsi="Arial" w:cs="Arial"/>
          <w:color w:val="000000"/>
          <w:kern w:val="0"/>
          <w:sz w:val="24"/>
          <w:szCs w:val="24"/>
          <w:lang w:val="en-ZA"/>
          <w14:ligatures w14:val="none"/>
        </w:rPr>
        <w:t>. SAGE Publications.</w:t>
      </w:r>
    </w:p>
    <w:p w14:paraId="2035962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Stebbins, R. A. (2001). Exploratory research in the social sciences. Sage.</w:t>
      </w:r>
    </w:p>
    <w:p w14:paraId="42CE8919"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Swartz, S., &amp; Bhana, A. (2009). Teenage Tata: Voices of Young Fathers in South Africa. Cape Town: HSRC Press.</w:t>
      </w:r>
    </w:p>
    <w:p w14:paraId="086E54A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Taylor, E. (2023). "Stigma and Teenage Pregnancy: A Review of Community Attitudes," </w:t>
      </w:r>
      <w:r w:rsidRPr="008D2B13">
        <w:rPr>
          <w:rFonts w:ascii="Arial" w:eastAsia="Calibri" w:hAnsi="Arial" w:cs="Arial"/>
          <w:i/>
          <w:iCs/>
          <w:color w:val="000000"/>
          <w:kern w:val="0"/>
          <w:sz w:val="24"/>
          <w:szCs w:val="24"/>
          <w:lang w:val="en-ZA"/>
          <w14:ligatures w14:val="none"/>
        </w:rPr>
        <w:t>Public Health</w:t>
      </w:r>
      <w:r w:rsidRPr="008D2B13">
        <w:rPr>
          <w:rFonts w:ascii="Arial" w:eastAsia="Calibri" w:hAnsi="Arial" w:cs="Arial"/>
          <w:color w:val="000000"/>
          <w:kern w:val="0"/>
          <w:sz w:val="24"/>
          <w:szCs w:val="24"/>
          <w:lang w:val="en-ZA"/>
          <w14:ligatures w14:val="none"/>
        </w:rPr>
        <w:t>, 187, 20-28.</w:t>
      </w:r>
    </w:p>
    <w:p w14:paraId="0BB1887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Tebeu, P. M., Fomulu, J. N., Khaddaj, S., de Bernis, L., Delvaux, T., &amp; Rochat, C. H. (2012). Risk factors for obstetric fistula: a clinical review. International urogynecology journal, 23(4), 387-394.</w:t>
      </w:r>
    </w:p>
    <w:p w14:paraId="34CC3CBB"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Teddlie, C., &amp; Yu, F. (2007). Mixed Methods Sampling: A Typology With Examples. </w:t>
      </w:r>
      <w:r w:rsidRPr="008D2B13">
        <w:rPr>
          <w:rFonts w:ascii="Arial" w:eastAsia="Calibri" w:hAnsi="Arial" w:cs="Arial"/>
          <w:i/>
          <w:iCs/>
          <w:color w:val="000000"/>
          <w:kern w:val="0"/>
          <w:sz w:val="24"/>
          <w:szCs w:val="24"/>
          <w:lang w:val="en-ZA"/>
          <w14:ligatures w14:val="none"/>
        </w:rPr>
        <w:t>Journal of Mixed Methods Research</w:t>
      </w:r>
      <w:r w:rsidRPr="008D2B13">
        <w:rPr>
          <w:rFonts w:ascii="Arial" w:eastAsia="Calibri" w:hAnsi="Arial" w:cs="Arial"/>
          <w:color w:val="000000"/>
          <w:kern w:val="0"/>
          <w:sz w:val="24"/>
          <w:szCs w:val="24"/>
          <w:lang w:val="en-ZA"/>
          <w14:ligatures w14:val="none"/>
        </w:rPr>
        <w:t>, 1(1), 77-100.</w:t>
      </w:r>
    </w:p>
    <w:p w14:paraId="1A42981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07D09E9E"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Thawal, Y., Patvekar, M. M., Jain, S., Kolate, D. S., Katakdhond, S., &amp; Medam, S. (2021). Teenage Pregnancy – Analyse The Determinants And Sociodemographic Factors. </w:t>
      </w:r>
      <w:r w:rsidRPr="008D2B13">
        <w:rPr>
          <w:rFonts w:ascii="Arial" w:eastAsia="Calibri" w:hAnsi="Arial" w:cs="Arial"/>
          <w:i/>
          <w:iCs/>
          <w:color w:val="000000"/>
          <w:kern w:val="0"/>
          <w:sz w:val="24"/>
          <w:szCs w:val="24"/>
          <w14:ligatures w14:val="none"/>
        </w:rPr>
        <w:t>International Journal Of Scientific Research</w:t>
      </w:r>
      <w:r w:rsidRPr="008D2B13">
        <w:rPr>
          <w:rFonts w:ascii="Arial" w:eastAsia="Calibri" w:hAnsi="Arial" w:cs="Arial"/>
          <w:color w:val="000000"/>
          <w:kern w:val="0"/>
          <w:sz w:val="24"/>
          <w:szCs w:val="24"/>
          <w14:ligatures w14:val="none"/>
        </w:rPr>
        <w:t>, 54–56. https://doi.org/10.36106/1601797</w:t>
      </w:r>
    </w:p>
    <w:p w14:paraId="6961D017"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Thawal, Y., Patvekar, M. M., Suryarao, P., Kolate, D. S., Jain, S., &amp; Khemchandani, K. (2021). To Study The Consequences Of Teenage Pregnancy- Maternal And Perinatal Outcome In Tertiary Care Center. </w:t>
      </w:r>
      <w:r w:rsidRPr="008D2B13">
        <w:rPr>
          <w:rFonts w:ascii="Arial" w:eastAsia="Calibri" w:hAnsi="Arial" w:cs="Arial"/>
          <w:i/>
          <w:iCs/>
          <w:color w:val="000000"/>
          <w:kern w:val="0"/>
          <w:sz w:val="24"/>
          <w:szCs w:val="24"/>
          <w14:ligatures w14:val="none"/>
        </w:rPr>
        <w:t>Indian Journal Of Applied Research</w:t>
      </w:r>
      <w:r w:rsidRPr="008D2B13">
        <w:rPr>
          <w:rFonts w:ascii="Arial" w:eastAsia="Calibri" w:hAnsi="Arial" w:cs="Arial"/>
          <w:color w:val="000000"/>
          <w:kern w:val="0"/>
          <w:sz w:val="24"/>
          <w:szCs w:val="24"/>
          <w14:ligatures w14:val="none"/>
        </w:rPr>
        <w:t>, 22–25. https://doi.org/10.36106/5100956</w:t>
      </w:r>
    </w:p>
    <w:p w14:paraId="6878E12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The Data Protection Act (DPA). (2018).</w:t>
      </w:r>
    </w:p>
    <w:p w14:paraId="0061F34E"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Thomas, A. T. (2019). Teenage Pregnancy and Long-Acting Contraception. </w:t>
      </w:r>
      <w:r w:rsidRPr="008D2B13">
        <w:rPr>
          <w:rFonts w:ascii="Arial" w:eastAsia="Calibri" w:hAnsi="Arial" w:cs="Arial"/>
          <w:i/>
          <w:iCs/>
          <w:color w:val="000000"/>
          <w:kern w:val="0"/>
          <w:sz w:val="24"/>
          <w:szCs w:val="24"/>
          <w14:ligatures w14:val="none"/>
        </w:rPr>
        <w:t>Journal of Adolescent Health</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65</w:t>
      </w:r>
      <w:r w:rsidRPr="008D2B13">
        <w:rPr>
          <w:rFonts w:ascii="Arial" w:eastAsia="Calibri" w:hAnsi="Arial" w:cs="Arial"/>
          <w:color w:val="000000"/>
          <w:kern w:val="0"/>
          <w:sz w:val="24"/>
          <w:szCs w:val="24"/>
          <w14:ligatures w14:val="none"/>
        </w:rPr>
        <w:t>(4), 438–439. https://doi.org/10.1016/j.jadohealth.2019.07.015</w:t>
      </w:r>
    </w:p>
    <w:p w14:paraId="48BFA6E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Thomas, R. (2024). "Community Support Systems and Their Impact on Adolescent Mothers," </w:t>
      </w:r>
      <w:r w:rsidRPr="008D2B13">
        <w:rPr>
          <w:rFonts w:ascii="Arial" w:eastAsia="Calibri" w:hAnsi="Arial" w:cs="Arial"/>
          <w:i/>
          <w:iCs/>
          <w:color w:val="000000"/>
          <w:kern w:val="0"/>
          <w:sz w:val="24"/>
          <w:szCs w:val="24"/>
          <w:lang w:val="en-ZA"/>
          <w14:ligatures w14:val="none"/>
        </w:rPr>
        <w:t>Community Health Journal</w:t>
      </w:r>
      <w:r w:rsidRPr="008D2B13">
        <w:rPr>
          <w:rFonts w:ascii="Arial" w:eastAsia="Calibri" w:hAnsi="Arial" w:cs="Arial"/>
          <w:color w:val="000000"/>
          <w:kern w:val="0"/>
          <w:sz w:val="24"/>
          <w:szCs w:val="24"/>
          <w:lang w:val="en-ZA"/>
          <w14:ligatures w14:val="none"/>
        </w:rPr>
        <w:t>, 45(1), 134-150.</w:t>
      </w:r>
    </w:p>
    <w:p w14:paraId="7B7345F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Thompson, R. &amp; Jenkins, J. (2021). </w:t>
      </w:r>
      <w:r w:rsidRPr="008D2B13">
        <w:rPr>
          <w:rFonts w:ascii="Arial" w:eastAsia="Calibri" w:hAnsi="Arial" w:cs="Arial"/>
          <w:i/>
          <w:iCs/>
          <w:color w:val="000000"/>
          <w:kern w:val="0"/>
          <w:sz w:val="24"/>
          <w:szCs w:val="24"/>
          <w:lang w:val="en-ZA"/>
          <w14:ligatures w14:val="none"/>
        </w:rPr>
        <w:t>Impact of Teenage Pregnancy on Economic Outcomes in a South African Township</w:t>
      </w:r>
      <w:r w:rsidRPr="008D2B13">
        <w:rPr>
          <w:rFonts w:ascii="Arial" w:eastAsia="Calibri" w:hAnsi="Arial" w:cs="Arial"/>
          <w:color w:val="000000"/>
          <w:kern w:val="0"/>
          <w:sz w:val="24"/>
          <w:szCs w:val="24"/>
          <w:lang w:val="en-ZA"/>
          <w14:ligatures w14:val="none"/>
        </w:rPr>
        <w:t>. Social Economics Journal, 34(3), 289-305.</w:t>
      </w:r>
    </w:p>
    <w:p w14:paraId="104FC64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Tongco, M. D. C. (2007). Purposive sampling as a tool for informant selection. Ethnobotany Research and Applications, 5, 147-158.</w:t>
      </w:r>
    </w:p>
    <w:p w14:paraId="5F75AE5D"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Walters, L. M., &amp; Brown, K. (2023). "Support Systems and Their Impact on Educational Attainment for Teenage Mothers" in </w:t>
      </w:r>
      <w:r w:rsidRPr="008D2B13">
        <w:rPr>
          <w:rFonts w:ascii="Arial" w:eastAsia="Calibri" w:hAnsi="Arial" w:cs="Arial"/>
          <w:i/>
          <w:iCs/>
          <w:color w:val="000000"/>
          <w:kern w:val="0"/>
          <w:sz w:val="24"/>
          <w:szCs w:val="24"/>
          <w:lang w:val="en-ZA"/>
          <w14:ligatures w14:val="none"/>
        </w:rPr>
        <w:t>Educational Research Review</w:t>
      </w:r>
      <w:r w:rsidRPr="008D2B13">
        <w:rPr>
          <w:rFonts w:ascii="Arial" w:eastAsia="Calibri" w:hAnsi="Arial" w:cs="Arial"/>
          <w:color w:val="000000"/>
          <w:kern w:val="0"/>
          <w:sz w:val="24"/>
          <w:szCs w:val="24"/>
          <w:lang w:val="en-ZA"/>
          <w14:ligatures w14:val="none"/>
        </w:rPr>
        <w:t>, 19(1), 112-130.</w:t>
      </w:r>
    </w:p>
    <w:p w14:paraId="40AEFE3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Weber, M. (1949). </w:t>
      </w:r>
      <w:r w:rsidRPr="008D2B13">
        <w:rPr>
          <w:rFonts w:ascii="Arial" w:eastAsia="Calibri" w:hAnsi="Arial" w:cs="Arial"/>
          <w:i/>
          <w:iCs/>
          <w:color w:val="000000"/>
          <w:kern w:val="0"/>
          <w:sz w:val="24"/>
          <w:szCs w:val="24"/>
          <w:lang w:val="en-ZA"/>
          <w14:ligatures w14:val="none"/>
        </w:rPr>
        <w:t>The Methodology of the Social Sciences</w:t>
      </w:r>
      <w:r w:rsidRPr="008D2B13">
        <w:rPr>
          <w:rFonts w:ascii="Arial" w:eastAsia="Calibri" w:hAnsi="Arial" w:cs="Arial"/>
          <w:color w:val="000000"/>
          <w:kern w:val="0"/>
          <w:sz w:val="24"/>
          <w:szCs w:val="24"/>
          <w:lang w:val="en-ZA"/>
          <w14:ligatures w14:val="none"/>
        </w:rPr>
        <w:t>. Free Press.</w:t>
      </w:r>
    </w:p>
    <w:p w14:paraId="145AD14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Were, M., Balira, R.., Todd, J., Mahande, M. J., Kiondo, P., &amp; Hanson, C. (2015). Trends in perinatal health indicators in rural Tanzania from 1995 to 2010. International journal of gynaecology and obstetrics, 129(1), 62-66.</w:t>
      </w:r>
    </w:p>
    <w:p w14:paraId="7B1A859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Willan, S. (2013). A review of teenage pregnancy in South Africa. Partners in Sexual Health.</w:t>
      </w:r>
    </w:p>
    <w:p w14:paraId="438345D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Williams, H. (2024). "Policy Interventions to Support Teen Mothers in Education," </w:t>
      </w:r>
      <w:r w:rsidRPr="008D2B13">
        <w:rPr>
          <w:rFonts w:ascii="Arial" w:eastAsia="Calibri" w:hAnsi="Arial" w:cs="Arial"/>
          <w:i/>
          <w:iCs/>
          <w:color w:val="000000"/>
          <w:kern w:val="0"/>
          <w:sz w:val="24"/>
          <w:szCs w:val="24"/>
          <w:lang w:val="en-ZA"/>
          <w14:ligatures w14:val="none"/>
        </w:rPr>
        <w:t>Educational Policy</w:t>
      </w:r>
      <w:r w:rsidRPr="008D2B13">
        <w:rPr>
          <w:rFonts w:ascii="Arial" w:eastAsia="Calibri" w:hAnsi="Arial" w:cs="Arial"/>
          <w:color w:val="000000"/>
          <w:kern w:val="0"/>
          <w:sz w:val="24"/>
          <w:szCs w:val="24"/>
          <w:lang w:val="en-ZA"/>
          <w14:ligatures w14:val="none"/>
        </w:rPr>
        <w:t>, 38(4), 749-764.</w:t>
      </w:r>
    </w:p>
    <w:p w14:paraId="1E1C646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Woog, V., &amp; Kågesten, A. (2017). The Sexual and Reproductive Health Needs of Very Young Adolescents Aged 10–14 in Developing Countries: What Does the Evidence Show? Guttmacher Institute.</w:t>
      </w:r>
    </w:p>
    <w:p w14:paraId="424404C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World Bank. (2018). Teenage Mothers and Mothers-to-Be in South Africa: What We Know and What We Need to Know. Washington, DC: World Bank.</w:t>
      </w:r>
    </w:p>
    <w:p w14:paraId="467825D4" w14:textId="77777777" w:rsidR="008D2B13" w:rsidRPr="008D2B13" w:rsidRDefault="008D2B13" w:rsidP="008D2B13">
      <w:pPr>
        <w:spacing w:line="240" w:lineRule="auto"/>
        <w:jc w:val="both"/>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 xml:space="preserve">Wulandari, R. D., Laksono, A. D., &amp; Matahari, R. (2023). Teenage Pregnancy in Rural Indonesia: Does Education Level Have a Role? </w:t>
      </w:r>
      <w:r w:rsidRPr="008D2B13">
        <w:rPr>
          <w:rFonts w:ascii="Arial" w:eastAsia="Calibri" w:hAnsi="Arial" w:cs="Arial"/>
          <w:i/>
          <w:iCs/>
          <w:color w:val="000000"/>
          <w:kern w:val="0"/>
          <w:sz w:val="24"/>
          <w:szCs w:val="24"/>
          <w14:ligatures w14:val="none"/>
        </w:rPr>
        <w:t>Jurnal Promkes</w:t>
      </w:r>
      <w:r w:rsidRPr="008D2B13">
        <w:rPr>
          <w:rFonts w:ascii="Arial" w:eastAsia="Calibri" w:hAnsi="Arial" w:cs="Arial"/>
          <w:color w:val="000000"/>
          <w:kern w:val="0"/>
          <w:sz w:val="24"/>
          <w:szCs w:val="24"/>
          <w14:ligatures w14:val="none"/>
        </w:rPr>
        <w:t xml:space="preserve">, </w:t>
      </w:r>
      <w:r w:rsidRPr="008D2B13">
        <w:rPr>
          <w:rFonts w:ascii="Arial" w:eastAsia="Calibri" w:hAnsi="Arial" w:cs="Arial"/>
          <w:i/>
          <w:iCs/>
          <w:color w:val="000000"/>
          <w:kern w:val="0"/>
          <w:sz w:val="24"/>
          <w:szCs w:val="24"/>
          <w14:ligatures w14:val="none"/>
        </w:rPr>
        <w:t>11</w:t>
      </w:r>
      <w:r w:rsidRPr="008D2B13">
        <w:rPr>
          <w:rFonts w:ascii="Arial" w:eastAsia="Calibri" w:hAnsi="Arial" w:cs="Arial"/>
          <w:color w:val="000000"/>
          <w:kern w:val="0"/>
          <w:sz w:val="24"/>
          <w:szCs w:val="24"/>
          <w14:ligatures w14:val="none"/>
        </w:rPr>
        <w:t>(1), 101–108. https://doi.org/10.20473/jpk.v11.i1.2023.101-108</w:t>
      </w:r>
    </w:p>
    <w:p w14:paraId="0A50003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Yin, R. K. (2014). Case study research design and methods (5th ed.). Sage.</w:t>
      </w:r>
    </w:p>
    <w:p w14:paraId="3A245143"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Yin, R. K. (2018). </w:t>
      </w:r>
      <w:r w:rsidRPr="008D2B13">
        <w:rPr>
          <w:rFonts w:ascii="Arial" w:eastAsia="Calibri" w:hAnsi="Arial" w:cs="Arial"/>
          <w:i/>
          <w:iCs/>
          <w:color w:val="000000"/>
          <w:kern w:val="0"/>
          <w:sz w:val="24"/>
          <w:szCs w:val="24"/>
          <w:lang w:val="en-ZA"/>
          <w14:ligatures w14:val="none"/>
        </w:rPr>
        <w:t>Case Study Research and Applications: Design and Methods</w:t>
      </w:r>
      <w:r w:rsidRPr="008D2B13">
        <w:rPr>
          <w:rFonts w:ascii="Arial" w:eastAsia="Calibri" w:hAnsi="Arial" w:cs="Arial"/>
          <w:color w:val="000000"/>
          <w:kern w:val="0"/>
          <w:sz w:val="24"/>
          <w:szCs w:val="24"/>
          <w:lang w:val="en-ZA"/>
          <w14:ligatures w14:val="none"/>
        </w:rPr>
        <w:t xml:space="preserve"> (6th ed.). SAGE Publications.</w:t>
      </w:r>
    </w:p>
    <w:p w14:paraId="1E4E3BAD"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 xml:space="preserve">Zungu, Z. (2024). "Changing Perceptions of Teenage Pregnancy," </w:t>
      </w:r>
      <w:r w:rsidRPr="008D2B13">
        <w:rPr>
          <w:rFonts w:ascii="Arial" w:eastAsia="Calibri" w:hAnsi="Arial" w:cs="Arial"/>
          <w:i/>
          <w:iCs/>
          <w:color w:val="000000"/>
          <w:kern w:val="0"/>
          <w:sz w:val="24"/>
          <w:szCs w:val="24"/>
          <w:lang w:val="en-ZA"/>
          <w14:ligatures w14:val="none"/>
        </w:rPr>
        <w:t>Community Health Journal</w:t>
      </w:r>
      <w:r w:rsidRPr="008D2B13">
        <w:rPr>
          <w:rFonts w:ascii="Arial" w:eastAsia="Calibri" w:hAnsi="Arial" w:cs="Arial"/>
          <w:color w:val="000000"/>
          <w:kern w:val="0"/>
          <w:sz w:val="24"/>
          <w:szCs w:val="24"/>
          <w:lang w:val="en-ZA"/>
          <w14:ligatures w14:val="none"/>
        </w:rPr>
        <w:t>, 40(2), 112-129.</w:t>
      </w:r>
    </w:p>
    <w:p w14:paraId="3A542880"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49A2895F" w14:textId="77777777" w:rsidR="008D2B13" w:rsidRPr="008D2B13" w:rsidRDefault="008D2B13" w:rsidP="008D2B13">
      <w:pPr>
        <w:spacing w:line="254" w:lineRule="auto"/>
        <w:ind w:left="6480" w:firstLine="720"/>
        <w:rPr>
          <w:rFonts w:ascii="Arial" w:eastAsia="Aptos" w:hAnsi="Arial" w:cs="Arial"/>
          <w:sz w:val="24"/>
          <w:szCs w:val="24"/>
        </w:rPr>
      </w:pPr>
    </w:p>
    <w:p w14:paraId="7B7CD74D" w14:textId="77777777" w:rsidR="008D2B13" w:rsidRPr="008D2B13" w:rsidRDefault="008D2B13" w:rsidP="008D2B13">
      <w:pPr>
        <w:spacing w:line="254" w:lineRule="auto"/>
        <w:rPr>
          <w:rFonts w:ascii="Arial" w:eastAsia="Aptos" w:hAnsi="Arial" w:cs="Arial"/>
          <w:sz w:val="24"/>
          <w:szCs w:val="24"/>
        </w:rPr>
      </w:pPr>
    </w:p>
    <w:p w14:paraId="7F5CA459" w14:textId="77777777" w:rsidR="008D2B13" w:rsidRPr="008D2B13" w:rsidRDefault="008D2B13" w:rsidP="008D2B13">
      <w:pPr>
        <w:spacing w:line="254" w:lineRule="auto"/>
        <w:rPr>
          <w:rFonts w:ascii="Arial" w:eastAsia="Aptos" w:hAnsi="Arial" w:cs="Arial"/>
          <w:sz w:val="24"/>
          <w:szCs w:val="24"/>
        </w:rPr>
      </w:pPr>
    </w:p>
    <w:p w14:paraId="2019E272" w14:textId="77777777" w:rsidR="008D2B13" w:rsidRPr="008D2B13" w:rsidRDefault="008D2B13" w:rsidP="008D2B13">
      <w:pPr>
        <w:spacing w:line="254" w:lineRule="auto"/>
        <w:ind w:left="6480" w:firstLine="720"/>
        <w:rPr>
          <w:rFonts w:ascii="Arial" w:eastAsia="Aptos" w:hAnsi="Arial" w:cs="Arial"/>
          <w:sz w:val="24"/>
          <w:szCs w:val="24"/>
        </w:rPr>
      </w:pPr>
    </w:p>
    <w:p w14:paraId="1C10E97C" w14:textId="77777777" w:rsidR="008D2B13" w:rsidRPr="008D2B13" w:rsidRDefault="008D2B13" w:rsidP="008D2B13">
      <w:pPr>
        <w:spacing w:line="254" w:lineRule="auto"/>
        <w:ind w:left="6480" w:firstLine="720"/>
        <w:rPr>
          <w:rFonts w:ascii="Arial" w:eastAsia="Aptos" w:hAnsi="Arial" w:cs="Arial"/>
          <w:sz w:val="24"/>
          <w:szCs w:val="24"/>
        </w:rPr>
      </w:pPr>
    </w:p>
    <w:p w14:paraId="4FDA0B1E" w14:textId="77777777" w:rsidR="008D2B13" w:rsidRPr="008D2B13" w:rsidRDefault="008D2B13" w:rsidP="008D2B13">
      <w:pPr>
        <w:spacing w:line="254" w:lineRule="auto"/>
        <w:ind w:left="6480" w:firstLine="720"/>
        <w:rPr>
          <w:rFonts w:ascii="Arial" w:eastAsia="Aptos" w:hAnsi="Arial" w:cs="Arial"/>
          <w:sz w:val="24"/>
          <w:szCs w:val="24"/>
        </w:rPr>
      </w:pPr>
    </w:p>
    <w:p w14:paraId="7AE96C44" w14:textId="77777777" w:rsidR="008D2B13" w:rsidRPr="008D2B13" w:rsidRDefault="008D2B13" w:rsidP="008D2B13">
      <w:pPr>
        <w:spacing w:line="254" w:lineRule="auto"/>
        <w:ind w:left="6480" w:firstLine="720"/>
        <w:rPr>
          <w:rFonts w:ascii="Arial" w:eastAsia="Aptos" w:hAnsi="Arial" w:cs="Arial"/>
          <w:sz w:val="24"/>
          <w:szCs w:val="24"/>
        </w:rPr>
      </w:pPr>
    </w:p>
    <w:p w14:paraId="67EB5BE5" w14:textId="77777777" w:rsidR="008D2B13" w:rsidRPr="008D2B13" w:rsidRDefault="008D2B13" w:rsidP="008D2B13">
      <w:pPr>
        <w:spacing w:line="254" w:lineRule="auto"/>
        <w:ind w:left="6480" w:firstLine="720"/>
        <w:rPr>
          <w:rFonts w:ascii="Arial" w:eastAsia="Aptos" w:hAnsi="Arial" w:cs="Arial"/>
          <w:sz w:val="24"/>
          <w:szCs w:val="24"/>
        </w:rPr>
      </w:pPr>
    </w:p>
    <w:p w14:paraId="4B314F4F" w14:textId="77777777" w:rsidR="008D2B13" w:rsidRPr="008D2B13" w:rsidRDefault="008D2B13" w:rsidP="008D2B13">
      <w:pPr>
        <w:spacing w:line="254" w:lineRule="auto"/>
        <w:rPr>
          <w:rFonts w:ascii="Arial" w:eastAsia="Aptos" w:hAnsi="Arial" w:cs="Arial"/>
          <w:sz w:val="24"/>
          <w:szCs w:val="24"/>
        </w:rPr>
      </w:pPr>
    </w:p>
    <w:p w14:paraId="3DBC71DA" w14:textId="77777777" w:rsidR="008D2B13" w:rsidRPr="008D2B13" w:rsidRDefault="008D2B13" w:rsidP="008D2B13">
      <w:pPr>
        <w:spacing w:line="254" w:lineRule="auto"/>
        <w:rPr>
          <w:rFonts w:ascii="Arial" w:eastAsia="Aptos" w:hAnsi="Arial" w:cs="Arial"/>
          <w:sz w:val="24"/>
          <w:szCs w:val="24"/>
        </w:rPr>
      </w:pPr>
    </w:p>
    <w:p w14:paraId="01687E1C" w14:textId="77777777" w:rsidR="008D2B13" w:rsidRPr="008D2B13" w:rsidRDefault="008D2B13" w:rsidP="008D2B13">
      <w:pPr>
        <w:spacing w:line="254" w:lineRule="auto"/>
        <w:rPr>
          <w:rFonts w:ascii="Arial" w:eastAsia="Aptos" w:hAnsi="Arial" w:cs="Arial"/>
          <w:sz w:val="24"/>
          <w:szCs w:val="24"/>
        </w:rPr>
      </w:pPr>
    </w:p>
    <w:p w14:paraId="20BA9758" w14:textId="77777777" w:rsidR="008D2B13" w:rsidRPr="008D2B13" w:rsidRDefault="008D2B13" w:rsidP="008D2B13">
      <w:pPr>
        <w:spacing w:line="254" w:lineRule="auto"/>
        <w:rPr>
          <w:rFonts w:ascii="Arial" w:eastAsia="Aptos" w:hAnsi="Arial" w:cs="Arial"/>
          <w:sz w:val="24"/>
          <w:szCs w:val="24"/>
        </w:rPr>
      </w:pPr>
    </w:p>
    <w:p w14:paraId="314CD407" w14:textId="77777777" w:rsidR="008D2B13" w:rsidRPr="008D2B13" w:rsidRDefault="008D2B13" w:rsidP="008D2B13">
      <w:pPr>
        <w:spacing w:line="254" w:lineRule="auto"/>
        <w:rPr>
          <w:rFonts w:ascii="Arial" w:eastAsia="Aptos" w:hAnsi="Arial" w:cs="Arial"/>
          <w:sz w:val="24"/>
          <w:szCs w:val="24"/>
        </w:rPr>
      </w:pPr>
    </w:p>
    <w:p w14:paraId="6B6ED357" w14:textId="77777777" w:rsidR="008D2B13" w:rsidRPr="008D2B13" w:rsidRDefault="008D2B13" w:rsidP="008D2B13">
      <w:pPr>
        <w:spacing w:line="254" w:lineRule="auto"/>
        <w:rPr>
          <w:rFonts w:ascii="Arial" w:eastAsia="Aptos" w:hAnsi="Arial" w:cs="Arial"/>
          <w:sz w:val="24"/>
          <w:szCs w:val="24"/>
        </w:rPr>
      </w:pPr>
    </w:p>
    <w:p w14:paraId="15AE9B0B" w14:textId="77777777" w:rsidR="008D2B13" w:rsidRPr="008D2B13" w:rsidRDefault="008D2B13" w:rsidP="008D2B13">
      <w:pPr>
        <w:spacing w:line="254" w:lineRule="auto"/>
        <w:rPr>
          <w:rFonts w:ascii="Arial" w:eastAsia="Aptos" w:hAnsi="Arial" w:cs="Arial"/>
          <w:sz w:val="24"/>
          <w:szCs w:val="24"/>
        </w:rPr>
      </w:pPr>
    </w:p>
    <w:p w14:paraId="667EBC8D" w14:textId="77777777" w:rsidR="008D2B13" w:rsidRPr="008D2B13" w:rsidRDefault="008D2B13" w:rsidP="008D2B13">
      <w:pPr>
        <w:spacing w:line="254" w:lineRule="auto"/>
        <w:rPr>
          <w:rFonts w:ascii="Arial" w:eastAsia="Aptos" w:hAnsi="Arial" w:cs="Arial"/>
          <w:sz w:val="24"/>
          <w:szCs w:val="24"/>
        </w:rPr>
      </w:pPr>
    </w:p>
    <w:p w14:paraId="271458F9" w14:textId="77777777" w:rsidR="008D2B13" w:rsidRPr="008D2B13" w:rsidRDefault="008D2B13" w:rsidP="008D2B13">
      <w:pPr>
        <w:spacing w:line="254" w:lineRule="auto"/>
        <w:rPr>
          <w:rFonts w:ascii="Arial" w:eastAsia="Aptos" w:hAnsi="Arial" w:cs="Arial"/>
          <w:sz w:val="24"/>
          <w:szCs w:val="24"/>
        </w:rPr>
      </w:pPr>
    </w:p>
    <w:p w14:paraId="52A60393" w14:textId="77777777" w:rsidR="008D2B13" w:rsidRPr="008D2B13" w:rsidRDefault="008D2B13" w:rsidP="008D2B13">
      <w:pPr>
        <w:spacing w:line="254" w:lineRule="auto"/>
        <w:rPr>
          <w:rFonts w:ascii="Arial" w:eastAsia="Aptos" w:hAnsi="Arial" w:cs="Arial"/>
          <w:sz w:val="24"/>
          <w:szCs w:val="24"/>
        </w:rPr>
      </w:pPr>
    </w:p>
    <w:p w14:paraId="45E4044E" w14:textId="77777777" w:rsidR="008D2B13" w:rsidRPr="008D2B13" w:rsidRDefault="008D2B13" w:rsidP="008D2B13">
      <w:pPr>
        <w:spacing w:line="254" w:lineRule="auto"/>
        <w:rPr>
          <w:rFonts w:ascii="Arial" w:eastAsia="Aptos" w:hAnsi="Arial" w:cs="Arial"/>
          <w:sz w:val="24"/>
          <w:szCs w:val="24"/>
        </w:rPr>
      </w:pPr>
    </w:p>
    <w:p w14:paraId="5785FF5F" w14:textId="77777777" w:rsidR="008D2B13" w:rsidRPr="008D2B13" w:rsidRDefault="008D2B13" w:rsidP="008D2B13">
      <w:pPr>
        <w:spacing w:line="254" w:lineRule="auto"/>
        <w:rPr>
          <w:rFonts w:ascii="Arial" w:eastAsia="Aptos" w:hAnsi="Arial" w:cs="Arial"/>
          <w:sz w:val="24"/>
          <w:szCs w:val="24"/>
        </w:rPr>
      </w:pPr>
    </w:p>
    <w:p w14:paraId="4AA2D3F3" w14:textId="77777777" w:rsidR="008D2B13" w:rsidRPr="008D2B13" w:rsidRDefault="008D2B13" w:rsidP="008D2B13">
      <w:pPr>
        <w:spacing w:line="254" w:lineRule="auto"/>
        <w:rPr>
          <w:rFonts w:ascii="Arial" w:eastAsia="Aptos" w:hAnsi="Arial" w:cs="Arial"/>
          <w:sz w:val="24"/>
          <w:szCs w:val="24"/>
        </w:rPr>
      </w:pPr>
    </w:p>
    <w:p w14:paraId="63A9F574" w14:textId="77777777" w:rsidR="008D2B13" w:rsidRPr="008D2B13" w:rsidRDefault="008D2B13" w:rsidP="008D2B13">
      <w:pPr>
        <w:spacing w:line="254" w:lineRule="auto"/>
        <w:rPr>
          <w:rFonts w:ascii="Arial" w:eastAsia="Aptos" w:hAnsi="Arial" w:cs="Arial"/>
          <w:sz w:val="24"/>
          <w:szCs w:val="24"/>
        </w:rPr>
      </w:pPr>
    </w:p>
    <w:p w14:paraId="0A3A5DBA" w14:textId="77777777" w:rsidR="008D2B13" w:rsidRPr="008D2B13" w:rsidRDefault="008D2B13" w:rsidP="008D2B13">
      <w:pPr>
        <w:spacing w:line="254" w:lineRule="auto"/>
        <w:rPr>
          <w:rFonts w:ascii="Arial" w:eastAsia="Aptos" w:hAnsi="Arial" w:cs="Arial"/>
          <w:sz w:val="24"/>
          <w:szCs w:val="24"/>
        </w:rPr>
      </w:pPr>
    </w:p>
    <w:p w14:paraId="7C2A6256" w14:textId="77777777" w:rsidR="008D2B13" w:rsidRPr="008D2B13" w:rsidRDefault="008D2B13" w:rsidP="008D2B13">
      <w:pPr>
        <w:spacing w:line="254" w:lineRule="auto"/>
        <w:rPr>
          <w:rFonts w:ascii="Arial" w:eastAsia="Aptos" w:hAnsi="Arial" w:cs="Arial"/>
          <w:sz w:val="24"/>
          <w:szCs w:val="24"/>
        </w:rPr>
      </w:pPr>
    </w:p>
    <w:p w14:paraId="010B7F2C" w14:textId="77777777" w:rsidR="008D2B13" w:rsidRPr="008D2B13" w:rsidRDefault="008D2B13" w:rsidP="008D2B13">
      <w:pPr>
        <w:spacing w:line="254" w:lineRule="auto"/>
        <w:rPr>
          <w:rFonts w:ascii="Arial" w:eastAsia="Aptos" w:hAnsi="Arial" w:cs="Arial"/>
          <w:sz w:val="24"/>
          <w:szCs w:val="24"/>
        </w:rPr>
      </w:pPr>
    </w:p>
    <w:p w14:paraId="311A6D43" w14:textId="77777777" w:rsidR="008D2B13" w:rsidRPr="008D2B13" w:rsidRDefault="008D2B13" w:rsidP="008D2B13">
      <w:pPr>
        <w:spacing w:line="254" w:lineRule="auto"/>
        <w:rPr>
          <w:rFonts w:ascii="Arial" w:eastAsia="Aptos" w:hAnsi="Arial" w:cs="Arial"/>
          <w:sz w:val="24"/>
          <w:szCs w:val="24"/>
        </w:rPr>
      </w:pPr>
    </w:p>
    <w:p w14:paraId="5DDE789C" w14:textId="77777777" w:rsidR="008D2B13" w:rsidRPr="008D2B13" w:rsidRDefault="008D2B13" w:rsidP="008D2B13">
      <w:pPr>
        <w:spacing w:line="254" w:lineRule="auto"/>
        <w:rPr>
          <w:rFonts w:ascii="Arial" w:eastAsia="Aptos" w:hAnsi="Arial" w:cs="Arial"/>
          <w:sz w:val="24"/>
          <w:szCs w:val="24"/>
        </w:rPr>
      </w:pPr>
    </w:p>
    <w:p w14:paraId="5CC6D55A" w14:textId="77777777" w:rsidR="00EF2098" w:rsidRDefault="00EF2098" w:rsidP="008D2B13">
      <w:pPr>
        <w:spacing w:line="360" w:lineRule="auto"/>
        <w:jc w:val="both"/>
        <w:outlineLvl w:val="0"/>
        <w:rPr>
          <w:rFonts w:ascii="Arial" w:eastAsia="Calibri" w:hAnsi="Arial" w:cs="Arial"/>
          <w:color w:val="000000"/>
          <w:kern w:val="0"/>
          <w:sz w:val="24"/>
          <w:szCs w:val="24"/>
          <w14:ligatures w14:val="none"/>
        </w:rPr>
      </w:pPr>
      <w:bookmarkStart w:id="484" w:name="_Toc169025299"/>
    </w:p>
    <w:p w14:paraId="6BAF4A9C" w14:textId="77777777" w:rsidR="00EF2098" w:rsidRDefault="00EF2098" w:rsidP="008D2B13">
      <w:pPr>
        <w:spacing w:line="360" w:lineRule="auto"/>
        <w:jc w:val="both"/>
        <w:outlineLvl w:val="0"/>
        <w:rPr>
          <w:rFonts w:ascii="Arial" w:eastAsia="Calibri" w:hAnsi="Arial" w:cs="Arial"/>
          <w:color w:val="000000"/>
          <w:kern w:val="0"/>
          <w:sz w:val="24"/>
          <w:szCs w:val="24"/>
          <w14:ligatures w14:val="none"/>
        </w:rPr>
      </w:pPr>
    </w:p>
    <w:p w14:paraId="08E5A8C4" w14:textId="77777777" w:rsidR="00EF2098" w:rsidRDefault="00EF2098" w:rsidP="008D2B13">
      <w:pPr>
        <w:spacing w:line="360" w:lineRule="auto"/>
        <w:jc w:val="both"/>
        <w:outlineLvl w:val="0"/>
        <w:rPr>
          <w:rFonts w:ascii="Arial" w:eastAsia="Calibri" w:hAnsi="Arial" w:cs="Arial"/>
          <w:color w:val="000000"/>
          <w:kern w:val="0"/>
          <w:sz w:val="24"/>
          <w:szCs w:val="24"/>
          <w14:ligatures w14:val="none"/>
        </w:rPr>
      </w:pPr>
    </w:p>
    <w:p w14:paraId="1885C19F" w14:textId="77777777" w:rsidR="00EF2098" w:rsidRDefault="00EF2098" w:rsidP="008D2B13">
      <w:pPr>
        <w:spacing w:line="360" w:lineRule="auto"/>
        <w:jc w:val="both"/>
        <w:outlineLvl w:val="0"/>
        <w:rPr>
          <w:rFonts w:ascii="Arial" w:eastAsia="Calibri" w:hAnsi="Arial" w:cs="Arial"/>
          <w:color w:val="000000"/>
          <w:kern w:val="0"/>
          <w:sz w:val="24"/>
          <w:szCs w:val="24"/>
          <w14:ligatures w14:val="none"/>
        </w:rPr>
      </w:pPr>
    </w:p>
    <w:p w14:paraId="3AC5D2C6" w14:textId="6D881475" w:rsidR="008D2B13" w:rsidRPr="008D2B13" w:rsidRDefault="008D2B13" w:rsidP="008D2B13">
      <w:pPr>
        <w:spacing w:line="360" w:lineRule="auto"/>
        <w:jc w:val="both"/>
        <w:outlineLvl w:val="0"/>
        <w:rPr>
          <w:rFonts w:ascii="Arial" w:eastAsia="Calibri" w:hAnsi="Arial" w:cs="Arial"/>
          <w:color w:val="000000"/>
          <w:kern w:val="0"/>
          <w:sz w:val="24"/>
          <w:szCs w:val="24"/>
          <w14:ligatures w14:val="none"/>
        </w:rPr>
      </w:pPr>
      <w:r w:rsidRPr="008D2B13">
        <w:rPr>
          <w:rFonts w:ascii="Arial" w:eastAsia="Calibri" w:hAnsi="Arial" w:cs="Arial"/>
          <w:color w:val="000000"/>
          <w:kern w:val="0"/>
          <w:sz w:val="24"/>
          <w:szCs w:val="24"/>
          <w14:ligatures w14:val="none"/>
        </w:rPr>
        <w:t>Ethical Approval letter</w:t>
      </w:r>
      <w:bookmarkEnd w:id="484"/>
      <w:r w:rsidRPr="008D2B13">
        <w:rPr>
          <w:rFonts w:ascii="Arial" w:eastAsia="Calibri" w:hAnsi="Arial" w:cs="Arial"/>
          <w:color w:val="000000"/>
          <w:kern w:val="0"/>
          <w:sz w:val="24"/>
          <w:szCs w:val="24"/>
          <w14:ligatures w14:val="none"/>
        </w:rPr>
        <w:t xml:space="preserve"> </w:t>
      </w:r>
    </w:p>
    <w:p w14:paraId="5233CCD9" w14:textId="77777777" w:rsidR="008D2B13" w:rsidRPr="008D2B13" w:rsidRDefault="008D2B13" w:rsidP="008D2B13">
      <w:pPr>
        <w:spacing w:line="254" w:lineRule="auto"/>
        <w:rPr>
          <w:rFonts w:ascii="Arial" w:eastAsia="Aptos" w:hAnsi="Arial" w:cs="Arial"/>
          <w:sz w:val="24"/>
          <w:szCs w:val="24"/>
        </w:rPr>
      </w:pPr>
      <w:r w:rsidRPr="008D2B13">
        <w:rPr>
          <w:rFonts w:ascii="Arial" w:eastAsia="Calibri" w:hAnsi="Arial" w:cs="Arial"/>
          <w:noProof/>
          <w:kern w:val="0"/>
          <w:sz w:val="24"/>
          <w:szCs w:val="24"/>
          <w:lang w:val="en-GB" w:eastAsia="en-GB"/>
          <w14:ligatures w14:val="none"/>
        </w:rPr>
        <w:drawing>
          <wp:inline distT="0" distB="0" distL="0" distR="0" wp14:anchorId="4C2D3755" wp14:editId="7DB082BB">
            <wp:extent cx="3257550" cy="733425"/>
            <wp:effectExtent l="0" t="0" r="0" b="9525"/>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7550" cy="733425"/>
                    </a:xfrm>
                    <a:prstGeom prst="rect">
                      <a:avLst/>
                    </a:prstGeom>
                    <a:noFill/>
                    <a:ln>
                      <a:noFill/>
                    </a:ln>
                  </pic:spPr>
                </pic:pic>
              </a:graphicData>
            </a:graphic>
          </wp:inline>
        </w:drawing>
      </w:r>
    </w:p>
    <w:p w14:paraId="28466F49"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 xml:space="preserve">02 April 2024, </w:t>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p>
    <w:p w14:paraId="3127FDD1" w14:textId="77777777" w:rsidR="008D2B13" w:rsidRPr="008D2B13" w:rsidRDefault="008D2B13" w:rsidP="008D2B13">
      <w:pPr>
        <w:spacing w:line="254" w:lineRule="auto"/>
        <w:rPr>
          <w:rFonts w:ascii="Arial" w:eastAsia="Aptos" w:hAnsi="Arial" w:cs="Arial"/>
          <w:sz w:val="24"/>
          <w:szCs w:val="24"/>
        </w:rPr>
      </w:pPr>
    </w:p>
    <w:p w14:paraId="6640FA8A"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 xml:space="preserve">Dear Happiness Thulubheke Zwane, </w:t>
      </w:r>
    </w:p>
    <w:p w14:paraId="65D86223" w14:textId="77777777" w:rsidR="008D2B13" w:rsidRPr="008D2B13" w:rsidRDefault="008D2B13" w:rsidP="008D2B13">
      <w:pPr>
        <w:spacing w:after="0" w:line="240" w:lineRule="auto"/>
        <w:rPr>
          <w:rFonts w:ascii="Arial" w:eastAsia="Aptos" w:hAnsi="Arial" w:cs="Arial"/>
          <w:b/>
          <w:bCs/>
          <w:sz w:val="24"/>
          <w:szCs w:val="24"/>
        </w:rPr>
      </w:pPr>
    </w:p>
    <w:p w14:paraId="3939C908" w14:textId="77777777" w:rsidR="008D2B13" w:rsidRPr="008D2B13" w:rsidRDefault="008D2B13" w:rsidP="008D2B13">
      <w:pPr>
        <w:spacing w:after="0" w:line="360" w:lineRule="auto"/>
        <w:rPr>
          <w:rFonts w:ascii="Arial" w:eastAsia="Aptos" w:hAnsi="Arial" w:cs="Arial"/>
          <w:b/>
          <w:bCs/>
          <w:sz w:val="24"/>
          <w:szCs w:val="24"/>
        </w:rPr>
      </w:pPr>
      <w:r w:rsidRPr="008D2B13">
        <w:rPr>
          <w:rFonts w:ascii="Arial" w:eastAsia="Aptos" w:hAnsi="Arial" w:cs="Arial"/>
          <w:b/>
          <w:bCs/>
          <w:sz w:val="24"/>
          <w:szCs w:val="24"/>
        </w:rPr>
        <w:t xml:space="preserve">Approval of Ethical Clearance </w:t>
      </w:r>
    </w:p>
    <w:p w14:paraId="78E21C75" w14:textId="77777777" w:rsidR="008D2B13" w:rsidRPr="008D2B13" w:rsidRDefault="008D2B13" w:rsidP="008D2B13">
      <w:pPr>
        <w:spacing w:after="0" w:line="240" w:lineRule="auto"/>
        <w:rPr>
          <w:rFonts w:ascii="Arial" w:eastAsia="Aptos" w:hAnsi="Arial" w:cs="Arial"/>
          <w:sz w:val="24"/>
          <w:szCs w:val="24"/>
        </w:rPr>
      </w:pPr>
      <w:r w:rsidRPr="008D2B13">
        <w:rPr>
          <w:rFonts w:ascii="Arial" w:eastAsia="Aptos" w:hAnsi="Arial" w:cs="Arial"/>
          <w:b/>
          <w:bCs/>
          <w:sz w:val="24"/>
          <w:szCs w:val="24"/>
        </w:rPr>
        <w:t>Project title:</w:t>
      </w:r>
      <w:r w:rsidRPr="008D2B13">
        <w:rPr>
          <w:rFonts w:ascii="Arial" w:eastAsia="Aptos" w:hAnsi="Arial" w:cs="Arial"/>
          <w:sz w:val="24"/>
          <w:szCs w:val="24"/>
        </w:rPr>
        <w:t xml:space="preserve"> Evaluating perceptions and implications of teenage pregnancies in a rural school within uMkhanyakude District, KwaZulu-Natal, South Africa. </w:t>
      </w:r>
    </w:p>
    <w:p w14:paraId="156AAB91" w14:textId="77777777" w:rsidR="008D2B13" w:rsidRPr="008D2B13" w:rsidRDefault="008D2B13" w:rsidP="008D2B13">
      <w:pPr>
        <w:spacing w:line="240" w:lineRule="auto"/>
        <w:jc w:val="both"/>
        <w:rPr>
          <w:rFonts w:ascii="Arial" w:eastAsia="Aptos" w:hAnsi="Arial" w:cs="Arial"/>
          <w:sz w:val="24"/>
          <w:szCs w:val="24"/>
        </w:rPr>
      </w:pPr>
      <w:r w:rsidRPr="008D2B13">
        <w:rPr>
          <w:rFonts w:ascii="Arial" w:eastAsia="Aptos" w:hAnsi="Arial" w:cs="Arial"/>
          <w:sz w:val="24"/>
          <w:szCs w:val="24"/>
        </w:rPr>
        <w:tab/>
      </w:r>
    </w:p>
    <w:p w14:paraId="3844A547" w14:textId="77777777" w:rsidR="008D2B13" w:rsidRPr="008D2B13" w:rsidRDefault="008D2B13" w:rsidP="008D2B13">
      <w:pPr>
        <w:spacing w:line="240" w:lineRule="auto"/>
        <w:jc w:val="both"/>
        <w:rPr>
          <w:rFonts w:ascii="Arial" w:eastAsia="Aptos" w:hAnsi="Arial" w:cs="Arial"/>
          <w:sz w:val="24"/>
          <w:szCs w:val="24"/>
        </w:rPr>
      </w:pPr>
      <w:r w:rsidRPr="008D2B13">
        <w:rPr>
          <w:rFonts w:ascii="Arial" w:eastAsia="Aptos" w:hAnsi="Arial" w:cs="Arial"/>
          <w:sz w:val="24"/>
          <w:szCs w:val="24"/>
        </w:rPr>
        <w:t xml:space="preserve">This letter serves to notify you that your application for ethical clearance to conduct the above research towards your MPM dissertation has been fully approved by the Regenesys Business School (RBS) Ethics Committee. </w:t>
      </w:r>
    </w:p>
    <w:p w14:paraId="3C857933" w14:textId="77777777" w:rsidR="008D2B13" w:rsidRPr="008D2B13" w:rsidRDefault="008D2B13" w:rsidP="008D2B13">
      <w:pPr>
        <w:spacing w:line="240" w:lineRule="auto"/>
        <w:jc w:val="both"/>
        <w:rPr>
          <w:rFonts w:ascii="Arial" w:eastAsia="Aptos" w:hAnsi="Arial" w:cs="Arial"/>
          <w:sz w:val="24"/>
          <w:szCs w:val="24"/>
        </w:rPr>
      </w:pPr>
    </w:p>
    <w:p w14:paraId="67875C49" w14:textId="77777777" w:rsidR="008D2B13" w:rsidRPr="008D2B13" w:rsidRDefault="008D2B13" w:rsidP="008D2B13">
      <w:pPr>
        <w:spacing w:line="240" w:lineRule="auto"/>
        <w:jc w:val="both"/>
        <w:rPr>
          <w:rFonts w:ascii="Arial" w:eastAsia="Aptos" w:hAnsi="Arial" w:cs="Arial"/>
          <w:sz w:val="24"/>
          <w:szCs w:val="24"/>
        </w:rPr>
      </w:pPr>
      <w:r w:rsidRPr="008D2B13">
        <w:rPr>
          <w:rFonts w:ascii="Arial" w:eastAsia="Aptos" w:hAnsi="Arial" w:cs="Arial"/>
          <w:sz w:val="24"/>
          <w:szCs w:val="24"/>
        </w:rPr>
        <w:t xml:space="preserve">Please note that any changes to the title and research protocols (title/method/data collection/sample etc.) must be reviewed and amendments approved prior to commencement of the data collection. </w:t>
      </w:r>
    </w:p>
    <w:p w14:paraId="4EEC56A7" w14:textId="77777777" w:rsidR="008D2B13" w:rsidRPr="008D2B13" w:rsidRDefault="008D2B13" w:rsidP="008D2B13">
      <w:pPr>
        <w:spacing w:line="240" w:lineRule="auto"/>
        <w:jc w:val="both"/>
        <w:rPr>
          <w:rFonts w:ascii="Arial" w:eastAsia="Aptos" w:hAnsi="Arial" w:cs="Arial"/>
          <w:sz w:val="24"/>
          <w:szCs w:val="24"/>
        </w:rPr>
      </w:pPr>
    </w:p>
    <w:p w14:paraId="5BC5215A" w14:textId="77777777" w:rsidR="008D2B13" w:rsidRPr="008D2B13" w:rsidRDefault="008D2B13" w:rsidP="008D2B13">
      <w:pPr>
        <w:spacing w:line="240" w:lineRule="auto"/>
        <w:jc w:val="both"/>
        <w:rPr>
          <w:rFonts w:ascii="Arial" w:eastAsia="Aptos" w:hAnsi="Arial" w:cs="Arial"/>
          <w:sz w:val="24"/>
          <w:szCs w:val="24"/>
        </w:rPr>
      </w:pPr>
      <w:r w:rsidRPr="008D2B13">
        <w:rPr>
          <w:rFonts w:ascii="Arial" w:eastAsia="Aptos" w:hAnsi="Arial" w:cs="Arial"/>
          <w:sz w:val="24"/>
          <w:szCs w:val="24"/>
        </w:rPr>
        <w:t>All research being conducted during the Covid-19 pandemic must strictly follow the RBS research guidelines and protocols, as well as that of the South African National Research Ethics Council.</w:t>
      </w:r>
    </w:p>
    <w:p w14:paraId="349D6DFC" w14:textId="77777777" w:rsidR="008D2B13" w:rsidRPr="008D2B13" w:rsidRDefault="008D2B13" w:rsidP="008D2B13">
      <w:pPr>
        <w:spacing w:line="240" w:lineRule="auto"/>
        <w:jc w:val="both"/>
        <w:rPr>
          <w:rFonts w:ascii="Arial" w:eastAsia="Aptos" w:hAnsi="Arial" w:cs="Arial"/>
          <w:sz w:val="24"/>
          <w:szCs w:val="24"/>
        </w:rPr>
      </w:pPr>
      <w:r w:rsidRPr="008D2B13">
        <w:rPr>
          <w:rFonts w:ascii="Arial" w:eastAsia="Aptos" w:hAnsi="Arial" w:cs="Arial"/>
          <w:sz w:val="24"/>
          <w:szCs w:val="24"/>
        </w:rPr>
        <w:t>Please note that this is valid for a period of one year from the date of issue. Furthermore, a copy of this approval letter must be appended to your dissertation /research report.</w:t>
      </w:r>
    </w:p>
    <w:p w14:paraId="169132CB" w14:textId="77777777" w:rsidR="008D2B13" w:rsidRPr="008D2B13" w:rsidRDefault="008D2B13" w:rsidP="008D2B13">
      <w:pPr>
        <w:spacing w:line="240" w:lineRule="auto"/>
        <w:jc w:val="both"/>
        <w:rPr>
          <w:rFonts w:ascii="Arial" w:eastAsia="Aptos" w:hAnsi="Arial" w:cs="Arial"/>
          <w:sz w:val="24"/>
          <w:szCs w:val="24"/>
        </w:rPr>
      </w:pPr>
    </w:p>
    <w:p w14:paraId="5B564BD8" w14:textId="77777777" w:rsidR="008D2B13" w:rsidRPr="008D2B13" w:rsidRDefault="008D2B13" w:rsidP="008D2B13">
      <w:pPr>
        <w:spacing w:line="240" w:lineRule="auto"/>
        <w:jc w:val="both"/>
        <w:rPr>
          <w:rFonts w:ascii="Arial" w:eastAsia="Aptos" w:hAnsi="Arial" w:cs="Arial"/>
          <w:sz w:val="24"/>
          <w:szCs w:val="24"/>
        </w:rPr>
      </w:pPr>
      <w:r w:rsidRPr="008D2B13">
        <w:rPr>
          <w:rFonts w:ascii="Arial" w:eastAsia="Aptos" w:hAnsi="Arial" w:cs="Arial"/>
          <w:sz w:val="24"/>
          <w:szCs w:val="24"/>
        </w:rPr>
        <w:t xml:space="preserve"> We wish you every success in your research. </w:t>
      </w:r>
    </w:p>
    <w:p w14:paraId="18A87CDB" w14:textId="77777777" w:rsidR="008D2B13" w:rsidRPr="008D2B13" w:rsidRDefault="008D2B13" w:rsidP="008D2B13">
      <w:pPr>
        <w:spacing w:line="254" w:lineRule="auto"/>
        <w:jc w:val="both"/>
        <w:rPr>
          <w:rFonts w:ascii="Arial" w:eastAsia="Aptos" w:hAnsi="Arial" w:cs="Arial"/>
          <w:sz w:val="24"/>
          <w:szCs w:val="24"/>
        </w:rPr>
      </w:pPr>
      <w:r w:rsidRPr="008D2B13">
        <w:rPr>
          <w:rFonts w:ascii="Arial" w:eastAsia="Calibri" w:hAnsi="Arial" w:cs="Arial"/>
          <w:noProof/>
          <w:color w:val="000000"/>
          <w:kern w:val="0"/>
          <w:sz w:val="24"/>
          <w:szCs w:val="24"/>
          <w:lang w:val="en-GB" w:eastAsia="en-GB"/>
          <w14:ligatures w14:val="none"/>
        </w:rPr>
        <w:drawing>
          <wp:anchor distT="0" distB="0" distL="114300" distR="114300" simplePos="0" relativeHeight="251659264" behindDoc="0" locked="0" layoutInCell="1" allowOverlap="1" wp14:anchorId="77942B61" wp14:editId="0A51145D">
            <wp:simplePos x="0" y="0"/>
            <wp:positionH relativeFrom="margin">
              <wp:align>left</wp:align>
            </wp:positionH>
            <wp:positionV relativeFrom="paragraph">
              <wp:posOffset>173990</wp:posOffset>
            </wp:positionV>
            <wp:extent cx="1228725" cy="390525"/>
            <wp:effectExtent l="0" t="0" r="9525" b="9525"/>
            <wp:wrapSquare wrapText="bothSides"/>
            <wp:docPr id="8998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8725" cy="390525"/>
                    </a:xfrm>
                    <a:prstGeom prst="rect">
                      <a:avLst/>
                    </a:prstGeom>
                    <a:noFill/>
                  </pic:spPr>
                </pic:pic>
              </a:graphicData>
            </a:graphic>
            <wp14:sizeRelH relativeFrom="page">
              <wp14:pctWidth>0</wp14:pctWidth>
            </wp14:sizeRelH>
            <wp14:sizeRelV relativeFrom="margin">
              <wp14:pctHeight>0</wp14:pctHeight>
            </wp14:sizeRelV>
          </wp:anchor>
        </w:drawing>
      </w:r>
    </w:p>
    <w:p w14:paraId="12CA99CE" w14:textId="77777777" w:rsidR="008D2B13" w:rsidRPr="008D2B13" w:rsidRDefault="008D2B13" w:rsidP="008D2B13">
      <w:pPr>
        <w:spacing w:line="254" w:lineRule="auto"/>
        <w:jc w:val="both"/>
        <w:rPr>
          <w:rFonts w:ascii="Arial" w:eastAsia="Aptos" w:hAnsi="Arial" w:cs="Arial"/>
          <w:sz w:val="24"/>
          <w:szCs w:val="24"/>
        </w:rPr>
      </w:pPr>
      <w:r w:rsidRPr="008D2B13">
        <w:rPr>
          <w:rFonts w:ascii="Arial" w:eastAsia="Aptos" w:hAnsi="Arial" w:cs="Arial"/>
          <w:sz w:val="24"/>
          <w:szCs w:val="24"/>
        </w:rPr>
        <w:br w:type="textWrapping" w:clear="all"/>
        <w:t>Yours Sincerely</w:t>
      </w:r>
    </w:p>
    <w:p w14:paraId="017B28D0" w14:textId="77777777" w:rsidR="008D2B13" w:rsidRPr="008D2B13" w:rsidRDefault="008D2B13" w:rsidP="008D2B13">
      <w:pPr>
        <w:spacing w:line="254" w:lineRule="auto"/>
        <w:jc w:val="both"/>
        <w:rPr>
          <w:rFonts w:ascii="Arial" w:eastAsia="Aptos" w:hAnsi="Arial" w:cs="Arial"/>
          <w:b/>
          <w:bCs/>
          <w:sz w:val="24"/>
          <w:szCs w:val="24"/>
        </w:rPr>
      </w:pPr>
      <w:r w:rsidRPr="008D2B13">
        <w:rPr>
          <w:rFonts w:ascii="Arial" w:eastAsia="Aptos" w:hAnsi="Arial" w:cs="Arial"/>
          <w:b/>
          <w:bCs/>
          <w:sz w:val="24"/>
          <w:szCs w:val="24"/>
        </w:rPr>
        <w:t xml:space="preserve">Dr Emetia Swart </w:t>
      </w:r>
    </w:p>
    <w:p w14:paraId="6CD97725" w14:textId="77777777" w:rsidR="008D2B13" w:rsidRPr="008D2B13" w:rsidRDefault="008D2B13" w:rsidP="008D2B13">
      <w:pPr>
        <w:spacing w:line="254" w:lineRule="auto"/>
        <w:jc w:val="both"/>
        <w:rPr>
          <w:rFonts w:ascii="Arial" w:eastAsia="Aptos" w:hAnsi="Arial" w:cs="Arial"/>
          <w:b/>
          <w:bCs/>
          <w:sz w:val="24"/>
          <w:szCs w:val="24"/>
        </w:rPr>
      </w:pPr>
      <w:r w:rsidRPr="008D2B13">
        <w:rPr>
          <w:rFonts w:ascii="Arial" w:eastAsia="Aptos" w:hAnsi="Arial" w:cs="Arial"/>
          <w:b/>
          <w:bCs/>
          <w:sz w:val="24"/>
          <w:szCs w:val="24"/>
        </w:rPr>
        <w:t xml:space="preserve">Head of Research and Innovation </w:t>
      </w:r>
    </w:p>
    <w:p w14:paraId="6DBCC080"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Tel: +27 (0) 11 669 5000</w:t>
      </w:r>
    </w:p>
    <w:p w14:paraId="7D31CFD4"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 xml:space="preserve"> Fax: +27 (0) 11 669 5001</w:t>
      </w:r>
    </w:p>
    <w:p w14:paraId="7AFEF66B" w14:textId="77777777" w:rsidR="008D2B13" w:rsidRPr="008D2B13" w:rsidRDefault="008D2B13" w:rsidP="008D2B13">
      <w:pPr>
        <w:spacing w:line="254" w:lineRule="auto"/>
        <w:rPr>
          <w:rFonts w:ascii="Arial" w:eastAsia="Aptos" w:hAnsi="Arial" w:cs="Arial"/>
          <w:sz w:val="24"/>
          <w:szCs w:val="24"/>
        </w:rPr>
      </w:pPr>
    </w:p>
    <w:p w14:paraId="22405132" w14:textId="77777777" w:rsidR="008D2B13" w:rsidRPr="008D2B13" w:rsidRDefault="008D2B13" w:rsidP="008D2B13">
      <w:pPr>
        <w:spacing w:line="360" w:lineRule="auto"/>
        <w:jc w:val="both"/>
        <w:outlineLvl w:val="0"/>
        <w:rPr>
          <w:rFonts w:ascii="Arial" w:eastAsia="Calibri" w:hAnsi="Arial" w:cs="Arial"/>
          <w:b/>
          <w:bCs/>
          <w:color w:val="000000"/>
          <w:kern w:val="0"/>
          <w:sz w:val="24"/>
          <w:szCs w:val="24"/>
          <w:lang w:val="en-ZA"/>
          <w14:ligatures w14:val="none"/>
        </w:rPr>
      </w:pPr>
      <w:r w:rsidRPr="008D2B13">
        <w:rPr>
          <w:rFonts w:ascii="Arial" w:eastAsia="Calibri" w:hAnsi="Arial" w:cs="Arial"/>
          <w:b/>
          <w:bCs/>
          <w:color w:val="000000"/>
          <w:kern w:val="0"/>
          <w:sz w:val="24"/>
          <w:szCs w:val="24"/>
          <w14:ligatures w14:val="none"/>
        </w:rPr>
        <w:t xml:space="preserve"> </w:t>
      </w:r>
      <w:bookmarkStart w:id="485" w:name="_Toc169025300"/>
      <w:r w:rsidRPr="008D2B13">
        <w:rPr>
          <w:rFonts w:ascii="Arial" w:eastAsia="Calibri" w:hAnsi="Arial" w:cs="Arial"/>
          <w:b/>
          <w:bCs/>
          <w:color w:val="000000"/>
          <w:kern w:val="0"/>
          <w:sz w:val="24"/>
          <w:szCs w:val="24"/>
          <w:lang w:val="en-ZA"/>
          <w14:ligatures w14:val="none"/>
        </w:rPr>
        <w:t>(Appendix A)</w:t>
      </w:r>
      <w:bookmarkEnd w:id="485"/>
      <w:r w:rsidRPr="008D2B13">
        <w:rPr>
          <w:rFonts w:ascii="Arial" w:eastAsia="Calibri" w:hAnsi="Arial" w:cs="Arial"/>
          <w:b/>
          <w:bCs/>
          <w:color w:val="000000"/>
          <w:kern w:val="0"/>
          <w:sz w:val="24"/>
          <w:szCs w:val="24"/>
          <w:lang w:val="en-ZA"/>
          <w14:ligatures w14:val="none"/>
        </w:rPr>
        <w:tab/>
      </w:r>
      <w:r w:rsidRPr="008D2B13">
        <w:rPr>
          <w:rFonts w:ascii="Arial" w:eastAsia="Calibri" w:hAnsi="Arial" w:cs="Arial"/>
          <w:b/>
          <w:bCs/>
          <w:color w:val="000000"/>
          <w:kern w:val="0"/>
          <w:sz w:val="24"/>
          <w:szCs w:val="24"/>
          <w:lang w:val="en-ZA"/>
          <w14:ligatures w14:val="none"/>
        </w:rPr>
        <w:tab/>
      </w:r>
      <w:r w:rsidRPr="008D2B13">
        <w:rPr>
          <w:rFonts w:ascii="Arial" w:eastAsia="Calibri" w:hAnsi="Arial" w:cs="Arial"/>
          <w:b/>
          <w:bCs/>
          <w:color w:val="000000"/>
          <w:kern w:val="0"/>
          <w:sz w:val="24"/>
          <w:szCs w:val="24"/>
          <w:lang w:val="en-ZA"/>
          <w14:ligatures w14:val="none"/>
        </w:rPr>
        <w:tab/>
      </w:r>
      <w:r w:rsidRPr="008D2B13">
        <w:rPr>
          <w:rFonts w:ascii="Arial" w:eastAsia="Calibri" w:hAnsi="Arial" w:cs="Arial"/>
          <w:b/>
          <w:bCs/>
          <w:color w:val="000000"/>
          <w:kern w:val="0"/>
          <w:sz w:val="24"/>
          <w:szCs w:val="24"/>
          <w:lang w:val="en-ZA"/>
          <w14:ligatures w14:val="none"/>
        </w:rPr>
        <w:tab/>
      </w:r>
      <w:r w:rsidRPr="008D2B13">
        <w:rPr>
          <w:rFonts w:ascii="Arial" w:eastAsia="Calibri" w:hAnsi="Arial" w:cs="Arial"/>
          <w:b/>
          <w:bCs/>
          <w:color w:val="000000"/>
          <w:kern w:val="0"/>
          <w:sz w:val="24"/>
          <w:szCs w:val="24"/>
          <w:lang w:val="en-ZA"/>
          <w14:ligatures w14:val="none"/>
        </w:rPr>
        <w:tab/>
      </w:r>
      <w:r w:rsidRPr="008D2B13">
        <w:rPr>
          <w:rFonts w:ascii="Arial" w:eastAsia="Calibri" w:hAnsi="Arial" w:cs="Arial"/>
          <w:b/>
          <w:bCs/>
          <w:color w:val="000000"/>
          <w:kern w:val="0"/>
          <w:sz w:val="24"/>
          <w:szCs w:val="24"/>
          <w:lang w:val="en-ZA"/>
          <w14:ligatures w14:val="none"/>
        </w:rPr>
        <w:tab/>
      </w:r>
      <w:r w:rsidRPr="008D2B13">
        <w:rPr>
          <w:rFonts w:ascii="Arial" w:eastAsia="Calibri" w:hAnsi="Arial" w:cs="Arial"/>
          <w:b/>
          <w:bCs/>
          <w:color w:val="000000"/>
          <w:kern w:val="0"/>
          <w:sz w:val="24"/>
          <w:szCs w:val="24"/>
          <w:lang w:val="en-ZA"/>
          <w14:ligatures w14:val="none"/>
        </w:rPr>
        <w:tab/>
      </w:r>
    </w:p>
    <w:p w14:paraId="1877BB6A" w14:textId="77777777" w:rsidR="008D2B13" w:rsidRPr="008D2B13" w:rsidRDefault="008D2B13" w:rsidP="008D2B13">
      <w:pPr>
        <w:spacing w:line="254" w:lineRule="auto"/>
        <w:ind w:left="5040" w:firstLine="720"/>
        <w:rPr>
          <w:rFonts w:ascii="Arial" w:eastAsia="Aptos" w:hAnsi="Arial" w:cs="Arial"/>
          <w:sz w:val="24"/>
          <w:szCs w:val="24"/>
        </w:rPr>
      </w:pPr>
      <w:r w:rsidRPr="008D2B13">
        <w:rPr>
          <w:rFonts w:ascii="Arial" w:eastAsia="Aptos" w:hAnsi="Arial" w:cs="Arial"/>
          <w:sz w:val="24"/>
          <w:szCs w:val="24"/>
        </w:rPr>
        <w:t xml:space="preserve">PO BOX 3303 </w:t>
      </w:r>
    </w:p>
    <w:p w14:paraId="445D9997"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t xml:space="preserve">MTUBATUBA </w:t>
      </w:r>
    </w:p>
    <w:p w14:paraId="55DA05A7"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t>3935</w:t>
      </w:r>
    </w:p>
    <w:p w14:paraId="2817C2AB"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t>15 JANUARY 2024</w:t>
      </w:r>
    </w:p>
    <w:p w14:paraId="3293DC49" w14:textId="77777777" w:rsidR="008D2B13" w:rsidRPr="008D2B13" w:rsidRDefault="008D2B13" w:rsidP="008D2B13">
      <w:pPr>
        <w:spacing w:line="254" w:lineRule="auto"/>
        <w:rPr>
          <w:rFonts w:ascii="Arial" w:eastAsia="Aptos" w:hAnsi="Arial" w:cs="Arial"/>
          <w:sz w:val="24"/>
          <w:szCs w:val="24"/>
        </w:rPr>
      </w:pPr>
    </w:p>
    <w:p w14:paraId="6D769EE7"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 xml:space="preserve">Dear Sir </w:t>
      </w:r>
    </w:p>
    <w:p w14:paraId="7ABB0192" w14:textId="77777777" w:rsidR="008D2B13" w:rsidRPr="008D2B13" w:rsidRDefault="008D2B13" w:rsidP="008D2B13">
      <w:pPr>
        <w:spacing w:line="254" w:lineRule="auto"/>
        <w:rPr>
          <w:rFonts w:ascii="Arial" w:eastAsia="Aptos" w:hAnsi="Arial" w:cs="Arial"/>
          <w:b/>
          <w:bCs/>
          <w:sz w:val="24"/>
          <w:szCs w:val="24"/>
          <w:u w:val="single"/>
        </w:rPr>
      </w:pPr>
      <w:r w:rsidRPr="008D2B13">
        <w:rPr>
          <w:rFonts w:ascii="Arial" w:eastAsia="Aptos" w:hAnsi="Arial" w:cs="Arial"/>
          <w:b/>
          <w:bCs/>
          <w:sz w:val="24"/>
          <w:szCs w:val="24"/>
        </w:rPr>
        <w:t xml:space="preserve">                        </w:t>
      </w:r>
      <w:r w:rsidRPr="008D2B13">
        <w:rPr>
          <w:rFonts w:ascii="Arial" w:eastAsia="Aptos" w:hAnsi="Arial" w:cs="Arial"/>
          <w:b/>
          <w:bCs/>
          <w:sz w:val="24"/>
          <w:szCs w:val="24"/>
          <w:u w:val="single"/>
        </w:rPr>
        <w:t xml:space="preserve">RE: PERMISSION TO CONDUCT RESEARCH STUDY </w:t>
      </w:r>
    </w:p>
    <w:p w14:paraId="73382F67" w14:textId="77777777" w:rsidR="008D2B13" w:rsidRPr="008D2B13" w:rsidRDefault="008D2B13" w:rsidP="008D2B13">
      <w:pPr>
        <w:spacing w:line="254" w:lineRule="auto"/>
        <w:rPr>
          <w:rFonts w:ascii="Arial" w:eastAsia="Aptos" w:hAnsi="Arial" w:cs="Arial"/>
          <w:b/>
          <w:bCs/>
          <w:sz w:val="24"/>
          <w:szCs w:val="24"/>
          <w:u w:val="single"/>
        </w:rPr>
      </w:pPr>
    </w:p>
    <w:p w14:paraId="4D7F7BE0"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I am   Happiness Thulubheke Zwane studying at Regenesys for Master of Public Management Degree. It an obligation that a student should prepare empirical research before completing the Degree, hence I am   applying for the permission to conduct the research from you. The title of the research is:</w:t>
      </w:r>
    </w:p>
    <w:p w14:paraId="2EC02B26" w14:textId="77777777" w:rsidR="008D2B13" w:rsidRPr="008D2B13" w:rsidRDefault="008D2B13" w:rsidP="008D2B13">
      <w:pPr>
        <w:spacing w:after="0" w:line="240" w:lineRule="auto"/>
        <w:jc w:val="center"/>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Evaluating perceptions and implications of teenage pregnancies in a rural school within uMkhanyakude District, KZN, SA</w:t>
      </w:r>
    </w:p>
    <w:p w14:paraId="1D44246D" w14:textId="77777777" w:rsidR="008D2B13" w:rsidRPr="008D2B13" w:rsidRDefault="008D2B13" w:rsidP="008D2B13">
      <w:pPr>
        <w:spacing w:after="0" w:line="240" w:lineRule="auto"/>
        <w:jc w:val="center"/>
        <w:rPr>
          <w:rFonts w:ascii="Arial" w:eastAsia="Times New Roman" w:hAnsi="Arial" w:cs="Arial"/>
          <w:b/>
          <w:bCs/>
          <w:kern w:val="0"/>
          <w:sz w:val="24"/>
          <w:szCs w:val="24"/>
          <w14:ligatures w14:val="none"/>
        </w:rPr>
      </w:pPr>
    </w:p>
    <w:p w14:paraId="5A363859"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Therefore, I kindly request your permission to interview the following school community persons: educators, non-teaching staff, parents, SGB, Traditional leaders and learners who will voluntarily participate in the research.</w:t>
      </w:r>
    </w:p>
    <w:p w14:paraId="6D1C847F" w14:textId="77777777" w:rsidR="008D2B13" w:rsidRPr="008D2B13" w:rsidRDefault="008D2B13" w:rsidP="008D2B13">
      <w:pPr>
        <w:spacing w:line="254" w:lineRule="auto"/>
        <w:rPr>
          <w:rFonts w:ascii="Arial" w:eastAsia="Aptos" w:hAnsi="Arial" w:cs="Arial"/>
          <w:sz w:val="24"/>
          <w:szCs w:val="24"/>
        </w:rPr>
      </w:pPr>
      <w:r w:rsidRPr="008D2B13">
        <w:rPr>
          <w:rFonts w:ascii="Arial" w:eastAsia="Aptos" w:hAnsi="Arial" w:cs="Arial"/>
          <w:sz w:val="24"/>
          <w:szCs w:val="24"/>
        </w:rPr>
        <w:t xml:space="preserve">Approving my request will be greatly appreciated. For more information, I can be contacted on 0826117026 or by email </w:t>
      </w:r>
      <w:hyperlink r:id="rId19" w:history="1">
        <w:r w:rsidRPr="008D2B13">
          <w:rPr>
            <w:rFonts w:ascii="Arial" w:eastAsia="Aptos" w:hAnsi="Arial" w:cs="Arial"/>
            <w:color w:val="467886"/>
            <w:sz w:val="24"/>
            <w:szCs w:val="24"/>
            <w:u w:val="single"/>
          </w:rPr>
          <w:t>thulubhekez@gmail.com</w:t>
        </w:r>
      </w:hyperlink>
      <w:r w:rsidRPr="008D2B13">
        <w:rPr>
          <w:rFonts w:ascii="Arial" w:eastAsia="Aptos" w:hAnsi="Arial" w:cs="Arial"/>
          <w:sz w:val="24"/>
          <w:szCs w:val="24"/>
        </w:rPr>
        <w:t>.</w:t>
      </w:r>
    </w:p>
    <w:p w14:paraId="7A13F7FD" w14:textId="77777777" w:rsidR="008D2B13" w:rsidRPr="008D2B13" w:rsidRDefault="008D2B13" w:rsidP="008D2B13">
      <w:pPr>
        <w:spacing w:line="254" w:lineRule="auto"/>
        <w:rPr>
          <w:rFonts w:ascii="Arial" w:eastAsia="Aptos" w:hAnsi="Arial" w:cs="Arial"/>
          <w:sz w:val="24"/>
          <w:szCs w:val="24"/>
        </w:rPr>
      </w:pPr>
    </w:p>
    <w:p w14:paraId="6B1DAEDA" w14:textId="77777777" w:rsidR="008D2B13" w:rsidRPr="008D2B13" w:rsidRDefault="008D2B13" w:rsidP="008D2B13">
      <w:pPr>
        <w:spacing w:line="254" w:lineRule="auto"/>
        <w:rPr>
          <w:rFonts w:ascii="Arial" w:eastAsia="Aptos" w:hAnsi="Arial" w:cs="Arial"/>
          <w:sz w:val="24"/>
          <w:szCs w:val="24"/>
          <w:u w:val="single"/>
        </w:rPr>
      </w:pPr>
      <w:r w:rsidRPr="008D2B13">
        <w:rPr>
          <w:rFonts w:ascii="Arial" w:eastAsia="Aptos" w:hAnsi="Arial" w:cs="Arial"/>
          <w:noProof/>
          <w:sz w:val="24"/>
          <w:szCs w:val="24"/>
          <w:lang w:val="en-GB" w:eastAsia="en-GB"/>
          <w14:ligatures w14:val="none"/>
        </w:rPr>
        <w:drawing>
          <wp:inline distT="0" distB="0" distL="0" distR="0" wp14:anchorId="6386EB74" wp14:editId="4A03BFC5">
            <wp:extent cx="1371600" cy="371475"/>
            <wp:effectExtent l="0" t="0" r="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371475"/>
                    </a:xfrm>
                    <a:prstGeom prst="rect">
                      <a:avLst/>
                    </a:prstGeom>
                    <a:noFill/>
                    <a:ln>
                      <a:noFill/>
                    </a:ln>
                  </pic:spPr>
                </pic:pic>
              </a:graphicData>
            </a:graphic>
          </wp:inline>
        </w:drawing>
      </w:r>
    </w:p>
    <w:p w14:paraId="6CC9CA78" w14:textId="77777777" w:rsidR="008D2B13" w:rsidRPr="008D2B13" w:rsidRDefault="008D2B13" w:rsidP="008D2B13">
      <w:pPr>
        <w:spacing w:line="254" w:lineRule="auto"/>
        <w:rPr>
          <w:rFonts w:ascii="Arial" w:eastAsia="Aptos" w:hAnsi="Arial" w:cs="Arial"/>
          <w:sz w:val="24"/>
          <w:szCs w:val="24"/>
          <w:u w:val="single"/>
        </w:rPr>
      </w:pPr>
      <w:r w:rsidRPr="008D2B13">
        <w:rPr>
          <w:rFonts w:ascii="Arial" w:eastAsia="Aptos" w:hAnsi="Arial" w:cs="Arial"/>
          <w:sz w:val="24"/>
          <w:szCs w:val="24"/>
        </w:rPr>
        <w:t xml:space="preserve">Happiness Thulubheke Zwane </w:t>
      </w:r>
    </w:p>
    <w:p w14:paraId="14693F61" w14:textId="77777777" w:rsidR="008D2B13" w:rsidRPr="008D2B13" w:rsidRDefault="008D2B13" w:rsidP="008D2B13">
      <w:pPr>
        <w:spacing w:line="254" w:lineRule="auto"/>
        <w:rPr>
          <w:rFonts w:ascii="Arial" w:eastAsia="Aptos" w:hAnsi="Arial" w:cs="Arial"/>
          <w:sz w:val="24"/>
          <w:szCs w:val="24"/>
        </w:rPr>
      </w:pPr>
    </w:p>
    <w:p w14:paraId="24B1215D" w14:textId="77777777" w:rsidR="008D2B13" w:rsidRPr="008D2B13" w:rsidRDefault="008D2B13" w:rsidP="008D2B13">
      <w:pPr>
        <w:spacing w:line="254" w:lineRule="auto"/>
        <w:rPr>
          <w:rFonts w:ascii="Arial" w:eastAsia="Aptos" w:hAnsi="Arial" w:cs="Arial"/>
          <w:sz w:val="24"/>
          <w:szCs w:val="24"/>
        </w:rPr>
      </w:pPr>
    </w:p>
    <w:p w14:paraId="3A59BE4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1FE6A82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6ECDB6A2"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64E45637"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26CC7571"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0CC23464"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1160869F"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3F192E45" w14:textId="77777777" w:rsidR="008D2B13" w:rsidRPr="008D2B13" w:rsidRDefault="008D2B13" w:rsidP="008D2B13">
      <w:pPr>
        <w:spacing w:line="360" w:lineRule="auto"/>
        <w:jc w:val="both"/>
        <w:outlineLvl w:val="0"/>
        <w:rPr>
          <w:rFonts w:ascii="Arial" w:eastAsia="Calibri" w:hAnsi="Arial" w:cs="Arial"/>
          <w:b/>
          <w:bCs/>
          <w:color w:val="000000"/>
          <w:kern w:val="0"/>
          <w:sz w:val="24"/>
          <w:szCs w:val="24"/>
          <w14:ligatures w14:val="none"/>
        </w:rPr>
      </w:pPr>
      <w:bookmarkStart w:id="486" w:name="_Toc169025301"/>
      <w:r w:rsidRPr="008D2B13">
        <w:rPr>
          <w:rFonts w:ascii="Arial" w:eastAsia="Calibri" w:hAnsi="Arial" w:cs="Arial"/>
          <w:b/>
          <w:bCs/>
          <w:color w:val="000000"/>
          <w:kern w:val="0"/>
          <w:sz w:val="24"/>
          <w:szCs w:val="24"/>
          <w14:ligatures w14:val="none"/>
        </w:rPr>
        <w:t>(Appendix B)</w:t>
      </w:r>
      <w:bookmarkEnd w:id="486"/>
    </w:p>
    <w:p w14:paraId="4410E2DC" w14:textId="77777777" w:rsidR="008D2B13" w:rsidRPr="008D2B13" w:rsidRDefault="008D2B13" w:rsidP="008D2B13">
      <w:pPr>
        <w:spacing w:line="256" w:lineRule="auto"/>
        <w:rPr>
          <w:rFonts w:ascii="Arial" w:eastAsia="Aptos" w:hAnsi="Arial" w:cs="Arial"/>
          <w:sz w:val="24"/>
          <w:szCs w:val="24"/>
        </w:rPr>
      </w:pPr>
      <w:r w:rsidRPr="008D2B13">
        <w:rPr>
          <w:rFonts w:ascii="Arial" w:eastAsia="Aptos" w:hAnsi="Arial" w:cs="Arial"/>
          <w:noProof/>
          <w:sz w:val="24"/>
          <w:szCs w:val="24"/>
          <w:lang w:val="en-GB" w:eastAsia="en-GB"/>
          <w14:ligatures w14:val="none"/>
        </w:rPr>
        <w:drawing>
          <wp:inline distT="0" distB="0" distL="0" distR="0" wp14:anchorId="0CE0C15C" wp14:editId="2566A344">
            <wp:extent cx="5943600" cy="15240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56DBEAF0" w14:textId="77777777" w:rsidR="008D2B13" w:rsidRPr="008D2B13" w:rsidRDefault="008D2B13" w:rsidP="008D2B13">
      <w:pPr>
        <w:spacing w:line="256" w:lineRule="auto"/>
        <w:ind w:left="6480"/>
        <w:rPr>
          <w:rFonts w:ascii="Arial" w:eastAsia="Aptos" w:hAnsi="Arial" w:cs="Arial"/>
          <w:sz w:val="24"/>
          <w:szCs w:val="24"/>
        </w:rPr>
      </w:pPr>
      <w:r w:rsidRPr="008D2B13">
        <w:rPr>
          <w:rFonts w:ascii="Arial" w:eastAsia="Aptos" w:hAnsi="Arial" w:cs="Arial"/>
          <w:sz w:val="24"/>
          <w:szCs w:val="24"/>
        </w:rPr>
        <w:t>29 February 2024</w:t>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r w:rsidRPr="008D2B13">
        <w:rPr>
          <w:rFonts w:ascii="Arial" w:eastAsia="Aptos" w:hAnsi="Arial" w:cs="Arial"/>
          <w:sz w:val="24"/>
          <w:szCs w:val="24"/>
        </w:rPr>
        <w:tab/>
      </w:r>
    </w:p>
    <w:p w14:paraId="4DD0CAEF" w14:textId="77777777" w:rsidR="008D2B13" w:rsidRPr="008D2B13" w:rsidRDefault="008D2B13" w:rsidP="008D2B13">
      <w:pPr>
        <w:spacing w:line="256" w:lineRule="auto"/>
        <w:rPr>
          <w:rFonts w:ascii="Arial" w:eastAsia="Aptos" w:hAnsi="Arial" w:cs="Arial"/>
          <w:sz w:val="24"/>
          <w:szCs w:val="24"/>
        </w:rPr>
      </w:pPr>
      <w:r w:rsidRPr="008D2B13">
        <w:rPr>
          <w:rFonts w:ascii="Arial" w:eastAsia="Aptos" w:hAnsi="Arial" w:cs="Arial"/>
          <w:sz w:val="24"/>
          <w:szCs w:val="24"/>
        </w:rPr>
        <w:t>Dear Miss HT Zwane</w:t>
      </w:r>
    </w:p>
    <w:p w14:paraId="5E06132E" w14:textId="77777777" w:rsidR="008D2B13" w:rsidRPr="008D2B13" w:rsidRDefault="008D2B13" w:rsidP="008D2B13">
      <w:pPr>
        <w:spacing w:line="256" w:lineRule="auto"/>
        <w:rPr>
          <w:rFonts w:ascii="Arial" w:eastAsia="Aptos" w:hAnsi="Arial" w:cs="Arial"/>
          <w:b/>
          <w:bCs/>
          <w:sz w:val="24"/>
          <w:szCs w:val="24"/>
          <w:u w:val="single"/>
        </w:rPr>
      </w:pPr>
      <w:r w:rsidRPr="008D2B13">
        <w:rPr>
          <w:rFonts w:ascii="Arial" w:eastAsia="Aptos" w:hAnsi="Arial" w:cs="Arial"/>
          <w:b/>
          <w:bCs/>
          <w:sz w:val="24"/>
          <w:szCs w:val="24"/>
          <w:u w:val="single"/>
        </w:rPr>
        <w:t>PERMISSION TO CONDUCT THE RESEARCH AT NKOMBOSE HIGH SCHOOL</w:t>
      </w:r>
    </w:p>
    <w:p w14:paraId="2A1ABC2E" w14:textId="77777777" w:rsidR="008D2B13" w:rsidRPr="008D2B13" w:rsidRDefault="008D2B13" w:rsidP="008D2B13">
      <w:pPr>
        <w:spacing w:line="256" w:lineRule="auto"/>
        <w:rPr>
          <w:rFonts w:ascii="Arial" w:eastAsia="Aptos" w:hAnsi="Arial" w:cs="Arial"/>
          <w:sz w:val="24"/>
          <w:szCs w:val="24"/>
        </w:rPr>
      </w:pPr>
    </w:p>
    <w:p w14:paraId="5EB1FCD6"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r w:rsidRPr="008D2B13">
        <w:rPr>
          <w:rFonts w:ascii="Arial" w:eastAsia="Aptos" w:hAnsi="Arial" w:cs="Arial"/>
          <w:sz w:val="24"/>
          <w:szCs w:val="24"/>
        </w:rPr>
        <w:t xml:space="preserve">Kindly receive the response to your application to conduct the research entitled as </w:t>
      </w:r>
      <w:r w:rsidRPr="008D2B13">
        <w:rPr>
          <w:rFonts w:ascii="Arial" w:eastAsia="Times New Roman" w:hAnsi="Arial" w:cs="Arial"/>
          <w:b/>
          <w:bCs/>
          <w:kern w:val="0"/>
          <w:sz w:val="24"/>
          <w:szCs w:val="24"/>
          <w14:ligatures w14:val="none"/>
        </w:rPr>
        <w:t xml:space="preserve">Evaluating perceptions and implications of teenage pregnancies in a rural school within uMkhanyakude District, KZN, SA. </w:t>
      </w:r>
      <w:r w:rsidRPr="008D2B13">
        <w:rPr>
          <w:rFonts w:ascii="Arial" w:eastAsia="Times New Roman" w:hAnsi="Arial" w:cs="Arial"/>
          <w:kern w:val="0"/>
          <w:sz w:val="24"/>
          <w:szCs w:val="24"/>
          <w14:ligatures w14:val="none"/>
        </w:rPr>
        <w:t>Your application has been granted. The conditions of the approval are as follows:</w:t>
      </w:r>
    </w:p>
    <w:p w14:paraId="6D3D8C8F"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6D463C96"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The researcher will make all the arrangement concerning the interviews.</w:t>
      </w:r>
    </w:p>
    <w:p w14:paraId="3A8F4366"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The researcher will ensure that teaching and learning is not interrupted and that interviews are conducted outside teaching and learning time.</w:t>
      </w:r>
    </w:p>
    <w:p w14:paraId="2519721A"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Participants will not be identifiable in any way from the results and the findings of the research.</w:t>
      </w:r>
    </w:p>
    <w:p w14:paraId="5C3B2550"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A copy of the letter is explaining the purpose of the research will be presented to participants prior to interviews.</w:t>
      </w:r>
    </w:p>
    <w:p w14:paraId="64134E0B"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The period of the research will be limited to 4 months only.</w:t>
      </w:r>
    </w:p>
    <w:p w14:paraId="53A5EFFC"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The research will be limited to your proposed participants (teaching staff, non-teaching staff, parents, SGB members, traditional leaders, union representatives, and former learner).</w:t>
      </w:r>
    </w:p>
    <w:p w14:paraId="1FF47748"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For any communication, the contact person is Mmabatho </w:t>
      </w:r>
      <w:r w:rsidRPr="008D2B13">
        <w:rPr>
          <w:rFonts w:ascii="Arial" w:eastAsia="Times New Roman" w:hAnsi="Arial" w:cs="Arial"/>
          <w:b/>
          <w:bCs/>
          <w:kern w:val="0"/>
          <w:sz w:val="24"/>
          <w:szCs w:val="24"/>
          <w14:ligatures w14:val="none"/>
        </w:rPr>
        <w:t>@ 0737333209</w:t>
      </w:r>
      <w:r w:rsidRPr="008D2B13">
        <w:rPr>
          <w:rFonts w:ascii="Arial" w:eastAsia="Times New Roman" w:hAnsi="Arial" w:cs="Arial"/>
          <w:kern w:val="0"/>
          <w:sz w:val="24"/>
          <w:szCs w:val="24"/>
          <w14:ligatures w14:val="none"/>
        </w:rPr>
        <w:t>.</w:t>
      </w:r>
    </w:p>
    <w:p w14:paraId="0090CBBE" w14:textId="77777777" w:rsidR="008D2B13" w:rsidRPr="008D2B13" w:rsidRDefault="008D2B13" w:rsidP="008D2B13">
      <w:pPr>
        <w:numPr>
          <w:ilvl w:val="0"/>
          <w:numId w:val="11"/>
        </w:numPr>
        <w:spacing w:line="24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Upon completion of your research a summary of your research findings and your research recommendations must be shared with the school community.</w:t>
      </w:r>
    </w:p>
    <w:p w14:paraId="4DE4EF8B"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w:t>
      </w:r>
      <w:r w:rsidRPr="008D2B13">
        <w:rPr>
          <w:rFonts w:ascii="Arial" w:eastAsia="Aptos" w:hAnsi="Arial" w:cs="Arial"/>
          <w:noProof/>
          <w:sz w:val="24"/>
          <w:szCs w:val="24"/>
          <w:lang w:val="en-GB" w:eastAsia="en-GB"/>
          <w14:ligatures w14:val="none"/>
        </w:rPr>
        <w:drawing>
          <wp:inline distT="0" distB="0" distL="0" distR="0" wp14:anchorId="6D922E0F" wp14:editId="1BFDE4CC">
            <wp:extent cx="1581150" cy="9334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grayscl/>
                      <a:biLevel thresh="50000"/>
                      <a:extLst>
                        <a:ext uri="{28A0092B-C50C-407E-A947-70E740481C1C}">
                          <a14:useLocalDpi xmlns:a14="http://schemas.microsoft.com/office/drawing/2010/main" val="0"/>
                        </a:ext>
                      </a:extLst>
                    </a:blip>
                    <a:srcRect/>
                    <a:stretch>
                      <a:fillRect/>
                    </a:stretch>
                  </pic:blipFill>
                  <pic:spPr bwMode="auto">
                    <a:xfrm>
                      <a:off x="0" y="0"/>
                      <a:ext cx="1581150" cy="933450"/>
                    </a:xfrm>
                    <a:prstGeom prst="rect">
                      <a:avLst/>
                    </a:prstGeom>
                    <a:noFill/>
                    <a:ln>
                      <a:noFill/>
                    </a:ln>
                  </pic:spPr>
                </pic:pic>
              </a:graphicData>
            </a:graphic>
          </wp:inline>
        </w:drawing>
      </w:r>
    </w:p>
    <w:p w14:paraId="62C69830" w14:textId="77777777" w:rsidR="008D2B13" w:rsidRPr="008D2B13" w:rsidRDefault="008D2B13" w:rsidP="008D2B13">
      <w:pPr>
        <w:spacing w:line="256" w:lineRule="auto"/>
        <w:rPr>
          <w:rFonts w:ascii="Arial" w:eastAsia="Aptos" w:hAnsi="Arial" w:cs="Arial"/>
          <w:b/>
          <w:bCs/>
          <w:sz w:val="24"/>
          <w:szCs w:val="24"/>
        </w:rPr>
      </w:pPr>
      <w:r w:rsidRPr="008D2B13">
        <w:rPr>
          <w:rFonts w:ascii="Arial" w:eastAsia="Aptos" w:hAnsi="Arial" w:cs="Arial"/>
          <w:b/>
          <w:bCs/>
          <w:sz w:val="24"/>
          <w:szCs w:val="24"/>
        </w:rPr>
        <w:t xml:space="preserve">  082 268 6814 /072 142 1811</w:t>
      </w:r>
    </w:p>
    <w:p w14:paraId="77C955EE" w14:textId="77777777" w:rsidR="008D2B13" w:rsidRPr="008D2B13" w:rsidRDefault="008D2B13" w:rsidP="008D2B13">
      <w:pPr>
        <w:spacing w:line="256" w:lineRule="auto"/>
        <w:rPr>
          <w:rFonts w:ascii="Arial" w:eastAsia="Aptos" w:hAnsi="Arial" w:cs="Arial"/>
          <w:b/>
          <w:bCs/>
          <w:sz w:val="24"/>
          <w:szCs w:val="24"/>
        </w:rPr>
      </w:pPr>
    </w:p>
    <w:p w14:paraId="01F28C44" w14:textId="77777777" w:rsidR="008D2B13" w:rsidRPr="008D2B13" w:rsidRDefault="008D2B13" w:rsidP="008D2B13">
      <w:pPr>
        <w:spacing w:line="360" w:lineRule="auto"/>
        <w:jc w:val="both"/>
        <w:outlineLvl w:val="0"/>
        <w:rPr>
          <w:rFonts w:ascii="Arial" w:eastAsia="Calibri" w:hAnsi="Arial" w:cs="Arial"/>
          <w:b/>
          <w:bCs/>
          <w:color w:val="000000"/>
          <w:kern w:val="0"/>
          <w:sz w:val="24"/>
          <w:szCs w:val="24"/>
          <w14:ligatures w14:val="none"/>
        </w:rPr>
      </w:pPr>
      <w:bookmarkStart w:id="487" w:name="_Toc169025302"/>
      <w:r w:rsidRPr="008D2B13">
        <w:rPr>
          <w:rFonts w:ascii="Arial" w:eastAsia="Calibri" w:hAnsi="Arial" w:cs="Arial"/>
          <w:b/>
          <w:bCs/>
          <w:color w:val="000000"/>
          <w:kern w:val="0"/>
          <w:sz w:val="24"/>
          <w:szCs w:val="24"/>
          <w14:ligatures w14:val="none"/>
        </w:rPr>
        <w:t>Appendix C</w:t>
      </w:r>
      <w:bookmarkEnd w:id="487"/>
    </w:p>
    <w:p w14:paraId="50FBC978" w14:textId="77777777" w:rsidR="008D2B13" w:rsidRPr="008D2B13" w:rsidRDefault="008D2B13" w:rsidP="008D2B13">
      <w:pPr>
        <w:spacing w:line="360" w:lineRule="auto"/>
        <w:ind w:left="720" w:firstLine="720"/>
        <w:jc w:val="both"/>
        <w:rPr>
          <w:rFonts w:ascii="Arial" w:eastAsia="Calibri" w:hAnsi="Arial" w:cs="Arial"/>
          <w:b/>
          <w:bCs/>
          <w:color w:val="000000"/>
          <w:kern w:val="0"/>
          <w:sz w:val="24"/>
          <w:szCs w:val="24"/>
          <w14:ligatures w14:val="none"/>
        </w:rPr>
      </w:pPr>
      <w:r w:rsidRPr="008D2B13">
        <w:rPr>
          <w:rFonts w:ascii="Arial" w:eastAsia="Calibri" w:hAnsi="Arial" w:cs="Arial"/>
          <w:b/>
          <w:bCs/>
          <w:color w:val="000000"/>
          <w:kern w:val="0"/>
          <w:sz w:val="24"/>
          <w:szCs w:val="24"/>
          <w14:ligatures w14:val="none"/>
        </w:rPr>
        <w:t>INTERVIEW SCHEDULE</w:t>
      </w:r>
    </w:p>
    <w:p w14:paraId="666CE659" w14:textId="77777777" w:rsidR="008D2B13" w:rsidRPr="008D2B13" w:rsidRDefault="008D2B13" w:rsidP="008D2B13">
      <w:pPr>
        <w:spacing w:after="0" w:line="240" w:lineRule="auto"/>
        <w:jc w:val="center"/>
        <w:rPr>
          <w:rFonts w:ascii="Arial" w:eastAsia="Times New Roman" w:hAnsi="Arial" w:cs="Arial"/>
          <w:b/>
          <w:bCs/>
          <w:kern w:val="0"/>
          <w:sz w:val="24"/>
          <w:szCs w:val="24"/>
          <w:u w:val="single"/>
          <w14:ligatures w14:val="none"/>
        </w:rPr>
      </w:pPr>
    </w:p>
    <w:p w14:paraId="7ACDC86F" w14:textId="77777777" w:rsidR="008D2B13" w:rsidRPr="008D2B13" w:rsidRDefault="008D2B13" w:rsidP="008D2B13">
      <w:pPr>
        <w:spacing w:after="0" w:line="240" w:lineRule="auto"/>
        <w:jc w:val="both"/>
        <w:rPr>
          <w:rFonts w:ascii="Arial" w:eastAsia="Times New Roman" w:hAnsi="Arial" w:cs="Arial"/>
          <w:b/>
          <w:bCs/>
          <w:kern w:val="0"/>
          <w:sz w:val="24"/>
          <w:szCs w:val="24"/>
          <w:u w:val="single"/>
          <w14:ligatures w14:val="none"/>
        </w:rPr>
      </w:pPr>
      <w:r w:rsidRPr="008D2B13">
        <w:rPr>
          <w:rFonts w:ascii="Arial" w:eastAsia="Times New Roman" w:hAnsi="Arial" w:cs="Arial"/>
          <w:b/>
          <w:bCs/>
          <w:kern w:val="0"/>
          <w:sz w:val="24"/>
          <w:szCs w:val="24"/>
          <w:u w:val="single"/>
          <w14:ligatures w14:val="none"/>
        </w:rPr>
        <w:t xml:space="preserve">SECTION 1: INTRODUCTION OF THE RESEARCHER </w:t>
      </w:r>
    </w:p>
    <w:p w14:paraId="438F3DF0" w14:textId="77777777" w:rsidR="008D2B13" w:rsidRPr="008D2B13" w:rsidRDefault="008D2B13" w:rsidP="008D2B13">
      <w:pPr>
        <w:spacing w:after="0" w:line="240" w:lineRule="auto"/>
        <w:jc w:val="both"/>
        <w:rPr>
          <w:rFonts w:ascii="Arial" w:eastAsia="Times New Roman" w:hAnsi="Arial" w:cs="Arial"/>
          <w:b/>
          <w:bCs/>
          <w:kern w:val="0"/>
          <w:sz w:val="24"/>
          <w:szCs w:val="24"/>
          <w14:ligatures w14:val="none"/>
        </w:rPr>
      </w:pPr>
    </w:p>
    <w:p w14:paraId="69480484"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Times New Roman" w:hAnsi="Arial" w:cs="Arial"/>
          <w:b/>
          <w:bCs/>
          <w:kern w:val="0"/>
          <w:sz w:val="24"/>
          <w:szCs w:val="24"/>
          <w:u w:val="single"/>
          <w14:ligatures w14:val="none"/>
        </w:rPr>
        <w:t>Name:</w:t>
      </w:r>
      <w:r w:rsidRPr="008D2B13">
        <w:rPr>
          <w:rFonts w:ascii="Arial" w:eastAsia="Times New Roman" w:hAnsi="Arial" w:cs="Arial"/>
          <w:kern w:val="0"/>
          <w:sz w:val="24"/>
          <w:szCs w:val="24"/>
          <w14:ligatures w14:val="none"/>
        </w:rPr>
        <w:t xml:space="preserve"> </w:t>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t xml:space="preserve">HT ZWANE </w:t>
      </w:r>
    </w:p>
    <w:p w14:paraId="0AE21E1D"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Times New Roman" w:hAnsi="Arial" w:cs="Arial"/>
          <w:b/>
          <w:bCs/>
          <w:kern w:val="0"/>
          <w:sz w:val="24"/>
          <w:szCs w:val="24"/>
          <w:u w:val="single"/>
          <w14:ligatures w14:val="none"/>
        </w:rPr>
        <w:t>Qualification</w:t>
      </w:r>
      <w:r w:rsidRPr="008D2B13">
        <w:rPr>
          <w:rFonts w:ascii="Arial" w:eastAsia="Times New Roman" w:hAnsi="Arial" w:cs="Arial"/>
          <w:b/>
          <w:bCs/>
          <w:kern w:val="0"/>
          <w:sz w:val="24"/>
          <w:szCs w:val="24"/>
          <w14:ligatures w14:val="none"/>
        </w:rPr>
        <w:t>:</w:t>
      </w:r>
      <w:r w:rsidRPr="008D2B13">
        <w:rPr>
          <w:rFonts w:ascii="Arial" w:eastAsia="Times New Roman" w:hAnsi="Arial" w:cs="Arial"/>
          <w:kern w:val="0"/>
          <w:sz w:val="24"/>
          <w:szCs w:val="24"/>
          <w14:ligatures w14:val="none"/>
        </w:rPr>
        <w:t xml:space="preserve"> </w:t>
      </w:r>
      <w:r w:rsidRPr="008D2B13">
        <w:rPr>
          <w:rFonts w:ascii="Arial" w:eastAsia="Times New Roman" w:hAnsi="Arial" w:cs="Arial"/>
          <w:kern w:val="0"/>
          <w:sz w:val="24"/>
          <w:szCs w:val="24"/>
          <w14:ligatures w14:val="none"/>
        </w:rPr>
        <w:tab/>
        <w:t>Master of Public Management</w:t>
      </w:r>
    </w:p>
    <w:p w14:paraId="1FA9F011"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w:t>
      </w:r>
      <w:r w:rsidRPr="008D2B13">
        <w:rPr>
          <w:rFonts w:ascii="Arial" w:eastAsia="Times New Roman" w:hAnsi="Arial" w:cs="Arial"/>
          <w:b/>
          <w:bCs/>
          <w:kern w:val="0"/>
          <w:sz w:val="24"/>
          <w:szCs w:val="24"/>
          <w:u w:val="single"/>
          <w14:ligatures w14:val="none"/>
        </w:rPr>
        <w:t>Aims of the study</w:t>
      </w:r>
      <w:r w:rsidRPr="008D2B13">
        <w:rPr>
          <w:rFonts w:ascii="Arial" w:eastAsia="Times New Roman" w:hAnsi="Arial" w:cs="Arial"/>
          <w:kern w:val="0"/>
          <w:sz w:val="24"/>
          <w:szCs w:val="24"/>
          <w14:ligatures w14:val="none"/>
        </w:rPr>
        <w:t>:</w:t>
      </w:r>
    </w:p>
    <w:p w14:paraId="556B7220"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To evaluate perceptions and implications of teenage pregnancy in a rural school within uMkhanyakude District, KZN, SA</w:t>
      </w:r>
    </w:p>
    <w:p w14:paraId="16060713"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Times New Roman" w:hAnsi="Arial" w:cs="Arial"/>
          <w:b/>
          <w:bCs/>
          <w:kern w:val="0"/>
          <w:sz w:val="24"/>
          <w:szCs w:val="24"/>
          <w:u w:val="single"/>
          <w14:ligatures w14:val="none"/>
        </w:rPr>
        <w:t>Participation</w:t>
      </w:r>
    </w:p>
    <w:p w14:paraId="004A2864"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is voluntary and participants can withdraw at any time.</w:t>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r w:rsidRPr="008D2B13">
        <w:rPr>
          <w:rFonts w:ascii="Arial" w:eastAsia="Times New Roman" w:hAnsi="Arial" w:cs="Arial"/>
          <w:kern w:val="0"/>
          <w:sz w:val="24"/>
          <w:szCs w:val="24"/>
          <w14:ligatures w14:val="none"/>
        </w:rPr>
        <w:tab/>
      </w:r>
    </w:p>
    <w:p w14:paraId="37FC388E" w14:textId="77777777" w:rsidR="008D2B13" w:rsidRPr="008D2B13" w:rsidRDefault="008D2B13" w:rsidP="008D2B13">
      <w:pPr>
        <w:spacing w:after="0" w:line="240" w:lineRule="auto"/>
        <w:jc w:val="both"/>
        <w:rPr>
          <w:rFonts w:ascii="Arial" w:eastAsia="Times New Roman" w:hAnsi="Arial" w:cs="Arial"/>
          <w:b/>
          <w:bCs/>
          <w:kern w:val="0"/>
          <w:sz w:val="24"/>
          <w:szCs w:val="24"/>
          <w:u w:val="single"/>
          <w14:ligatures w14:val="none"/>
        </w:rPr>
      </w:pPr>
      <w:r w:rsidRPr="008D2B13">
        <w:rPr>
          <w:rFonts w:ascii="Arial" w:eastAsia="Times New Roman" w:hAnsi="Arial" w:cs="Arial"/>
          <w:b/>
          <w:bCs/>
          <w:kern w:val="0"/>
          <w:sz w:val="24"/>
          <w:szCs w:val="24"/>
          <w:u w:val="single"/>
          <w14:ligatures w14:val="none"/>
        </w:rPr>
        <w:t xml:space="preserve">SECTION 2: DEMOGRAPHIC INFORMATION </w:t>
      </w:r>
    </w:p>
    <w:p w14:paraId="62126A37"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7781A4E8" w14:textId="77777777" w:rsidR="008D2B13" w:rsidRPr="008D2B13" w:rsidRDefault="008D2B13" w:rsidP="008D2B13">
      <w:pPr>
        <w:spacing w:after="0" w:line="240" w:lineRule="auto"/>
        <w:ind w:left="45"/>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2.1 Please indicate your age (please indicate by </w:t>
      </w:r>
      <w:r w:rsidRPr="008D2B13">
        <w:rPr>
          <w:rFonts w:ascii="Arial" w:eastAsia="Times New Roman" w:hAnsi="Arial" w:cs="Arial"/>
          <w:b/>
          <w:bCs/>
          <w:kern w:val="0"/>
          <w:sz w:val="24"/>
          <w:szCs w:val="24"/>
          <w14:ligatures w14:val="none"/>
        </w:rPr>
        <w:t>X)</w:t>
      </w:r>
    </w:p>
    <w:p w14:paraId="43A04BD2" w14:textId="77777777" w:rsidR="008D2B13" w:rsidRPr="008D2B13" w:rsidRDefault="008D2B13" w:rsidP="008D2B13">
      <w:pPr>
        <w:spacing w:after="0" w:line="240" w:lineRule="auto"/>
        <w:ind w:left="45"/>
        <w:jc w:val="both"/>
        <w:rPr>
          <w:rFonts w:ascii="Arial" w:eastAsia="Times New Roman" w:hAnsi="Arial" w:cs="Arial"/>
          <w:kern w:val="0"/>
          <w:sz w:val="24"/>
          <w:szCs w:val="24"/>
          <w14:ligatures w14:val="none"/>
        </w:rPr>
      </w:pPr>
    </w:p>
    <w:tbl>
      <w:tblPr>
        <w:tblStyle w:val="TableGrid"/>
        <w:tblW w:w="9186" w:type="dxa"/>
        <w:tblInd w:w="390" w:type="dxa"/>
        <w:tblLook w:val="04A0" w:firstRow="1" w:lastRow="0" w:firstColumn="1" w:lastColumn="0" w:noHBand="0" w:noVBand="1"/>
      </w:tblPr>
      <w:tblGrid>
        <w:gridCol w:w="1567"/>
        <w:gridCol w:w="1589"/>
        <w:gridCol w:w="1589"/>
        <w:gridCol w:w="2246"/>
        <w:gridCol w:w="2195"/>
      </w:tblGrid>
      <w:tr w:rsidR="008D2B13" w:rsidRPr="008D2B13" w14:paraId="1BC52283" w14:textId="77777777" w:rsidTr="008D2B13">
        <w:tc>
          <w:tcPr>
            <w:tcW w:w="1567" w:type="dxa"/>
            <w:tcBorders>
              <w:top w:val="single" w:sz="4" w:space="0" w:color="auto"/>
              <w:left w:val="single" w:sz="4" w:space="0" w:color="auto"/>
              <w:bottom w:val="single" w:sz="4" w:space="0" w:color="auto"/>
              <w:right w:val="single" w:sz="4" w:space="0" w:color="auto"/>
            </w:tcBorders>
            <w:hideMark/>
          </w:tcPr>
          <w:p w14:paraId="778994B9"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&lt;18 </w:t>
            </w:r>
          </w:p>
        </w:tc>
        <w:tc>
          <w:tcPr>
            <w:tcW w:w="1589" w:type="dxa"/>
            <w:tcBorders>
              <w:top w:val="single" w:sz="4" w:space="0" w:color="auto"/>
              <w:left w:val="single" w:sz="4" w:space="0" w:color="auto"/>
              <w:bottom w:val="single" w:sz="4" w:space="0" w:color="auto"/>
              <w:right w:val="single" w:sz="4" w:space="0" w:color="auto"/>
            </w:tcBorders>
            <w:hideMark/>
          </w:tcPr>
          <w:p w14:paraId="741B6A73"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19 - 25 years </w:t>
            </w:r>
          </w:p>
        </w:tc>
        <w:tc>
          <w:tcPr>
            <w:tcW w:w="1589" w:type="dxa"/>
            <w:tcBorders>
              <w:top w:val="single" w:sz="4" w:space="0" w:color="auto"/>
              <w:left w:val="single" w:sz="4" w:space="0" w:color="auto"/>
              <w:bottom w:val="single" w:sz="4" w:space="0" w:color="auto"/>
              <w:right w:val="single" w:sz="4" w:space="0" w:color="auto"/>
            </w:tcBorders>
            <w:hideMark/>
          </w:tcPr>
          <w:p w14:paraId="5ACFB7AF"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26 – 35 years </w:t>
            </w:r>
          </w:p>
        </w:tc>
        <w:tc>
          <w:tcPr>
            <w:tcW w:w="2246" w:type="dxa"/>
            <w:tcBorders>
              <w:top w:val="single" w:sz="4" w:space="0" w:color="auto"/>
              <w:left w:val="single" w:sz="4" w:space="0" w:color="auto"/>
              <w:bottom w:val="single" w:sz="4" w:space="0" w:color="auto"/>
              <w:right w:val="single" w:sz="4" w:space="0" w:color="auto"/>
            </w:tcBorders>
            <w:hideMark/>
          </w:tcPr>
          <w:p w14:paraId="6DC6A2CB"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36 – 45 years </w:t>
            </w:r>
          </w:p>
        </w:tc>
        <w:tc>
          <w:tcPr>
            <w:tcW w:w="2195" w:type="dxa"/>
            <w:tcBorders>
              <w:top w:val="single" w:sz="4" w:space="0" w:color="auto"/>
              <w:left w:val="single" w:sz="4" w:space="0" w:color="auto"/>
              <w:bottom w:val="single" w:sz="4" w:space="0" w:color="auto"/>
              <w:right w:val="single" w:sz="4" w:space="0" w:color="auto"/>
            </w:tcBorders>
            <w:hideMark/>
          </w:tcPr>
          <w:p w14:paraId="78602700"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46 years and above </w:t>
            </w:r>
          </w:p>
        </w:tc>
      </w:tr>
      <w:tr w:rsidR="008D2B13" w:rsidRPr="008D2B13" w14:paraId="6FFA28AF" w14:textId="77777777" w:rsidTr="008D2B13">
        <w:tc>
          <w:tcPr>
            <w:tcW w:w="1567" w:type="dxa"/>
            <w:tcBorders>
              <w:top w:val="single" w:sz="4" w:space="0" w:color="auto"/>
              <w:left w:val="single" w:sz="4" w:space="0" w:color="auto"/>
              <w:bottom w:val="single" w:sz="4" w:space="0" w:color="auto"/>
              <w:right w:val="single" w:sz="4" w:space="0" w:color="auto"/>
            </w:tcBorders>
          </w:tcPr>
          <w:p w14:paraId="74C9CAA3"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p w14:paraId="7C6FC141"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589" w:type="dxa"/>
            <w:tcBorders>
              <w:top w:val="single" w:sz="4" w:space="0" w:color="auto"/>
              <w:left w:val="single" w:sz="4" w:space="0" w:color="auto"/>
              <w:bottom w:val="single" w:sz="4" w:space="0" w:color="auto"/>
              <w:right w:val="single" w:sz="4" w:space="0" w:color="auto"/>
            </w:tcBorders>
          </w:tcPr>
          <w:p w14:paraId="6655C622"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589" w:type="dxa"/>
            <w:tcBorders>
              <w:top w:val="single" w:sz="4" w:space="0" w:color="auto"/>
              <w:left w:val="single" w:sz="4" w:space="0" w:color="auto"/>
              <w:bottom w:val="single" w:sz="4" w:space="0" w:color="auto"/>
              <w:right w:val="single" w:sz="4" w:space="0" w:color="auto"/>
            </w:tcBorders>
          </w:tcPr>
          <w:p w14:paraId="039EF95F"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2246" w:type="dxa"/>
            <w:tcBorders>
              <w:top w:val="single" w:sz="4" w:space="0" w:color="auto"/>
              <w:left w:val="single" w:sz="4" w:space="0" w:color="auto"/>
              <w:bottom w:val="single" w:sz="4" w:space="0" w:color="auto"/>
              <w:right w:val="single" w:sz="4" w:space="0" w:color="auto"/>
            </w:tcBorders>
            <w:hideMark/>
          </w:tcPr>
          <w:p w14:paraId="04D15E06"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w:t>
            </w:r>
          </w:p>
        </w:tc>
        <w:tc>
          <w:tcPr>
            <w:tcW w:w="2195" w:type="dxa"/>
            <w:tcBorders>
              <w:top w:val="single" w:sz="4" w:space="0" w:color="auto"/>
              <w:left w:val="single" w:sz="4" w:space="0" w:color="auto"/>
              <w:bottom w:val="single" w:sz="4" w:space="0" w:color="auto"/>
              <w:right w:val="single" w:sz="4" w:space="0" w:color="auto"/>
            </w:tcBorders>
          </w:tcPr>
          <w:p w14:paraId="6F10BB9B"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r>
    </w:tbl>
    <w:p w14:paraId="6AF7B9AF"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3C9B4F02"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2D32D0E0"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2.2 What is your highest qualification? </w:t>
      </w:r>
    </w:p>
    <w:p w14:paraId="1183F05A"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tbl>
      <w:tblPr>
        <w:tblStyle w:val="TableGrid"/>
        <w:tblW w:w="9186" w:type="dxa"/>
        <w:tblInd w:w="390" w:type="dxa"/>
        <w:tblLook w:val="04A0" w:firstRow="1" w:lastRow="0" w:firstColumn="1" w:lastColumn="0" w:noHBand="0" w:noVBand="1"/>
      </w:tblPr>
      <w:tblGrid>
        <w:gridCol w:w="1369"/>
        <w:gridCol w:w="1236"/>
        <w:gridCol w:w="1437"/>
        <w:gridCol w:w="1453"/>
        <w:gridCol w:w="1892"/>
        <w:gridCol w:w="1799"/>
      </w:tblGrid>
      <w:tr w:rsidR="008D2B13" w:rsidRPr="008D2B13" w14:paraId="6AEBAFF0" w14:textId="77777777" w:rsidTr="008D2B13">
        <w:tc>
          <w:tcPr>
            <w:tcW w:w="1369" w:type="dxa"/>
            <w:tcBorders>
              <w:top w:val="single" w:sz="4" w:space="0" w:color="auto"/>
              <w:left w:val="single" w:sz="4" w:space="0" w:color="auto"/>
              <w:bottom w:val="single" w:sz="4" w:space="0" w:color="auto"/>
              <w:right w:val="single" w:sz="4" w:space="0" w:color="auto"/>
            </w:tcBorders>
            <w:hideMark/>
          </w:tcPr>
          <w:p w14:paraId="0DA87168"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&lt; Matric  </w:t>
            </w:r>
          </w:p>
        </w:tc>
        <w:tc>
          <w:tcPr>
            <w:tcW w:w="1236" w:type="dxa"/>
            <w:tcBorders>
              <w:top w:val="single" w:sz="4" w:space="0" w:color="auto"/>
              <w:left w:val="single" w:sz="4" w:space="0" w:color="auto"/>
              <w:bottom w:val="single" w:sz="4" w:space="0" w:color="auto"/>
              <w:right w:val="single" w:sz="4" w:space="0" w:color="auto"/>
            </w:tcBorders>
          </w:tcPr>
          <w:p w14:paraId="12136BEA"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437" w:type="dxa"/>
            <w:tcBorders>
              <w:top w:val="single" w:sz="4" w:space="0" w:color="auto"/>
              <w:left w:val="single" w:sz="4" w:space="0" w:color="auto"/>
              <w:bottom w:val="single" w:sz="4" w:space="0" w:color="auto"/>
              <w:right w:val="single" w:sz="4" w:space="0" w:color="auto"/>
            </w:tcBorders>
            <w:hideMark/>
          </w:tcPr>
          <w:p w14:paraId="0E1FAE47"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Diploma </w:t>
            </w:r>
          </w:p>
        </w:tc>
        <w:tc>
          <w:tcPr>
            <w:tcW w:w="1453" w:type="dxa"/>
            <w:tcBorders>
              <w:top w:val="single" w:sz="4" w:space="0" w:color="auto"/>
              <w:left w:val="single" w:sz="4" w:space="0" w:color="auto"/>
              <w:bottom w:val="single" w:sz="4" w:space="0" w:color="auto"/>
              <w:right w:val="single" w:sz="4" w:space="0" w:color="auto"/>
            </w:tcBorders>
            <w:hideMark/>
          </w:tcPr>
          <w:p w14:paraId="706D8B18"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Bachelor </w:t>
            </w:r>
          </w:p>
        </w:tc>
        <w:tc>
          <w:tcPr>
            <w:tcW w:w="1892" w:type="dxa"/>
            <w:tcBorders>
              <w:top w:val="single" w:sz="4" w:space="0" w:color="auto"/>
              <w:left w:val="single" w:sz="4" w:space="0" w:color="auto"/>
              <w:bottom w:val="single" w:sz="4" w:space="0" w:color="auto"/>
              <w:right w:val="single" w:sz="4" w:space="0" w:color="auto"/>
            </w:tcBorders>
            <w:hideMark/>
          </w:tcPr>
          <w:p w14:paraId="357E057D"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Honors degree </w:t>
            </w:r>
          </w:p>
        </w:tc>
        <w:tc>
          <w:tcPr>
            <w:tcW w:w="1799" w:type="dxa"/>
            <w:tcBorders>
              <w:top w:val="single" w:sz="4" w:space="0" w:color="auto"/>
              <w:left w:val="single" w:sz="4" w:space="0" w:color="auto"/>
              <w:bottom w:val="single" w:sz="4" w:space="0" w:color="auto"/>
              <w:right w:val="single" w:sz="4" w:space="0" w:color="auto"/>
            </w:tcBorders>
            <w:hideMark/>
          </w:tcPr>
          <w:p w14:paraId="3EA56A4C"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Masters &lt;</w:t>
            </w:r>
          </w:p>
        </w:tc>
      </w:tr>
      <w:tr w:rsidR="008D2B13" w:rsidRPr="008D2B13" w14:paraId="222F66A9" w14:textId="77777777" w:rsidTr="008D2B13">
        <w:tc>
          <w:tcPr>
            <w:tcW w:w="1369" w:type="dxa"/>
            <w:tcBorders>
              <w:top w:val="single" w:sz="4" w:space="0" w:color="auto"/>
              <w:left w:val="single" w:sz="4" w:space="0" w:color="auto"/>
              <w:bottom w:val="single" w:sz="4" w:space="0" w:color="auto"/>
              <w:right w:val="single" w:sz="4" w:space="0" w:color="auto"/>
            </w:tcBorders>
          </w:tcPr>
          <w:p w14:paraId="6EC96B38"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w:t>
            </w:r>
          </w:p>
          <w:p w14:paraId="402325E0"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236" w:type="dxa"/>
            <w:tcBorders>
              <w:top w:val="single" w:sz="4" w:space="0" w:color="auto"/>
              <w:left w:val="single" w:sz="4" w:space="0" w:color="auto"/>
              <w:bottom w:val="single" w:sz="4" w:space="0" w:color="auto"/>
              <w:right w:val="single" w:sz="4" w:space="0" w:color="auto"/>
            </w:tcBorders>
          </w:tcPr>
          <w:p w14:paraId="1F70D6D2"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437" w:type="dxa"/>
            <w:tcBorders>
              <w:top w:val="single" w:sz="4" w:space="0" w:color="auto"/>
              <w:left w:val="single" w:sz="4" w:space="0" w:color="auto"/>
              <w:bottom w:val="single" w:sz="4" w:space="0" w:color="auto"/>
              <w:right w:val="single" w:sz="4" w:space="0" w:color="auto"/>
            </w:tcBorders>
            <w:hideMark/>
          </w:tcPr>
          <w:p w14:paraId="46EE04F7"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w:t>
            </w:r>
          </w:p>
        </w:tc>
        <w:tc>
          <w:tcPr>
            <w:tcW w:w="1453" w:type="dxa"/>
            <w:tcBorders>
              <w:top w:val="single" w:sz="4" w:space="0" w:color="auto"/>
              <w:left w:val="single" w:sz="4" w:space="0" w:color="auto"/>
              <w:bottom w:val="single" w:sz="4" w:space="0" w:color="auto"/>
              <w:right w:val="single" w:sz="4" w:space="0" w:color="auto"/>
            </w:tcBorders>
          </w:tcPr>
          <w:p w14:paraId="344146EE"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892" w:type="dxa"/>
            <w:tcBorders>
              <w:top w:val="single" w:sz="4" w:space="0" w:color="auto"/>
              <w:left w:val="single" w:sz="4" w:space="0" w:color="auto"/>
              <w:bottom w:val="single" w:sz="4" w:space="0" w:color="auto"/>
              <w:right w:val="single" w:sz="4" w:space="0" w:color="auto"/>
            </w:tcBorders>
          </w:tcPr>
          <w:p w14:paraId="474AF213"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799" w:type="dxa"/>
            <w:tcBorders>
              <w:top w:val="single" w:sz="4" w:space="0" w:color="auto"/>
              <w:left w:val="single" w:sz="4" w:space="0" w:color="auto"/>
              <w:bottom w:val="single" w:sz="4" w:space="0" w:color="auto"/>
              <w:right w:val="single" w:sz="4" w:space="0" w:color="auto"/>
            </w:tcBorders>
          </w:tcPr>
          <w:p w14:paraId="2135A609"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r>
    </w:tbl>
    <w:p w14:paraId="0F822E80"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103E9475"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2.3 What is your position in your community?  </w:t>
      </w:r>
    </w:p>
    <w:p w14:paraId="4BD20992"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tbl>
      <w:tblPr>
        <w:tblStyle w:val="TableGrid"/>
        <w:tblW w:w="9145" w:type="dxa"/>
        <w:tblInd w:w="390" w:type="dxa"/>
        <w:tblLook w:val="04A0" w:firstRow="1" w:lastRow="0" w:firstColumn="1" w:lastColumn="0" w:noHBand="0" w:noVBand="1"/>
      </w:tblPr>
      <w:tblGrid>
        <w:gridCol w:w="1591"/>
        <w:gridCol w:w="1675"/>
        <w:gridCol w:w="1459"/>
        <w:gridCol w:w="2373"/>
        <w:gridCol w:w="2047"/>
      </w:tblGrid>
      <w:tr w:rsidR="008D2B13" w:rsidRPr="008D2B13" w14:paraId="3F180B87" w14:textId="77777777" w:rsidTr="008D2B13">
        <w:tc>
          <w:tcPr>
            <w:tcW w:w="1591" w:type="dxa"/>
            <w:tcBorders>
              <w:top w:val="single" w:sz="4" w:space="0" w:color="auto"/>
              <w:left w:val="single" w:sz="4" w:space="0" w:color="auto"/>
              <w:bottom w:val="single" w:sz="4" w:space="0" w:color="auto"/>
              <w:right w:val="single" w:sz="4" w:space="0" w:color="auto"/>
            </w:tcBorders>
            <w:hideMark/>
          </w:tcPr>
          <w:p w14:paraId="53C6014D"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bookmarkStart w:id="488" w:name="_Hlk160803171"/>
            <w:r w:rsidRPr="008D2B13">
              <w:rPr>
                <w:rFonts w:ascii="Arial" w:eastAsia="Times New Roman" w:hAnsi="Arial"/>
                <w:kern w:val="0"/>
                <w:sz w:val="24"/>
                <w:szCs w:val="24"/>
                <w14:ligatures w14:val="none"/>
              </w:rPr>
              <w:t xml:space="preserve"> Induna </w:t>
            </w:r>
          </w:p>
        </w:tc>
        <w:tc>
          <w:tcPr>
            <w:tcW w:w="1675" w:type="dxa"/>
            <w:tcBorders>
              <w:top w:val="single" w:sz="4" w:space="0" w:color="auto"/>
              <w:left w:val="single" w:sz="4" w:space="0" w:color="auto"/>
              <w:bottom w:val="single" w:sz="4" w:space="0" w:color="auto"/>
              <w:right w:val="single" w:sz="4" w:space="0" w:color="auto"/>
            </w:tcBorders>
            <w:hideMark/>
          </w:tcPr>
          <w:p w14:paraId="6E2CC9F3"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Community Rep</w:t>
            </w:r>
          </w:p>
        </w:tc>
        <w:tc>
          <w:tcPr>
            <w:tcW w:w="1459" w:type="dxa"/>
            <w:tcBorders>
              <w:top w:val="single" w:sz="4" w:space="0" w:color="auto"/>
              <w:left w:val="single" w:sz="4" w:space="0" w:color="auto"/>
              <w:bottom w:val="single" w:sz="4" w:space="0" w:color="auto"/>
              <w:right w:val="single" w:sz="4" w:space="0" w:color="auto"/>
            </w:tcBorders>
            <w:hideMark/>
          </w:tcPr>
          <w:p w14:paraId="474C6D75"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SGB</w:t>
            </w:r>
          </w:p>
        </w:tc>
        <w:tc>
          <w:tcPr>
            <w:tcW w:w="2373" w:type="dxa"/>
            <w:tcBorders>
              <w:top w:val="single" w:sz="4" w:space="0" w:color="auto"/>
              <w:left w:val="single" w:sz="4" w:space="0" w:color="auto"/>
              <w:bottom w:val="single" w:sz="4" w:space="0" w:color="auto"/>
              <w:right w:val="single" w:sz="4" w:space="0" w:color="auto"/>
            </w:tcBorders>
            <w:hideMark/>
          </w:tcPr>
          <w:p w14:paraId="5A0FF6D9"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Teacher </w:t>
            </w:r>
          </w:p>
        </w:tc>
        <w:tc>
          <w:tcPr>
            <w:tcW w:w="2047" w:type="dxa"/>
            <w:tcBorders>
              <w:top w:val="single" w:sz="4" w:space="0" w:color="auto"/>
              <w:left w:val="single" w:sz="4" w:space="0" w:color="auto"/>
              <w:bottom w:val="single" w:sz="4" w:space="0" w:color="auto"/>
              <w:right w:val="single" w:sz="4" w:space="0" w:color="auto"/>
            </w:tcBorders>
            <w:hideMark/>
          </w:tcPr>
          <w:p w14:paraId="317DB867"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Union Rep  </w:t>
            </w:r>
          </w:p>
        </w:tc>
      </w:tr>
      <w:tr w:rsidR="008D2B13" w:rsidRPr="008D2B13" w14:paraId="61FC3AE6" w14:textId="77777777" w:rsidTr="008D2B13">
        <w:tc>
          <w:tcPr>
            <w:tcW w:w="1591" w:type="dxa"/>
            <w:tcBorders>
              <w:top w:val="single" w:sz="4" w:space="0" w:color="auto"/>
              <w:left w:val="single" w:sz="4" w:space="0" w:color="auto"/>
              <w:bottom w:val="single" w:sz="4" w:space="0" w:color="auto"/>
              <w:right w:val="single" w:sz="4" w:space="0" w:color="auto"/>
            </w:tcBorders>
          </w:tcPr>
          <w:p w14:paraId="187F1828"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675" w:type="dxa"/>
            <w:tcBorders>
              <w:top w:val="single" w:sz="4" w:space="0" w:color="auto"/>
              <w:left w:val="single" w:sz="4" w:space="0" w:color="auto"/>
              <w:bottom w:val="single" w:sz="4" w:space="0" w:color="auto"/>
              <w:right w:val="single" w:sz="4" w:space="0" w:color="auto"/>
            </w:tcBorders>
          </w:tcPr>
          <w:p w14:paraId="5ECE6F66"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459" w:type="dxa"/>
            <w:tcBorders>
              <w:top w:val="single" w:sz="4" w:space="0" w:color="auto"/>
              <w:left w:val="single" w:sz="4" w:space="0" w:color="auto"/>
              <w:bottom w:val="single" w:sz="4" w:space="0" w:color="auto"/>
              <w:right w:val="single" w:sz="4" w:space="0" w:color="auto"/>
            </w:tcBorders>
          </w:tcPr>
          <w:p w14:paraId="30949717"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2373" w:type="dxa"/>
            <w:tcBorders>
              <w:top w:val="single" w:sz="4" w:space="0" w:color="auto"/>
              <w:left w:val="single" w:sz="4" w:space="0" w:color="auto"/>
              <w:bottom w:val="single" w:sz="4" w:space="0" w:color="auto"/>
              <w:right w:val="single" w:sz="4" w:space="0" w:color="auto"/>
            </w:tcBorders>
          </w:tcPr>
          <w:p w14:paraId="4F750A92"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2047" w:type="dxa"/>
            <w:tcBorders>
              <w:top w:val="single" w:sz="4" w:space="0" w:color="auto"/>
              <w:left w:val="single" w:sz="4" w:space="0" w:color="auto"/>
              <w:bottom w:val="single" w:sz="4" w:space="0" w:color="auto"/>
              <w:right w:val="single" w:sz="4" w:space="0" w:color="auto"/>
            </w:tcBorders>
          </w:tcPr>
          <w:p w14:paraId="58236C3D"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r>
    </w:tbl>
    <w:p w14:paraId="246C621F"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bookmarkEnd w:id="488"/>
    <w:p w14:paraId="6CFD0D8F"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2.4 What is your occupation category? </w:t>
      </w:r>
    </w:p>
    <w:p w14:paraId="42FE2009"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2A1FC121"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tbl>
      <w:tblPr>
        <w:tblStyle w:val="TableGrid"/>
        <w:tblW w:w="9258" w:type="dxa"/>
        <w:tblInd w:w="390" w:type="dxa"/>
        <w:tblLook w:val="04A0" w:firstRow="1" w:lastRow="0" w:firstColumn="1" w:lastColumn="0" w:noHBand="0" w:noVBand="1"/>
      </w:tblPr>
      <w:tblGrid>
        <w:gridCol w:w="1591"/>
        <w:gridCol w:w="1675"/>
        <w:gridCol w:w="1672"/>
        <w:gridCol w:w="2160"/>
        <w:gridCol w:w="2160"/>
      </w:tblGrid>
      <w:tr w:rsidR="008D2B13" w:rsidRPr="008D2B13" w14:paraId="3E8D40E9" w14:textId="77777777" w:rsidTr="008D2B13">
        <w:tc>
          <w:tcPr>
            <w:tcW w:w="1591" w:type="dxa"/>
            <w:tcBorders>
              <w:top w:val="single" w:sz="4" w:space="0" w:color="auto"/>
              <w:left w:val="single" w:sz="4" w:space="0" w:color="auto"/>
              <w:bottom w:val="single" w:sz="4" w:space="0" w:color="auto"/>
              <w:right w:val="single" w:sz="4" w:space="0" w:color="auto"/>
            </w:tcBorders>
            <w:hideMark/>
          </w:tcPr>
          <w:p w14:paraId="1F40C9E2"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Public sector  </w:t>
            </w:r>
          </w:p>
        </w:tc>
        <w:tc>
          <w:tcPr>
            <w:tcW w:w="1675" w:type="dxa"/>
            <w:tcBorders>
              <w:top w:val="single" w:sz="4" w:space="0" w:color="auto"/>
              <w:left w:val="single" w:sz="4" w:space="0" w:color="auto"/>
              <w:bottom w:val="single" w:sz="4" w:space="0" w:color="auto"/>
              <w:right w:val="single" w:sz="4" w:space="0" w:color="auto"/>
            </w:tcBorders>
            <w:hideMark/>
          </w:tcPr>
          <w:p w14:paraId="138DB41A"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Private sectors </w:t>
            </w:r>
          </w:p>
        </w:tc>
        <w:tc>
          <w:tcPr>
            <w:tcW w:w="1672" w:type="dxa"/>
            <w:tcBorders>
              <w:top w:val="single" w:sz="4" w:space="0" w:color="auto"/>
              <w:left w:val="single" w:sz="4" w:space="0" w:color="auto"/>
              <w:bottom w:val="single" w:sz="4" w:space="0" w:color="auto"/>
              <w:right w:val="single" w:sz="4" w:space="0" w:color="auto"/>
            </w:tcBorders>
            <w:hideMark/>
          </w:tcPr>
          <w:p w14:paraId="3E430A7C"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Self employed </w:t>
            </w:r>
          </w:p>
        </w:tc>
        <w:tc>
          <w:tcPr>
            <w:tcW w:w="2160" w:type="dxa"/>
            <w:tcBorders>
              <w:top w:val="single" w:sz="4" w:space="0" w:color="auto"/>
              <w:left w:val="single" w:sz="4" w:space="0" w:color="auto"/>
              <w:bottom w:val="single" w:sz="4" w:space="0" w:color="auto"/>
              <w:right w:val="single" w:sz="4" w:space="0" w:color="auto"/>
            </w:tcBorders>
            <w:hideMark/>
          </w:tcPr>
          <w:p w14:paraId="2CF60400"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Unemployed </w:t>
            </w:r>
          </w:p>
        </w:tc>
        <w:tc>
          <w:tcPr>
            <w:tcW w:w="2160" w:type="dxa"/>
            <w:tcBorders>
              <w:top w:val="single" w:sz="4" w:space="0" w:color="auto"/>
              <w:left w:val="single" w:sz="4" w:space="0" w:color="auto"/>
              <w:bottom w:val="single" w:sz="4" w:space="0" w:color="auto"/>
              <w:right w:val="single" w:sz="4" w:space="0" w:color="auto"/>
            </w:tcBorders>
            <w:hideMark/>
          </w:tcPr>
          <w:p w14:paraId="75043C61"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Job seeker </w:t>
            </w:r>
          </w:p>
        </w:tc>
      </w:tr>
      <w:tr w:rsidR="008D2B13" w:rsidRPr="008D2B13" w14:paraId="0EB699C6" w14:textId="77777777" w:rsidTr="008D2B13">
        <w:tc>
          <w:tcPr>
            <w:tcW w:w="1591" w:type="dxa"/>
            <w:tcBorders>
              <w:top w:val="single" w:sz="4" w:space="0" w:color="auto"/>
              <w:left w:val="single" w:sz="4" w:space="0" w:color="auto"/>
              <w:bottom w:val="single" w:sz="4" w:space="0" w:color="auto"/>
              <w:right w:val="single" w:sz="4" w:space="0" w:color="auto"/>
            </w:tcBorders>
          </w:tcPr>
          <w:p w14:paraId="4C00053C"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p w14:paraId="37D5996D"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675" w:type="dxa"/>
            <w:tcBorders>
              <w:top w:val="single" w:sz="4" w:space="0" w:color="auto"/>
              <w:left w:val="single" w:sz="4" w:space="0" w:color="auto"/>
              <w:bottom w:val="single" w:sz="4" w:space="0" w:color="auto"/>
              <w:right w:val="single" w:sz="4" w:space="0" w:color="auto"/>
            </w:tcBorders>
          </w:tcPr>
          <w:p w14:paraId="186BC124"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1672" w:type="dxa"/>
            <w:tcBorders>
              <w:top w:val="single" w:sz="4" w:space="0" w:color="auto"/>
              <w:left w:val="single" w:sz="4" w:space="0" w:color="auto"/>
              <w:bottom w:val="single" w:sz="4" w:space="0" w:color="auto"/>
              <w:right w:val="single" w:sz="4" w:space="0" w:color="auto"/>
            </w:tcBorders>
          </w:tcPr>
          <w:p w14:paraId="78DD540C"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p>
        </w:tc>
        <w:tc>
          <w:tcPr>
            <w:tcW w:w="2160" w:type="dxa"/>
            <w:tcBorders>
              <w:top w:val="single" w:sz="4" w:space="0" w:color="auto"/>
              <w:left w:val="single" w:sz="4" w:space="0" w:color="auto"/>
              <w:bottom w:val="single" w:sz="4" w:space="0" w:color="auto"/>
              <w:right w:val="single" w:sz="4" w:space="0" w:color="auto"/>
            </w:tcBorders>
            <w:hideMark/>
          </w:tcPr>
          <w:p w14:paraId="5DEE459F"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w:t>
            </w:r>
          </w:p>
        </w:tc>
        <w:tc>
          <w:tcPr>
            <w:tcW w:w="2160" w:type="dxa"/>
            <w:tcBorders>
              <w:top w:val="single" w:sz="4" w:space="0" w:color="auto"/>
              <w:left w:val="single" w:sz="4" w:space="0" w:color="auto"/>
              <w:bottom w:val="single" w:sz="4" w:space="0" w:color="auto"/>
              <w:right w:val="single" w:sz="4" w:space="0" w:color="auto"/>
            </w:tcBorders>
            <w:hideMark/>
          </w:tcPr>
          <w:p w14:paraId="18F1C8F2" w14:textId="77777777" w:rsidR="008D2B13" w:rsidRPr="008D2B13" w:rsidRDefault="008D2B13" w:rsidP="008D2B13">
            <w:pPr>
              <w:spacing w:after="255" w:line="256" w:lineRule="auto"/>
              <w:contextualSpacing/>
              <w:jc w:val="both"/>
              <w:rPr>
                <w:rFonts w:ascii="Arial" w:eastAsia="Times New Roman" w:hAnsi="Arial"/>
                <w:kern w:val="0"/>
                <w:sz w:val="24"/>
                <w:szCs w:val="24"/>
                <w14:ligatures w14:val="none"/>
              </w:rPr>
            </w:pPr>
            <w:r w:rsidRPr="008D2B13">
              <w:rPr>
                <w:rFonts w:ascii="Arial" w:eastAsia="Times New Roman" w:hAnsi="Arial"/>
                <w:kern w:val="0"/>
                <w:sz w:val="24"/>
                <w:szCs w:val="24"/>
                <w14:ligatures w14:val="none"/>
              </w:rPr>
              <w:t xml:space="preserve"> </w:t>
            </w:r>
          </w:p>
        </w:tc>
      </w:tr>
    </w:tbl>
    <w:p w14:paraId="0E35FAB4" w14:textId="77777777" w:rsidR="008D2B13" w:rsidRPr="008D2B13" w:rsidRDefault="008D2B13" w:rsidP="008D2B13">
      <w:pPr>
        <w:spacing w:after="0" w:line="240" w:lineRule="auto"/>
        <w:jc w:val="both"/>
        <w:rPr>
          <w:rFonts w:ascii="Arial" w:eastAsia="Times New Roman" w:hAnsi="Arial" w:cs="Arial"/>
          <w:b/>
          <w:bCs/>
          <w:kern w:val="0"/>
          <w:sz w:val="24"/>
          <w:szCs w:val="24"/>
          <w:u w:val="single"/>
          <w14:ligatures w14:val="none"/>
        </w:rPr>
      </w:pPr>
    </w:p>
    <w:p w14:paraId="47DF8097" w14:textId="77777777" w:rsidR="008D2B13" w:rsidRPr="008D2B13" w:rsidRDefault="008D2B13" w:rsidP="008D2B13">
      <w:pPr>
        <w:spacing w:after="0" w:line="240" w:lineRule="auto"/>
        <w:jc w:val="both"/>
        <w:rPr>
          <w:rFonts w:ascii="Arial" w:eastAsia="Times New Roman" w:hAnsi="Arial" w:cs="Arial"/>
          <w:b/>
          <w:bCs/>
          <w:kern w:val="0"/>
          <w:sz w:val="24"/>
          <w:szCs w:val="24"/>
          <w:u w:val="single"/>
          <w14:ligatures w14:val="none"/>
        </w:rPr>
      </w:pPr>
      <w:r w:rsidRPr="008D2B13">
        <w:rPr>
          <w:rFonts w:ascii="Arial" w:eastAsia="Times New Roman" w:hAnsi="Arial" w:cs="Arial"/>
          <w:b/>
          <w:bCs/>
          <w:kern w:val="0"/>
          <w:sz w:val="24"/>
          <w:szCs w:val="24"/>
          <w:u w:val="single"/>
          <w14:ligatures w14:val="none"/>
        </w:rPr>
        <w:t xml:space="preserve">SECTION 3: CONTENT INFORMATION </w:t>
      </w:r>
    </w:p>
    <w:p w14:paraId="6454F958" w14:textId="77777777" w:rsidR="008D2B13" w:rsidRPr="008D2B13" w:rsidRDefault="008D2B13" w:rsidP="008D2B13">
      <w:pPr>
        <w:spacing w:after="0" w:line="240" w:lineRule="auto"/>
        <w:jc w:val="both"/>
        <w:rPr>
          <w:rFonts w:ascii="Arial" w:eastAsia="Times New Roman" w:hAnsi="Arial" w:cs="Arial"/>
          <w:b/>
          <w:bCs/>
          <w:kern w:val="0"/>
          <w:sz w:val="24"/>
          <w:szCs w:val="24"/>
          <w:u w:val="single"/>
          <w14:ligatures w14:val="none"/>
        </w:rPr>
      </w:pPr>
    </w:p>
    <w:p w14:paraId="2AEE92AA" w14:textId="77777777" w:rsidR="008D2B13" w:rsidRPr="008D2B13" w:rsidRDefault="008D2B13" w:rsidP="008D2B13">
      <w:pPr>
        <w:spacing w:after="0" w:line="240" w:lineRule="auto"/>
        <w:jc w:val="both"/>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 xml:space="preserve">QUESTION ONE </w:t>
      </w:r>
    </w:p>
    <w:p w14:paraId="1D7D5A9A" w14:textId="77777777" w:rsidR="008D2B13" w:rsidRPr="008D2B13" w:rsidRDefault="008D2B13" w:rsidP="008D2B13">
      <w:pPr>
        <w:spacing w:after="0" w:line="240" w:lineRule="auto"/>
        <w:jc w:val="both"/>
        <w:rPr>
          <w:rFonts w:ascii="Arial" w:eastAsia="Times New Roman" w:hAnsi="Arial" w:cs="Arial"/>
          <w:b/>
          <w:bCs/>
          <w:kern w:val="0"/>
          <w:sz w:val="24"/>
          <w:szCs w:val="24"/>
          <w:u w:val="single"/>
          <w14:ligatures w14:val="none"/>
        </w:rPr>
      </w:pPr>
    </w:p>
    <w:p w14:paraId="6D098D6D" w14:textId="77777777" w:rsidR="008D2B13" w:rsidRPr="008D2B13" w:rsidRDefault="008D2B13" w:rsidP="008D2B13">
      <w:pPr>
        <w:numPr>
          <w:ilvl w:val="1"/>
          <w:numId w:val="12"/>
        </w:numPr>
        <w:spacing w:after="0" w:line="256" w:lineRule="auto"/>
        <w:contextualSpacing/>
        <w:jc w:val="both"/>
        <w:rPr>
          <w:rFonts w:ascii="Arial" w:eastAsia="Calibri" w:hAnsi="Arial" w:cs="Arial"/>
          <w:color w:val="000000"/>
          <w:kern w:val="0"/>
          <w:sz w:val="24"/>
          <w:szCs w:val="24"/>
          <w:lang w:val="en-ZA"/>
          <w14:ligatures w14:val="none"/>
        </w:rPr>
      </w:pPr>
      <w:r w:rsidRPr="008D2B13">
        <w:rPr>
          <w:rFonts w:ascii="Arial" w:eastAsia="Calibri" w:hAnsi="Arial" w:cs="Arial"/>
          <w:color w:val="000000"/>
          <w:kern w:val="0"/>
          <w:sz w:val="24"/>
          <w:szCs w:val="24"/>
          <w:lang w:val="en-ZA"/>
          <w14:ligatures w14:val="none"/>
        </w:rPr>
        <w:t>What are your perceptions   towards teenage pregnancy?</w:t>
      </w:r>
    </w:p>
    <w:p w14:paraId="22837361" w14:textId="77777777" w:rsidR="008D2B13" w:rsidRPr="008D2B13" w:rsidRDefault="008D2B13" w:rsidP="008D2B13">
      <w:pPr>
        <w:numPr>
          <w:ilvl w:val="1"/>
          <w:numId w:val="12"/>
        </w:numPr>
        <w:spacing w:after="0" w:line="256" w:lineRule="auto"/>
        <w:contextualSpacing/>
        <w:jc w:val="both"/>
        <w:rPr>
          <w:rFonts w:ascii="Arial" w:eastAsia="Times New Roman" w:hAnsi="Arial" w:cs="Arial"/>
          <w:kern w:val="0"/>
          <w:sz w:val="24"/>
          <w:szCs w:val="24"/>
          <w:u w:val="single"/>
          <w14:ligatures w14:val="none"/>
        </w:rPr>
      </w:pPr>
      <w:r w:rsidRPr="008D2B13">
        <w:rPr>
          <w:rFonts w:ascii="Arial" w:eastAsia="Calibri" w:hAnsi="Arial" w:cs="Arial"/>
          <w:color w:val="000000"/>
          <w:kern w:val="0"/>
          <w:sz w:val="24"/>
          <w:szCs w:val="24"/>
          <w:lang w:val="en-ZA"/>
          <w14:ligatures w14:val="none"/>
        </w:rPr>
        <w:t xml:space="preserve">Can you share the perceptions of your community towards teenage pregnancy? </w:t>
      </w:r>
    </w:p>
    <w:p w14:paraId="27EE0F8E" w14:textId="77777777" w:rsidR="008D2B13" w:rsidRPr="008D2B13" w:rsidRDefault="008D2B13" w:rsidP="008D2B13">
      <w:pPr>
        <w:numPr>
          <w:ilvl w:val="1"/>
          <w:numId w:val="12"/>
        </w:numPr>
        <w:spacing w:after="0" w:line="256" w:lineRule="auto"/>
        <w:contextualSpacing/>
        <w:jc w:val="both"/>
        <w:rPr>
          <w:rFonts w:ascii="Arial" w:eastAsia="Times New Roman" w:hAnsi="Arial" w:cs="Arial"/>
          <w:kern w:val="0"/>
          <w:sz w:val="24"/>
          <w:szCs w:val="24"/>
          <w:u w:val="single"/>
          <w14:ligatures w14:val="none"/>
        </w:rPr>
      </w:pPr>
      <w:r w:rsidRPr="008D2B13">
        <w:rPr>
          <w:rFonts w:ascii="Arial" w:eastAsia="Calibri" w:hAnsi="Arial" w:cs="Arial"/>
          <w:color w:val="000000"/>
          <w:kern w:val="0"/>
          <w:sz w:val="24"/>
          <w:szCs w:val="24"/>
          <w:lang w:val="en-ZA"/>
          <w14:ligatures w14:val="none"/>
        </w:rPr>
        <w:t xml:space="preserve">How do you think teenage pregnancy is viewed and understood by the </w:t>
      </w:r>
      <w:commentRangeStart w:id="489"/>
      <w:r w:rsidRPr="008D2B13">
        <w:rPr>
          <w:rFonts w:ascii="Arial" w:eastAsia="Calibri" w:hAnsi="Arial" w:cs="Arial"/>
          <w:color w:val="000000"/>
          <w:kern w:val="0"/>
          <w:sz w:val="24"/>
          <w:szCs w:val="24"/>
          <w:lang w:val="en-ZA"/>
          <w14:ligatures w14:val="none"/>
        </w:rPr>
        <w:t>community</w:t>
      </w:r>
      <w:commentRangeEnd w:id="489"/>
      <w:r w:rsidR="00A66397">
        <w:rPr>
          <w:rStyle w:val="CommentReference"/>
        </w:rPr>
        <w:commentReference w:id="489"/>
      </w:r>
      <w:r w:rsidRPr="008D2B13">
        <w:rPr>
          <w:rFonts w:ascii="Arial" w:eastAsia="Calibri" w:hAnsi="Arial" w:cs="Arial"/>
          <w:color w:val="000000"/>
          <w:kern w:val="0"/>
          <w:sz w:val="24"/>
          <w:szCs w:val="24"/>
          <w:lang w:val="en-ZA"/>
          <w14:ligatures w14:val="none"/>
        </w:rPr>
        <w:t>?</w:t>
      </w:r>
    </w:p>
    <w:p w14:paraId="72D780B7" w14:textId="77777777" w:rsidR="008D2B13" w:rsidRPr="008D2B13" w:rsidRDefault="008D2B13" w:rsidP="008D2B13">
      <w:pPr>
        <w:spacing w:after="0" w:line="240" w:lineRule="auto"/>
        <w:jc w:val="both"/>
        <w:rPr>
          <w:rFonts w:ascii="Arial" w:eastAsia="Calibri" w:hAnsi="Arial" w:cs="Arial"/>
          <w:color w:val="000000"/>
          <w:kern w:val="0"/>
          <w:sz w:val="24"/>
          <w:szCs w:val="24"/>
          <w:lang w:val="en-ZA"/>
          <w14:ligatures w14:val="none"/>
        </w:rPr>
      </w:pPr>
    </w:p>
    <w:tbl>
      <w:tblPr>
        <w:tblStyle w:val="TableGrid"/>
        <w:tblW w:w="0" w:type="auto"/>
        <w:tblInd w:w="85" w:type="dxa"/>
        <w:tblLook w:val="04A0" w:firstRow="1" w:lastRow="0" w:firstColumn="1" w:lastColumn="0" w:noHBand="0" w:noVBand="1"/>
      </w:tblPr>
      <w:tblGrid>
        <w:gridCol w:w="8931"/>
      </w:tblGrid>
      <w:tr w:rsidR="008D2B13" w:rsidRPr="008D2B13" w14:paraId="3DA8C649" w14:textId="77777777" w:rsidTr="008D2B13">
        <w:tc>
          <w:tcPr>
            <w:tcW w:w="8931" w:type="dxa"/>
            <w:tcBorders>
              <w:top w:val="single" w:sz="4" w:space="0" w:color="auto"/>
              <w:left w:val="single" w:sz="4" w:space="0" w:color="auto"/>
              <w:bottom w:val="single" w:sz="4" w:space="0" w:color="auto"/>
              <w:right w:val="single" w:sz="4" w:space="0" w:color="auto"/>
            </w:tcBorders>
          </w:tcPr>
          <w:p w14:paraId="5071ED48" w14:textId="77777777" w:rsidR="008D2B13" w:rsidRPr="008D2B13" w:rsidRDefault="008D2B13" w:rsidP="008D2B13">
            <w:pPr>
              <w:spacing w:line="256" w:lineRule="auto"/>
              <w:jc w:val="both"/>
              <w:rPr>
                <w:rFonts w:ascii="Arial" w:hAnsi="Arial"/>
                <w:color w:val="000000"/>
                <w:kern w:val="0"/>
                <w:sz w:val="24"/>
                <w:szCs w:val="24"/>
                <w:lang w:val="en-ZA"/>
                <w14:ligatures w14:val="none"/>
              </w:rPr>
            </w:pPr>
          </w:p>
        </w:tc>
      </w:tr>
    </w:tbl>
    <w:p w14:paraId="0ECBC447" w14:textId="77777777" w:rsidR="008D2B13" w:rsidRPr="008D2B13" w:rsidRDefault="008D2B13" w:rsidP="008D2B13">
      <w:pPr>
        <w:spacing w:after="0" w:line="240" w:lineRule="auto"/>
        <w:jc w:val="both"/>
        <w:rPr>
          <w:rFonts w:ascii="Arial" w:eastAsia="Calibri" w:hAnsi="Arial" w:cs="Arial"/>
          <w:color w:val="000000"/>
          <w:kern w:val="0"/>
          <w:sz w:val="24"/>
          <w:szCs w:val="24"/>
          <w:lang w:val="en-ZA"/>
          <w14:ligatures w14:val="none"/>
        </w:rPr>
      </w:pPr>
    </w:p>
    <w:p w14:paraId="3A357E88" w14:textId="77777777" w:rsidR="008D2B13" w:rsidRPr="008D2B13" w:rsidRDefault="008D2B13" w:rsidP="008D2B13">
      <w:pPr>
        <w:spacing w:after="0" w:line="240" w:lineRule="auto"/>
        <w:jc w:val="both"/>
        <w:rPr>
          <w:rFonts w:ascii="Arial" w:eastAsia="Calibri" w:hAnsi="Arial" w:cs="Arial"/>
          <w:color w:val="000000"/>
          <w:kern w:val="0"/>
          <w:sz w:val="24"/>
          <w:szCs w:val="24"/>
          <w:lang w:val="en-ZA"/>
          <w14:ligatures w14:val="none"/>
        </w:rPr>
      </w:pPr>
    </w:p>
    <w:p w14:paraId="3143FDBA" w14:textId="77777777" w:rsidR="008D2B13" w:rsidRPr="008D2B13" w:rsidRDefault="008D2B13" w:rsidP="008D2B13">
      <w:pPr>
        <w:spacing w:after="0" w:line="240" w:lineRule="auto"/>
        <w:jc w:val="both"/>
        <w:rPr>
          <w:rFonts w:ascii="Arial" w:eastAsia="Calibri" w:hAnsi="Arial" w:cs="Arial"/>
          <w:b/>
          <w:bCs/>
          <w:color w:val="000000"/>
          <w:kern w:val="0"/>
          <w:sz w:val="24"/>
          <w:szCs w:val="24"/>
          <w:lang w:val="en-ZA"/>
          <w14:ligatures w14:val="none"/>
        </w:rPr>
      </w:pPr>
      <w:r w:rsidRPr="008D2B13">
        <w:rPr>
          <w:rFonts w:ascii="Arial" w:eastAsia="Calibri" w:hAnsi="Arial" w:cs="Arial"/>
          <w:b/>
          <w:bCs/>
          <w:color w:val="000000"/>
          <w:kern w:val="0"/>
          <w:sz w:val="24"/>
          <w:szCs w:val="24"/>
          <w:lang w:val="en-ZA"/>
          <w14:ligatures w14:val="none"/>
        </w:rPr>
        <w:t xml:space="preserve">QUESTION TWO </w:t>
      </w:r>
    </w:p>
    <w:p w14:paraId="186985A4" w14:textId="77777777" w:rsidR="008D2B13" w:rsidRPr="008D2B13" w:rsidRDefault="008D2B13" w:rsidP="008D2B13">
      <w:pPr>
        <w:spacing w:after="0" w:line="240" w:lineRule="auto"/>
        <w:jc w:val="both"/>
        <w:rPr>
          <w:rFonts w:ascii="Arial" w:eastAsia="Calibri" w:hAnsi="Arial" w:cs="Arial"/>
          <w:b/>
          <w:bCs/>
          <w:color w:val="000000"/>
          <w:kern w:val="0"/>
          <w:sz w:val="24"/>
          <w:szCs w:val="24"/>
          <w:lang w:val="en-ZA"/>
          <w14:ligatures w14:val="none"/>
        </w:rPr>
      </w:pPr>
    </w:p>
    <w:p w14:paraId="2338997B" w14:textId="77777777" w:rsidR="008D2B13" w:rsidRPr="008D2B13" w:rsidRDefault="008D2B13" w:rsidP="008D2B13">
      <w:pPr>
        <w:spacing w:after="0" w:line="240" w:lineRule="auto"/>
        <w:jc w:val="both"/>
        <w:rPr>
          <w:rFonts w:ascii="Arial" w:eastAsia="Calibri" w:hAnsi="Arial" w:cs="Arial"/>
          <w:b/>
          <w:bCs/>
          <w:color w:val="000000"/>
          <w:kern w:val="0"/>
          <w:sz w:val="24"/>
          <w:szCs w:val="24"/>
          <w:lang w:val="en-ZA"/>
          <w14:ligatures w14:val="none"/>
        </w:rPr>
      </w:pPr>
    </w:p>
    <w:p w14:paraId="4D64C04D" w14:textId="77777777" w:rsidR="008D2B13" w:rsidRPr="008D2B13" w:rsidRDefault="008D2B13" w:rsidP="008D2B13">
      <w:pPr>
        <w:numPr>
          <w:ilvl w:val="1"/>
          <w:numId w:val="13"/>
        </w:numPr>
        <w:spacing w:after="0" w:line="360"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How can individuals, community members, organizations and community leaders work together to create a supportive environment for teenage mothers?</w:t>
      </w:r>
    </w:p>
    <w:p w14:paraId="2D3221CA"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774717B9" w14:textId="77777777" w:rsidR="008D2B13" w:rsidRPr="008D2B13" w:rsidRDefault="008D2B13" w:rsidP="008D2B13">
      <w:pPr>
        <w:numPr>
          <w:ilvl w:val="1"/>
          <w:numId w:val="13"/>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What role can community play in addressing the perceptions and implications of teenage pregnancy?</w:t>
      </w:r>
    </w:p>
    <w:p w14:paraId="7D661023"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tbl>
      <w:tblPr>
        <w:tblStyle w:val="TableGrid"/>
        <w:tblW w:w="0" w:type="auto"/>
        <w:tblInd w:w="0" w:type="dxa"/>
        <w:tblLook w:val="04A0" w:firstRow="1" w:lastRow="0" w:firstColumn="1" w:lastColumn="0" w:noHBand="0" w:noVBand="1"/>
      </w:tblPr>
      <w:tblGrid>
        <w:gridCol w:w="9016"/>
      </w:tblGrid>
      <w:tr w:rsidR="008D2B13" w:rsidRPr="008D2B13" w14:paraId="61BB445D" w14:textId="77777777" w:rsidTr="008D2B13">
        <w:tc>
          <w:tcPr>
            <w:tcW w:w="9016" w:type="dxa"/>
            <w:tcBorders>
              <w:top w:val="single" w:sz="4" w:space="0" w:color="auto"/>
              <w:left w:val="single" w:sz="4" w:space="0" w:color="auto"/>
              <w:bottom w:val="single" w:sz="4" w:space="0" w:color="auto"/>
              <w:right w:val="single" w:sz="4" w:space="0" w:color="auto"/>
            </w:tcBorders>
          </w:tcPr>
          <w:p w14:paraId="4F85F956" w14:textId="77777777" w:rsidR="008D2B13" w:rsidRPr="008D2B13" w:rsidRDefault="008D2B13" w:rsidP="008D2B13">
            <w:pPr>
              <w:spacing w:line="256" w:lineRule="auto"/>
              <w:jc w:val="both"/>
              <w:rPr>
                <w:rFonts w:ascii="Arial" w:eastAsia="Times New Roman" w:hAnsi="Arial"/>
                <w:kern w:val="0"/>
                <w:sz w:val="24"/>
                <w:szCs w:val="24"/>
                <w14:ligatures w14:val="none"/>
              </w:rPr>
            </w:pPr>
          </w:p>
        </w:tc>
      </w:tr>
    </w:tbl>
    <w:p w14:paraId="683A81BE"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27904DB0"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66010F7C" w14:textId="77777777" w:rsidR="008D2B13" w:rsidRPr="008D2B13" w:rsidRDefault="008D2B13" w:rsidP="008D2B13">
      <w:pPr>
        <w:spacing w:after="0" w:line="240" w:lineRule="auto"/>
        <w:jc w:val="both"/>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QUESTION THREE</w:t>
      </w:r>
    </w:p>
    <w:p w14:paraId="51BBEAE0" w14:textId="77777777" w:rsidR="008D2B13" w:rsidRPr="008D2B13" w:rsidRDefault="008D2B13" w:rsidP="008D2B13">
      <w:pPr>
        <w:spacing w:after="0" w:line="240" w:lineRule="auto"/>
        <w:jc w:val="both"/>
        <w:rPr>
          <w:rFonts w:ascii="Arial" w:eastAsia="Times New Roman" w:hAnsi="Arial" w:cs="Arial"/>
          <w:kern w:val="0"/>
          <w:sz w:val="24"/>
          <w:szCs w:val="24"/>
          <w14:ligatures w14:val="none"/>
        </w:rPr>
      </w:pPr>
    </w:p>
    <w:p w14:paraId="312E839E" w14:textId="77777777" w:rsidR="008D2B13" w:rsidRPr="008D2B13" w:rsidRDefault="008D2B13" w:rsidP="008D2B13">
      <w:pPr>
        <w:numPr>
          <w:ilvl w:val="1"/>
          <w:numId w:val="14"/>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In your opinion, what are some of the socioeconomic implications of teenage pregnancy in your community?</w:t>
      </w:r>
    </w:p>
    <w:p w14:paraId="607C21FB" w14:textId="77777777" w:rsidR="008D2B13" w:rsidRPr="008D2B13" w:rsidRDefault="008D2B13" w:rsidP="008D2B13">
      <w:pPr>
        <w:numPr>
          <w:ilvl w:val="1"/>
          <w:numId w:val="14"/>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How does it affect relationships, family dynamics and community cohesion?</w:t>
      </w:r>
    </w:p>
    <w:p w14:paraId="1530955E" w14:textId="77777777" w:rsidR="008D2B13" w:rsidRPr="008D2B13" w:rsidRDefault="008D2B13" w:rsidP="008D2B13">
      <w:pPr>
        <w:spacing w:after="0" w:line="360" w:lineRule="auto"/>
        <w:ind w:left="450"/>
        <w:contextualSpacing/>
        <w:rPr>
          <w:rFonts w:ascii="Arial" w:eastAsia="Times New Roman" w:hAnsi="Arial" w:cs="Arial"/>
          <w:kern w:val="0"/>
          <w:sz w:val="24"/>
          <w:szCs w:val="24"/>
          <w14:ligatures w14:val="none"/>
        </w:rPr>
      </w:pPr>
    </w:p>
    <w:tbl>
      <w:tblPr>
        <w:tblStyle w:val="TableGrid"/>
        <w:tblW w:w="0" w:type="auto"/>
        <w:tblInd w:w="0" w:type="dxa"/>
        <w:tblLook w:val="04A0" w:firstRow="1" w:lastRow="0" w:firstColumn="1" w:lastColumn="0" w:noHBand="0" w:noVBand="1"/>
      </w:tblPr>
      <w:tblGrid>
        <w:gridCol w:w="9016"/>
      </w:tblGrid>
      <w:tr w:rsidR="008D2B13" w:rsidRPr="008D2B13" w14:paraId="1D6824EF" w14:textId="77777777" w:rsidTr="008D2B13">
        <w:tc>
          <w:tcPr>
            <w:tcW w:w="9016" w:type="dxa"/>
            <w:tcBorders>
              <w:top w:val="single" w:sz="4" w:space="0" w:color="auto"/>
              <w:left w:val="single" w:sz="4" w:space="0" w:color="auto"/>
              <w:bottom w:val="single" w:sz="4" w:space="0" w:color="auto"/>
              <w:right w:val="single" w:sz="4" w:space="0" w:color="auto"/>
            </w:tcBorders>
          </w:tcPr>
          <w:p w14:paraId="03DF024E" w14:textId="77777777" w:rsidR="008D2B13" w:rsidRPr="008D2B13" w:rsidRDefault="008D2B13" w:rsidP="008D2B13">
            <w:pPr>
              <w:spacing w:line="360" w:lineRule="auto"/>
              <w:jc w:val="both"/>
              <w:rPr>
                <w:rFonts w:ascii="Arial" w:eastAsia="Times New Roman" w:hAnsi="Arial"/>
                <w:kern w:val="0"/>
                <w:sz w:val="24"/>
                <w:szCs w:val="24"/>
                <w14:ligatures w14:val="none"/>
              </w:rPr>
            </w:pPr>
          </w:p>
        </w:tc>
      </w:tr>
    </w:tbl>
    <w:p w14:paraId="3F5D99F3"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04E7D0CE"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 xml:space="preserve">QUESTION FOUR </w:t>
      </w:r>
    </w:p>
    <w:p w14:paraId="4C4213ED"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1E034191" w14:textId="77777777" w:rsidR="008D2B13" w:rsidRPr="008D2B13" w:rsidRDefault="008D2B13" w:rsidP="008D2B13">
      <w:pPr>
        <w:numPr>
          <w:ilvl w:val="1"/>
          <w:numId w:val="15"/>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How do you think teenage pregnancy affects the educational opportunities and outcomes of young mothers in your community?</w:t>
      </w:r>
    </w:p>
    <w:p w14:paraId="7DF722AD" w14:textId="77777777" w:rsidR="008D2B13" w:rsidRPr="008D2B13" w:rsidRDefault="008D2B13" w:rsidP="008D2B13">
      <w:pPr>
        <w:numPr>
          <w:ilvl w:val="1"/>
          <w:numId w:val="15"/>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What challenges do teenage mothers experience in continuing their education?</w:t>
      </w:r>
    </w:p>
    <w:p w14:paraId="0CFA403C" w14:textId="77777777" w:rsidR="008D2B13" w:rsidRPr="008D2B13" w:rsidRDefault="008D2B13" w:rsidP="008D2B13">
      <w:pPr>
        <w:spacing w:after="0" w:line="256" w:lineRule="auto"/>
        <w:ind w:left="540"/>
        <w:contextualSpacing/>
        <w:rPr>
          <w:rFonts w:ascii="Arial" w:eastAsia="Times New Roman" w:hAnsi="Arial" w:cs="Arial"/>
          <w:kern w:val="0"/>
          <w:sz w:val="24"/>
          <w:szCs w:val="24"/>
          <w14:ligatures w14:val="none"/>
        </w:rPr>
      </w:pPr>
    </w:p>
    <w:tbl>
      <w:tblPr>
        <w:tblStyle w:val="TableGrid"/>
        <w:tblW w:w="0" w:type="auto"/>
        <w:tblInd w:w="-5" w:type="dxa"/>
        <w:tblLook w:val="04A0" w:firstRow="1" w:lastRow="0" w:firstColumn="1" w:lastColumn="0" w:noHBand="0" w:noVBand="1"/>
      </w:tblPr>
      <w:tblGrid>
        <w:gridCol w:w="9021"/>
      </w:tblGrid>
      <w:tr w:rsidR="008D2B13" w:rsidRPr="008D2B13" w14:paraId="5D764B07" w14:textId="77777777" w:rsidTr="008D2B13">
        <w:tc>
          <w:tcPr>
            <w:tcW w:w="9021" w:type="dxa"/>
            <w:tcBorders>
              <w:top w:val="single" w:sz="4" w:space="0" w:color="auto"/>
              <w:left w:val="single" w:sz="4" w:space="0" w:color="auto"/>
              <w:bottom w:val="single" w:sz="4" w:space="0" w:color="auto"/>
              <w:right w:val="single" w:sz="4" w:space="0" w:color="auto"/>
            </w:tcBorders>
          </w:tcPr>
          <w:p w14:paraId="777EFB29" w14:textId="77777777" w:rsidR="008D2B13" w:rsidRPr="008D2B13" w:rsidRDefault="008D2B13" w:rsidP="008D2B13">
            <w:pPr>
              <w:spacing w:line="360" w:lineRule="auto"/>
              <w:jc w:val="both"/>
              <w:rPr>
                <w:rFonts w:ascii="Arial" w:eastAsia="Times New Roman" w:hAnsi="Arial"/>
                <w:kern w:val="0"/>
                <w:sz w:val="24"/>
                <w:szCs w:val="24"/>
                <w14:ligatures w14:val="none"/>
              </w:rPr>
            </w:pPr>
          </w:p>
        </w:tc>
      </w:tr>
    </w:tbl>
    <w:p w14:paraId="1E29448E"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3037BC7A"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65465355"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55F7DADD"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20943B36"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 xml:space="preserve">QUESTION FIVE </w:t>
      </w:r>
    </w:p>
    <w:p w14:paraId="71B041CF"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11D98F13" w14:textId="77777777" w:rsidR="008D2B13" w:rsidRPr="008D2B13" w:rsidRDefault="008D2B13" w:rsidP="008D2B13">
      <w:pPr>
        <w:numPr>
          <w:ilvl w:val="1"/>
          <w:numId w:val="16"/>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What school’s support systems or services are currently available for teenage in mothers?</w:t>
      </w:r>
    </w:p>
    <w:p w14:paraId="62527C87" w14:textId="77777777" w:rsidR="008D2B13" w:rsidRPr="008D2B13" w:rsidRDefault="008D2B13" w:rsidP="008D2B13">
      <w:pPr>
        <w:numPr>
          <w:ilvl w:val="1"/>
          <w:numId w:val="16"/>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Are there any gaps in these support systems that need to be addressed?</w:t>
      </w:r>
    </w:p>
    <w:p w14:paraId="118042D4"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tbl>
      <w:tblPr>
        <w:tblStyle w:val="TableGrid"/>
        <w:tblW w:w="0" w:type="auto"/>
        <w:tblInd w:w="0" w:type="dxa"/>
        <w:tblLook w:val="04A0" w:firstRow="1" w:lastRow="0" w:firstColumn="1" w:lastColumn="0" w:noHBand="0" w:noVBand="1"/>
      </w:tblPr>
      <w:tblGrid>
        <w:gridCol w:w="9016"/>
      </w:tblGrid>
      <w:tr w:rsidR="008D2B13" w:rsidRPr="008D2B13" w14:paraId="40EC98CA" w14:textId="77777777" w:rsidTr="008D2B13">
        <w:tc>
          <w:tcPr>
            <w:tcW w:w="9016" w:type="dxa"/>
            <w:tcBorders>
              <w:top w:val="single" w:sz="4" w:space="0" w:color="auto"/>
              <w:left w:val="single" w:sz="4" w:space="0" w:color="auto"/>
              <w:bottom w:val="single" w:sz="4" w:space="0" w:color="auto"/>
              <w:right w:val="single" w:sz="4" w:space="0" w:color="auto"/>
            </w:tcBorders>
          </w:tcPr>
          <w:p w14:paraId="00907531" w14:textId="77777777" w:rsidR="008D2B13" w:rsidRPr="008D2B13" w:rsidRDefault="008D2B13" w:rsidP="008D2B13">
            <w:pPr>
              <w:spacing w:line="360" w:lineRule="auto"/>
              <w:jc w:val="both"/>
              <w:rPr>
                <w:rFonts w:ascii="Arial" w:eastAsia="Times New Roman" w:hAnsi="Arial"/>
                <w:kern w:val="0"/>
                <w:sz w:val="24"/>
                <w:szCs w:val="24"/>
                <w14:ligatures w14:val="none"/>
              </w:rPr>
            </w:pPr>
          </w:p>
        </w:tc>
      </w:tr>
    </w:tbl>
    <w:p w14:paraId="4FAE5BDE"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6F073AD2"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03688F11"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 xml:space="preserve">QUESTION SIX </w:t>
      </w:r>
    </w:p>
    <w:p w14:paraId="5D452D8E"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41F18B22" w14:textId="77777777" w:rsidR="008D2B13" w:rsidRPr="008D2B13" w:rsidRDefault="008D2B13" w:rsidP="008D2B13">
      <w:pPr>
        <w:numPr>
          <w:ilvl w:val="1"/>
          <w:numId w:val="17"/>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Evaluate the impact of the school policies and programs aimed at supporting teenage mothers in a rural uMkhanyakude District school.</w:t>
      </w:r>
    </w:p>
    <w:p w14:paraId="6A737C6D" w14:textId="77777777" w:rsidR="008D2B13" w:rsidRPr="008D2B13" w:rsidRDefault="008D2B13" w:rsidP="008D2B13">
      <w:pPr>
        <w:numPr>
          <w:ilvl w:val="1"/>
          <w:numId w:val="17"/>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Suggest possible programs for the school, aiming at assisting young mothers. </w:t>
      </w:r>
    </w:p>
    <w:p w14:paraId="6B796312"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tbl>
      <w:tblPr>
        <w:tblStyle w:val="TableGrid"/>
        <w:tblW w:w="0" w:type="auto"/>
        <w:tblInd w:w="-185" w:type="dxa"/>
        <w:tblLook w:val="04A0" w:firstRow="1" w:lastRow="0" w:firstColumn="1" w:lastColumn="0" w:noHBand="0" w:noVBand="1"/>
      </w:tblPr>
      <w:tblGrid>
        <w:gridCol w:w="9201"/>
      </w:tblGrid>
      <w:tr w:rsidR="008D2B13" w:rsidRPr="008D2B13" w14:paraId="20F6B80D" w14:textId="77777777" w:rsidTr="008D2B13">
        <w:tc>
          <w:tcPr>
            <w:tcW w:w="9201" w:type="dxa"/>
            <w:tcBorders>
              <w:top w:val="single" w:sz="4" w:space="0" w:color="auto"/>
              <w:left w:val="single" w:sz="4" w:space="0" w:color="auto"/>
              <w:bottom w:val="single" w:sz="4" w:space="0" w:color="auto"/>
              <w:right w:val="single" w:sz="4" w:space="0" w:color="auto"/>
            </w:tcBorders>
          </w:tcPr>
          <w:p w14:paraId="2ADAA4F3" w14:textId="77777777" w:rsidR="008D2B13" w:rsidRPr="008D2B13" w:rsidRDefault="008D2B13" w:rsidP="008D2B13">
            <w:pPr>
              <w:spacing w:line="360" w:lineRule="auto"/>
              <w:jc w:val="both"/>
              <w:rPr>
                <w:rFonts w:ascii="Arial" w:eastAsia="Times New Roman" w:hAnsi="Arial"/>
                <w:kern w:val="0"/>
                <w:sz w:val="24"/>
                <w:szCs w:val="24"/>
                <w14:ligatures w14:val="none"/>
              </w:rPr>
            </w:pPr>
          </w:p>
        </w:tc>
      </w:tr>
    </w:tbl>
    <w:p w14:paraId="33FF7FEC"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6BDB5939"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58FACD67"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r w:rsidRPr="008D2B13">
        <w:rPr>
          <w:rFonts w:ascii="Arial" w:eastAsia="Times New Roman" w:hAnsi="Arial" w:cs="Arial"/>
          <w:b/>
          <w:bCs/>
          <w:kern w:val="0"/>
          <w:sz w:val="24"/>
          <w:szCs w:val="24"/>
          <w14:ligatures w14:val="none"/>
        </w:rPr>
        <w:t xml:space="preserve">QUESTION SEVEN </w:t>
      </w:r>
    </w:p>
    <w:p w14:paraId="28A6BF43" w14:textId="77777777" w:rsidR="008D2B13" w:rsidRPr="008D2B13" w:rsidRDefault="008D2B13" w:rsidP="008D2B13">
      <w:pPr>
        <w:spacing w:after="0" w:line="360" w:lineRule="auto"/>
        <w:jc w:val="both"/>
        <w:rPr>
          <w:rFonts w:ascii="Arial" w:eastAsia="Times New Roman" w:hAnsi="Arial" w:cs="Arial"/>
          <w:b/>
          <w:bCs/>
          <w:kern w:val="0"/>
          <w:sz w:val="24"/>
          <w:szCs w:val="24"/>
          <w14:ligatures w14:val="none"/>
        </w:rPr>
      </w:pPr>
    </w:p>
    <w:p w14:paraId="200434D3" w14:textId="77777777" w:rsidR="008D2B13" w:rsidRPr="008D2B13" w:rsidRDefault="008D2B13" w:rsidP="008D2B13">
      <w:pPr>
        <w:numPr>
          <w:ilvl w:val="1"/>
          <w:numId w:val="18"/>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In your view, what are some effective strategies or interventions that can be implemented to support young mothers?</w:t>
      </w:r>
    </w:p>
    <w:p w14:paraId="5C6B4111" w14:textId="77777777" w:rsidR="008D2B13" w:rsidRPr="008D2B13" w:rsidRDefault="008D2B13" w:rsidP="008D2B13">
      <w:pPr>
        <w:numPr>
          <w:ilvl w:val="1"/>
          <w:numId w:val="18"/>
        </w:numPr>
        <w:spacing w:after="0" w:line="256" w:lineRule="auto"/>
        <w:contextualSpacing/>
        <w:jc w:val="both"/>
        <w:rPr>
          <w:rFonts w:ascii="Arial" w:eastAsia="Times New Roman" w:hAnsi="Arial" w:cs="Arial"/>
          <w:kern w:val="0"/>
          <w:sz w:val="24"/>
          <w:szCs w:val="24"/>
          <w14:ligatures w14:val="none"/>
        </w:rPr>
      </w:pPr>
      <w:r w:rsidRPr="008D2B13">
        <w:rPr>
          <w:rFonts w:ascii="Arial" w:eastAsia="Times New Roman" w:hAnsi="Arial" w:cs="Arial"/>
          <w:kern w:val="0"/>
          <w:sz w:val="24"/>
          <w:szCs w:val="24"/>
          <w14:ligatures w14:val="none"/>
        </w:rPr>
        <w:t xml:space="preserve"> What policy changes and programs do you think should be implemented to address this issue?</w:t>
      </w:r>
    </w:p>
    <w:p w14:paraId="19AC0EC8"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tbl>
      <w:tblPr>
        <w:tblStyle w:val="TableGrid"/>
        <w:tblW w:w="0" w:type="auto"/>
        <w:tblInd w:w="-95" w:type="dxa"/>
        <w:tblLook w:val="04A0" w:firstRow="1" w:lastRow="0" w:firstColumn="1" w:lastColumn="0" w:noHBand="0" w:noVBand="1"/>
      </w:tblPr>
      <w:tblGrid>
        <w:gridCol w:w="9111"/>
      </w:tblGrid>
      <w:tr w:rsidR="008D2B13" w:rsidRPr="008D2B13" w14:paraId="7147CFD9" w14:textId="77777777" w:rsidTr="008D2B13">
        <w:tc>
          <w:tcPr>
            <w:tcW w:w="9111" w:type="dxa"/>
            <w:tcBorders>
              <w:top w:val="single" w:sz="4" w:space="0" w:color="auto"/>
              <w:left w:val="single" w:sz="4" w:space="0" w:color="auto"/>
              <w:bottom w:val="single" w:sz="4" w:space="0" w:color="auto"/>
              <w:right w:val="single" w:sz="4" w:space="0" w:color="auto"/>
            </w:tcBorders>
          </w:tcPr>
          <w:p w14:paraId="78BFCDD1" w14:textId="77777777" w:rsidR="008D2B13" w:rsidRPr="008D2B13" w:rsidRDefault="008D2B13" w:rsidP="008D2B13">
            <w:pPr>
              <w:spacing w:line="360" w:lineRule="auto"/>
              <w:jc w:val="both"/>
              <w:rPr>
                <w:rFonts w:ascii="Arial" w:eastAsia="Times New Roman" w:hAnsi="Arial"/>
                <w:kern w:val="0"/>
                <w:sz w:val="24"/>
                <w:szCs w:val="24"/>
                <w14:ligatures w14:val="none"/>
              </w:rPr>
            </w:pPr>
          </w:p>
        </w:tc>
      </w:tr>
    </w:tbl>
    <w:p w14:paraId="6AFD9AA9" w14:textId="77777777" w:rsidR="008D2B13" w:rsidRPr="008D2B13" w:rsidRDefault="008D2B13" w:rsidP="008D2B13">
      <w:pPr>
        <w:spacing w:after="0" w:line="360" w:lineRule="auto"/>
        <w:jc w:val="both"/>
        <w:rPr>
          <w:rFonts w:ascii="Arial" w:eastAsia="Times New Roman" w:hAnsi="Arial" w:cs="Arial"/>
          <w:kern w:val="0"/>
          <w:sz w:val="24"/>
          <w:szCs w:val="24"/>
          <w14:ligatures w14:val="none"/>
        </w:rPr>
      </w:pPr>
    </w:p>
    <w:p w14:paraId="1E2335B7" w14:textId="77777777" w:rsidR="008D2B13" w:rsidRPr="008D2B13" w:rsidRDefault="008D2B13" w:rsidP="008D2B13">
      <w:pPr>
        <w:spacing w:after="0" w:line="360" w:lineRule="auto"/>
        <w:jc w:val="both"/>
        <w:rPr>
          <w:rFonts w:ascii="Arial" w:eastAsia="Times New Roman" w:hAnsi="Arial" w:cs="Arial"/>
          <w:b/>
          <w:bCs/>
          <w:kern w:val="0"/>
          <w:sz w:val="24"/>
          <w:szCs w:val="24"/>
          <w:u w:val="single"/>
          <w14:ligatures w14:val="none"/>
        </w:rPr>
      </w:pPr>
    </w:p>
    <w:p w14:paraId="47D06BBF" w14:textId="77777777" w:rsidR="008D2B13" w:rsidRPr="008D2B13" w:rsidRDefault="008D2B13" w:rsidP="008D2B13">
      <w:pPr>
        <w:spacing w:after="0" w:line="360" w:lineRule="auto"/>
        <w:jc w:val="center"/>
        <w:rPr>
          <w:rFonts w:ascii="Arial" w:eastAsia="Times New Roman" w:hAnsi="Arial" w:cs="Arial"/>
          <w:kern w:val="0"/>
          <w:sz w:val="24"/>
          <w:szCs w:val="24"/>
          <w14:ligatures w14:val="none"/>
        </w:rPr>
      </w:pPr>
    </w:p>
    <w:p w14:paraId="21C2560E" w14:textId="77777777" w:rsidR="008D2B13" w:rsidRPr="008D2B13" w:rsidRDefault="008D2B13" w:rsidP="008D2B13">
      <w:pPr>
        <w:spacing w:line="360" w:lineRule="auto"/>
        <w:jc w:val="center"/>
        <w:rPr>
          <w:rFonts w:ascii="Arial" w:eastAsia="Aptos" w:hAnsi="Arial" w:cs="Arial"/>
          <w:sz w:val="24"/>
          <w:szCs w:val="24"/>
        </w:rPr>
      </w:pPr>
      <w:r w:rsidRPr="008D2B13">
        <w:rPr>
          <w:rFonts w:ascii="Arial" w:eastAsia="Times New Roman" w:hAnsi="Arial" w:cs="Arial"/>
          <w:kern w:val="0"/>
          <w:sz w:val="24"/>
          <w:szCs w:val="24"/>
          <w14:ligatures w14:val="none"/>
        </w:rPr>
        <w:t xml:space="preserve">Your participation is much appreciated. Thank you. </w:t>
      </w:r>
    </w:p>
    <w:p w14:paraId="376C1E7E"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49DAA595"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640F2EDA"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35854659" w14:textId="77777777" w:rsidR="008D2B13" w:rsidRPr="008D2B13" w:rsidRDefault="008D2B13" w:rsidP="008D2B13">
      <w:pPr>
        <w:spacing w:line="240" w:lineRule="auto"/>
        <w:jc w:val="both"/>
        <w:rPr>
          <w:rFonts w:ascii="Arial" w:eastAsia="Calibri" w:hAnsi="Arial" w:cs="Arial"/>
          <w:color w:val="000000"/>
          <w:kern w:val="0"/>
          <w:sz w:val="24"/>
          <w:szCs w:val="24"/>
          <w:lang w:val="en-ZA"/>
          <w14:ligatures w14:val="none"/>
        </w:rPr>
      </w:pPr>
    </w:p>
    <w:p w14:paraId="54E8A66A" w14:textId="77777777" w:rsidR="008D2B13" w:rsidRPr="008D2B13" w:rsidRDefault="008D2B13" w:rsidP="008D2B13">
      <w:pPr>
        <w:spacing w:line="360" w:lineRule="auto"/>
        <w:jc w:val="both"/>
        <w:rPr>
          <w:rFonts w:ascii="Arial" w:eastAsia="Calibri" w:hAnsi="Arial" w:cs="Arial"/>
          <w:color w:val="000000"/>
          <w:kern w:val="0"/>
          <w:sz w:val="24"/>
          <w:szCs w:val="24"/>
          <w:lang w:val="en-ZA"/>
          <w14:ligatures w14:val="none"/>
        </w:rPr>
      </w:pPr>
    </w:p>
    <w:p w14:paraId="11C95E2B" w14:textId="77777777" w:rsidR="003328EB" w:rsidRPr="00996485" w:rsidRDefault="003328EB">
      <w:pPr>
        <w:rPr>
          <w:rFonts w:ascii="Arial" w:hAnsi="Arial" w:cs="Arial"/>
          <w:sz w:val="24"/>
          <w:szCs w:val="24"/>
        </w:rPr>
      </w:pPr>
    </w:p>
    <w:sectPr w:rsidR="003328EB" w:rsidRPr="00996485" w:rsidSect="00B007E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External Examiner" w:date="2024-06-12T14:51:00Z" w:initials="E.I.">
    <w:p w14:paraId="7887F12A" w14:textId="77777777" w:rsidR="00EE5DCE" w:rsidRDefault="00620869" w:rsidP="00EE5DCE">
      <w:pPr>
        <w:pStyle w:val="CommentText"/>
      </w:pPr>
      <w:r>
        <w:rPr>
          <w:rStyle w:val="CommentReference"/>
        </w:rPr>
        <w:annotationRef/>
      </w:r>
      <w:r w:rsidR="00EE5DCE">
        <w:t>This documents will be read by audience that is global, some might not know the meaning of these acronyms, I advise that these be written in full. Additionally, what is KZN, is it a district, village e of county in South Africa. That needs to be clear.</w:t>
      </w:r>
    </w:p>
  </w:comment>
  <w:comment w:id="2" w:author="Zodwa Zwane" w:date="2024-06-25T18:42:00Z" w:initials="ZZ">
    <w:p w14:paraId="5FC56686" w14:textId="0D996DCA" w:rsidR="00112B47" w:rsidRDefault="00112B47" w:rsidP="00112B47">
      <w:pPr>
        <w:pStyle w:val="CommentText"/>
      </w:pPr>
      <w:r>
        <w:rPr>
          <w:rStyle w:val="CommentReference"/>
        </w:rPr>
        <w:annotationRef/>
      </w:r>
      <w:r>
        <w:br/>
        <w:t xml:space="preserve">corrected </w:t>
      </w:r>
    </w:p>
  </w:comment>
  <w:comment w:id="14" w:author="External Examiner" w:date="2024-06-12T14:53:00Z" w:initials="E.I.">
    <w:p w14:paraId="7ACAD7EA" w14:textId="454AF858" w:rsidR="00620869" w:rsidRDefault="00620869">
      <w:pPr>
        <w:pStyle w:val="CommentText"/>
      </w:pPr>
      <w:r>
        <w:rPr>
          <w:rStyle w:val="CommentReference"/>
        </w:rPr>
        <w:annotationRef/>
      </w:r>
      <w:r>
        <w:t>Grammar is wrong here.</w:t>
      </w:r>
    </w:p>
    <w:p w14:paraId="6BD6630F" w14:textId="77777777" w:rsidR="00620869" w:rsidRDefault="00620869">
      <w:pPr>
        <w:pStyle w:val="CommentText"/>
      </w:pPr>
    </w:p>
    <w:p w14:paraId="49C164ED" w14:textId="4C34A101" w:rsidR="00620869" w:rsidRDefault="00620869">
      <w:pPr>
        <w:pStyle w:val="CommentText"/>
      </w:pPr>
      <w:r>
        <w:t>Also correct the tense.</w:t>
      </w:r>
    </w:p>
  </w:comment>
  <w:comment w:id="15" w:author="Zodwa Zwane" w:date="2024-06-25T18:50:00Z" w:initials="ZZ">
    <w:p w14:paraId="71CFC4DE" w14:textId="77777777" w:rsidR="008F3B31" w:rsidRDefault="008F3B31" w:rsidP="008F3B31">
      <w:pPr>
        <w:pStyle w:val="CommentText"/>
      </w:pPr>
      <w:r>
        <w:rPr>
          <w:rStyle w:val="CommentReference"/>
        </w:rPr>
        <w:annotationRef/>
      </w:r>
      <w:r>
        <w:t xml:space="preserve">CORRECTED </w:t>
      </w:r>
    </w:p>
  </w:comment>
  <w:comment w:id="21" w:author="External Examiner" w:date="2024-06-12T14:54:00Z" w:initials="E.I.">
    <w:p w14:paraId="33BED544" w14:textId="57872FDA" w:rsidR="00620869" w:rsidRDefault="00620869">
      <w:pPr>
        <w:pStyle w:val="CommentText"/>
      </w:pPr>
      <w:r>
        <w:rPr>
          <w:rStyle w:val="CommentReference"/>
        </w:rPr>
        <w:annotationRef/>
      </w:r>
      <w:r>
        <w:t>Grammar.</w:t>
      </w:r>
    </w:p>
  </w:comment>
  <w:comment w:id="24" w:author="External Examiner" w:date="2024-06-12T14:54:00Z" w:initials="E.I.">
    <w:p w14:paraId="294A361E" w14:textId="5F9517A6" w:rsidR="00620869" w:rsidRDefault="00620869">
      <w:pPr>
        <w:pStyle w:val="CommentText"/>
      </w:pPr>
      <w:r>
        <w:rPr>
          <w:rStyle w:val="CommentReference"/>
        </w:rPr>
        <w:annotationRef/>
      </w:r>
      <w:r>
        <w:t>Grammar.</w:t>
      </w:r>
    </w:p>
  </w:comment>
  <w:comment w:id="26" w:author="External Examiner" w:date="2024-06-12T14:55:00Z" w:initials="E.I.">
    <w:p w14:paraId="0E3BD8D5" w14:textId="40E0B9FF" w:rsidR="00620869" w:rsidRDefault="00620869">
      <w:pPr>
        <w:pStyle w:val="CommentText"/>
      </w:pPr>
      <w:r>
        <w:rPr>
          <w:rStyle w:val="CommentReference"/>
        </w:rPr>
        <w:annotationRef/>
      </w:r>
      <w:r>
        <w:t>Not girls?</w:t>
      </w:r>
    </w:p>
  </w:comment>
  <w:comment w:id="28" w:author="External Examiner" w:date="2024-06-12T14:55:00Z" w:initials="E.I.">
    <w:p w14:paraId="586A5928" w14:textId="77777777" w:rsidR="00620869" w:rsidRDefault="00620869">
      <w:pPr>
        <w:pStyle w:val="CommentText"/>
      </w:pPr>
      <w:r>
        <w:rPr>
          <w:rStyle w:val="CommentReference"/>
        </w:rPr>
        <w:annotationRef/>
      </w:r>
      <w:r>
        <w:t>Maybe, ‘the study proposes strategies such as…’</w:t>
      </w:r>
    </w:p>
    <w:p w14:paraId="43508AEE" w14:textId="77777777" w:rsidR="00620869" w:rsidRDefault="00620869">
      <w:pPr>
        <w:pStyle w:val="CommentText"/>
      </w:pPr>
    </w:p>
    <w:p w14:paraId="1AA5EA64" w14:textId="0490A939" w:rsidR="00620869" w:rsidRDefault="00620869">
      <w:pPr>
        <w:pStyle w:val="CommentText"/>
      </w:pPr>
      <w:r>
        <w:t>Will be a good expression.</w:t>
      </w:r>
    </w:p>
  </w:comment>
  <w:comment w:id="29" w:author="External Examiner" w:date="2024-06-12T14:57:00Z" w:initials="E.I.">
    <w:p w14:paraId="5CBEDEC2" w14:textId="2AB4E8EC" w:rsidR="00620869" w:rsidRDefault="00620869">
      <w:pPr>
        <w:pStyle w:val="CommentText"/>
      </w:pPr>
      <w:r>
        <w:rPr>
          <w:rStyle w:val="CommentReference"/>
        </w:rPr>
        <w:annotationRef/>
      </w:r>
      <w:r>
        <w:t>This must rather be a ‘Declaration’</w:t>
      </w:r>
    </w:p>
  </w:comment>
  <w:comment w:id="35" w:author="External Examiner" w:date="2024-06-12T14:58:00Z" w:initials="E.I.">
    <w:p w14:paraId="1A835BD5" w14:textId="5395ADC7" w:rsidR="00620869" w:rsidRDefault="00620869">
      <w:pPr>
        <w:pStyle w:val="CommentText"/>
      </w:pPr>
      <w:r>
        <w:rPr>
          <w:rStyle w:val="CommentReference"/>
        </w:rPr>
        <w:annotationRef/>
      </w:r>
      <w:r>
        <w:t>Must be in plural.</w:t>
      </w:r>
    </w:p>
  </w:comment>
  <w:comment w:id="36" w:author="External Examiner" w:date="2024-06-12T14:59:00Z" w:initials="E.I.">
    <w:p w14:paraId="73E93F5A" w14:textId="49179152" w:rsidR="00620869" w:rsidRDefault="00620869">
      <w:pPr>
        <w:pStyle w:val="CommentText"/>
      </w:pPr>
      <w:r>
        <w:rPr>
          <w:rStyle w:val="CommentReference"/>
        </w:rPr>
        <w:annotationRef/>
      </w:r>
      <w:r>
        <w:t>In full.</w:t>
      </w:r>
    </w:p>
  </w:comment>
  <w:comment w:id="43" w:author="External Examiner" w:date="2024-06-12T15:00:00Z" w:initials="E.I.">
    <w:p w14:paraId="2FF8A75C" w14:textId="305C3384" w:rsidR="00620869" w:rsidRDefault="00620869">
      <w:pPr>
        <w:pStyle w:val="CommentText"/>
      </w:pPr>
      <w:r>
        <w:rPr>
          <w:rStyle w:val="CommentReference"/>
        </w:rPr>
        <w:annotationRef/>
      </w:r>
      <w:r>
        <w:t>All chapters must have a chapter heading.</w:t>
      </w:r>
    </w:p>
  </w:comment>
  <w:comment w:id="50" w:author="External Examiner" w:date="2024-06-12T15:01:00Z" w:initials="E.I.">
    <w:p w14:paraId="7282B22D" w14:textId="1F85E3B6" w:rsidR="00620869" w:rsidRDefault="00620869">
      <w:pPr>
        <w:pStyle w:val="CommentText"/>
      </w:pPr>
      <w:r>
        <w:rPr>
          <w:rStyle w:val="CommentReference"/>
        </w:rPr>
        <w:annotationRef/>
      </w:r>
      <w:r>
        <w:t>Check suggested edit</w:t>
      </w:r>
    </w:p>
  </w:comment>
  <w:comment w:id="52" w:author="External Examiner" w:date="2024-06-12T15:01:00Z" w:initials="E.I.">
    <w:p w14:paraId="5959DF78" w14:textId="58191B0B" w:rsidR="00620869" w:rsidRDefault="00620869">
      <w:pPr>
        <w:pStyle w:val="CommentText"/>
      </w:pPr>
      <w:r>
        <w:rPr>
          <w:rStyle w:val="CommentReference"/>
        </w:rPr>
        <w:annotationRef/>
      </w:r>
      <w:r>
        <w:t>Source?</w:t>
      </w:r>
    </w:p>
  </w:comment>
  <w:comment w:id="53" w:author="External Examiner" w:date="2024-06-12T15:01:00Z" w:initials="E.I.">
    <w:p w14:paraId="1A26BBD5" w14:textId="0721B823" w:rsidR="00620869" w:rsidRDefault="00620869">
      <w:pPr>
        <w:pStyle w:val="CommentText"/>
      </w:pPr>
      <w:r>
        <w:rPr>
          <w:rStyle w:val="CommentReference"/>
        </w:rPr>
        <w:annotationRef/>
      </w:r>
      <w:r>
        <w:t>Grammar, three authors cannot use argues.</w:t>
      </w:r>
    </w:p>
  </w:comment>
  <w:comment w:id="54" w:author="External Examiner" w:date="2024-06-12T15:02:00Z" w:initials="E.I.">
    <w:p w14:paraId="1BDBC3F8" w14:textId="5FA1C1A3" w:rsidR="00620869" w:rsidRDefault="00620869">
      <w:pPr>
        <w:pStyle w:val="CommentText"/>
      </w:pPr>
      <w:r>
        <w:rPr>
          <w:rStyle w:val="CommentReference"/>
        </w:rPr>
        <w:annotationRef/>
      </w:r>
      <w:r>
        <w:t>Whose words, or where is the source?</w:t>
      </w:r>
    </w:p>
  </w:comment>
  <w:comment w:id="55" w:author="External Examiner" w:date="2024-06-12T15:03:00Z" w:initials="E.I.">
    <w:p w14:paraId="65B2FC7C" w14:textId="261DE04F" w:rsidR="00620869" w:rsidRDefault="00620869">
      <w:pPr>
        <w:pStyle w:val="CommentText"/>
      </w:pPr>
      <w:r>
        <w:rPr>
          <w:rStyle w:val="CommentReference"/>
        </w:rPr>
        <w:annotationRef/>
      </w:r>
      <w:r>
        <w:t>How much is many?</w:t>
      </w:r>
    </w:p>
  </w:comment>
  <w:comment w:id="56" w:author="External Examiner" w:date="2024-06-12T15:03:00Z" w:initials="E.I.">
    <w:p w14:paraId="593FDF63" w14:textId="6375C4CF" w:rsidR="00620869" w:rsidRDefault="00620869">
      <w:pPr>
        <w:pStyle w:val="CommentText"/>
      </w:pPr>
      <w:r>
        <w:rPr>
          <w:rStyle w:val="CommentReference"/>
        </w:rPr>
        <w:annotationRef/>
      </w:r>
      <w:r>
        <w:t>This source is not in the reference list. That is not acceptable.</w:t>
      </w:r>
    </w:p>
  </w:comment>
  <w:comment w:id="58" w:author="External Examiner" w:date="2024-06-12T15:04:00Z" w:initials="E.I.">
    <w:p w14:paraId="58C0E003" w14:textId="68880435" w:rsidR="00620869" w:rsidRDefault="00620869">
      <w:pPr>
        <w:pStyle w:val="CommentText"/>
      </w:pPr>
      <w:r>
        <w:rPr>
          <w:rStyle w:val="CommentReference"/>
        </w:rPr>
        <w:annotationRef/>
      </w:r>
      <w:r>
        <w:t>Check.</w:t>
      </w:r>
    </w:p>
  </w:comment>
  <w:comment w:id="59" w:author="External Examiner" w:date="2024-06-12T15:05:00Z" w:initials="E.I.">
    <w:p w14:paraId="02D1EA0F" w14:textId="51CB233C" w:rsidR="00620869" w:rsidRDefault="00620869">
      <w:pPr>
        <w:pStyle w:val="CommentText"/>
      </w:pPr>
      <w:r>
        <w:rPr>
          <w:rStyle w:val="CommentReference"/>
        </w:rPr>
        <w:annotationRef/>
      </w:r>
      <w:r>
        <w:t>Sources?</w:t>
      </w:r>
    </w:p>
  </w:comment>
  <w:comment w:id="60" w:author="External Examiner" w:date="2024-06-12T15:05:00Z" w:initials="E.I.">
    <w:p w14:paraId="77861DD0" w14:textId="5831F8B6" w:rsidR="00620869" w:rsidRDefault="00620869">
      <w:pPr>
        <w:pStyle w:val="CommentText"/>
      </w:pPr>
      <w:r>
        <w:rPr>
          <w:rStyle w:val="CommentReference"/>
        </w:rPr>
        <w:annotationRef/>
      </w:r>
      <w:r>
        <w:t>Check.</w:t>
      </w:r>
    </w:p>
  </w:comment>
  <w:comment w:id="62" w:author="External Examiner" w:date="2024-06-12T15:05:00Z" w:initials="E.I.">
    <w:p w14:paraId="2135770A" w14:textId="00789C5F" w:rsidR="00620869" w:rsidRDefault="00620869">
      <w:pPr>
        <w:pStyle w:val="CommentText"/>
      </w:pPr>
      <w:r>
        <w:rPr>
          <w:rStyle w:val="CommentReference"/>
        </w:rPr>
        <w:annotationRef/>
      </w:r>
      <w:r>
        <w:t>Sources?</w:t>
      </w:r>
    </w:p>
  </w:comment>
  <w:comment w:id="63" w:author="External Examiner" w:date="2024-06-12T15:06:00Z" w:initials="E.I.">
    <w:p w14:paraId="627527D9" w14:textId="5DD0DE11" w:rsidR="00620869" w:rsidRDefault="00620869">
      <w:pPr>
        <w:pStyle w:val="CommentText"/>
      </w:pPr>
      <w:r>
        <w:rPr>
          <w:rStyle w:val="CommentReference"/>
        </w:rPr>
        <w:annotationRef/>
      </w:r>
      <w:r>
        <w:t>grammar</w:t>
      </w:r>
    </w:p>
  </w:comment>
  <w:comment w:id="64" w:author="External Examiner" w:date="2024-06-12T15:06:00Z" w:initials="E.I.">
    <w:p w14:paraId="2A45DB04" w14:textId="3E5E8300" w:rsidR="00620869" w:rsidRDefault="00620869">
      <w:pPr>
        <w:pStyle w:val="CommentText"/>
      </w:pPr>
      <w:r>
        <w:rPr>
          <w:rStyle w:val="CommentReference"/>
        </w:rPr>
        <w:annotationRef/>
      </w:r>
      <w:r>
        <w:t>punctuations, unnecessary capitalization.</w:t>
      </w:r>
    </w:p>
  </w:comment>
  <w:comment w:id="70" w:author="External Examiner" w:date="2024-06-12T15:10:00Z" w:initials="E.I.">
    <w:p w14:paraId="78A4B749" w14:textId="20CE4186" w:rsidR="00620869" w:rsidRDefault="00620869">
      <w:pPr>
        <w:pStyle w:val="CommentText"/>
      </w:pPr>
      <w:r>
        <w:rPr>
          <w:rStyle w:val="CommentReference"/>
        </w:rPr>
        <w:annotationRef/>
      </w:r>
      <w:r>
        <w:t>Do not over rely on the same sources. There is need for diversity of literature.</w:t>
      </w:r>
    </w:p>
  </w:comment>
  <w:comment w:id="73" w:author="External Examiner" w:date="2024-06-12T15:13:00Z" w:initials="E.I.">
    <w:p w14:paraId="11952A0D" w14:textId="5E69BFD8" w:rsidR="00620869" w:rsidRDefault="00620869">
      <w:pPr>
        <w:pStyle w:val="CommentText"/>
      </w:pPr>
      <w:r>
        <w:rPr>
          <w:rStyle w:val="CommentReference"/>
        </w:rPr>
        <w:annotationRef/>
      </w:r>
      <w:r>
        <w:t>grammar</w:t>
      </w:r>
    </w:p>
  </w:comment>
  <w:comment w:id="74" w:author="External Examiner" w:date="2024-06-12T15:13:00Z" w:initials="E.I.">
    <w:p w14:paraId="4C082EA1" w14:textId="4257794A" w:rsidR="00620869" w:rsidRDefault="00620869">
      <w:pPr>
        <w:pStyle w:val="CommentText"/>
      </w:pPr>
      <w:r>
        <w:rPr>
          <w:rStyle w:val="CommentReference"/>
        </w:rPr>
        <w:annotationRef/>
      </w:r>
      <w:r>
        <w:t>grammar</w:t>
      </w:r>
    </w:p>
  </w:comment>
  <w:comment w:id="76" w:author="External Examiner" w:date="2024-06-12T15:14:00Z" w:initials="E.I.">
    <w:p w14:paraId="0E6E634C" w14:textId="3234502E" w:rsidR="00620869" w:rsidRDefault="00620869">
      <w:pPr>
        <w:pStyle w:val="CommentText"/>
      </w:pPr>
      <w:r>
        <w:rPr>
          <w:rStyle w:val="CommentReference"/>
        </w:rPr>
        <w:annotationRef/>
      </w:r>
      <w:r>
        <w:t>check.</w:t>
      </w:r>
    </w:p>
  </w:comment>
  <w:comment w:id="86" w:author="External Examiner" w:date="2024-06-12T15:14:00Z" w:initials="E.I.">
    <w:p w14:paraId="76855282" w14:textId="77777777" w:rsidR="00620869" w:rsidRDefault="00620869">
      <w:pPr>
        <w:pStyle w:val="CommentText"/>
      </w:pPr>
      <w:r>
        <w:rPr>
          <w:rStyle w:val="CommentReference"/>
        </w:rPr>
        <w:annotationRef/>
      </w:r>
      <w:r>
        <w:t>There is need for your paragraphs not to be less than six lines long.</w:t>
      </w:r>
    </w:p>
    <w:p w14:paraId="035B6087" w14:textId="77777777" w:rsidR="00620869" w:rsidRDefault="00620869">
      <w:pPr>
        <w:pStyle w:val="CommentText"/>
      </w:pPr>
    </w:p>
    <w:p w14:paraId="6EA5DF1D" w14:textId="0E965CB0" w:rsidR="00620869" w:rsidRDefault="00620869">
      <w:pPr>
        <w:pStyle w:val="CommentText"/>
      </w:pPr>
      <w:r>
        <w:t>Diversify your sources and punctuate your sentences properly.</w:t>
      </w:r>
    </w:p>
  </w:comment>
  <w:comment w:id="87" w:author="External Examiner" w:date="2024-06-12T16:00:00Z" w:initials="E.I.">
    <w:p w14:paraId="2B6FF922" w14:textId="6947E400" w:rsidR="00620869" w:rsidRDefault="00620869">
      <w:pPr>
        <w:pStyle w:val="CommentText"/>
      </w:pPr>
      <w:r>
        <w:rPr>
          <w:rStyle w:val="CommentReference"/>
        </w:rPr>
        <w:annotationRef/>
      </w:r>
      <w:r>
        <w:t>Source?</w:t>
      </w:r>
    </w:p>
  </w:comment>
  <w:comment w:id="88" w:author="External Examiner" w:date="2024-06-12T16:01:00Z" w:initials="E.I.">
    <w:p w14:paraId="2627CB62" w14:textId="6A4AED14" w:rsidR="00620869" w:rsidRDefault="00620869">
      <w:pPr>
        <w:pStyle w:val="CommentText"/>
      </w:pPr>
      <w:r>
        <w:rPr>
          <w:rStyle w:val="CommentReference"/>
        </w:rPr>
        <w:annotationRef/>
      </w:r>
      <w:r>
        <w:t>Check. The reader is left with this question.</w:t>
      </w:r>
    </w:p>
  </w:comment>
  <w:comment w:id="92" w:author="External Examiner" w:date="2024-06-12T16:02:00Z" w:initials="E.I.">
    <w:p w14:paraId="385F68D1" w14:textId="4A3CF008" w:rsidR="00620869" w:rsidRDefault="00620869">
      <w:pPr>
        <w:pStyle w:val="CommentText"/>
      </w:pPr>
      <w:r>
        <w:rPr>
          <w:rStyle w:val="CommentReference"/>
        </w:rPr>
        <w:annotationRef/>
      </w:r>
      <w:r>
        <w:t xml:space="preserve">Diversify your sources. </w:t>
      </w:r>
    </w:p>
  </w:comment>
  <w:comment w:id="93" w:author="External Examiner" w:date="2024-06-12T16:03:00Z" w:initials="E.I.">
    <w:p w14:paraId="454D7335" w14:textId="2DC96230" w:rsidR="00620869" w:rsidRDefault="00620869">
      <w:pPr>
        <w:pStyle w:val="CommentText"/>
      </w:pPr>
      <w:r>
        <w:rPr>
          <w:rStyle w:val="CommentReference"/>
        </w:rPr>
        <w:annotationRef/>
      </w:r>
      <w:r>
        <w:t>Use definitive language.</w:t>
      </w:r>
    </w:p>
  </w:comment>
  <w:comment w:id="98" w:author="External Examiner" w:date="2024-06-12T16:04:00Z" w:initials="E.I.">
    <w:p w14:paraId="74FC66B1" w14:textId="6A19C8A4" w:rsidR="00620869" w:rsidRDefault="00620869">
      <w:pPr>
        <w:pStyle w:val="CommentText"/>
      </w:pPr>
      <w:r>
        <w:rPr>
          <w:rStyle w:val="CommentReference"/>
        </w:rPr>
        <w:annotationRef/>
      </w:r>
      <w:r>
        <w:t>Include the conceptual delimitations.</w:t>
      </w:r>
    </w:p>
  </w:comment>
  <w:comment w:id="99" w:author="External Examiner" w:date="2024-06-12T16:04:00Z" w:initials="E.I.">
    <w:p w14:paraId="76A60308" w14:textId="5470FC24" w:rsidR="00620869" w:rsidRDefault="00620869">
      <w:pPr>
        <w:pStyle w:val="CommentText"/>
      </w:pPr>
      <w:r>
        <w:rPr>
          <w:rStyle w:val="CommentReference"/>
        </w:rPr>
        <w:annotationRef/>
      </w:r>
      <w:r>
        <w:t>Standing for?</w:t>
      </w:r>
    </w:p>
  </w:comment>
  <w:comment w:id="102" w:author="External Examiner" w:date="2024-06-12T16:04:00Z" w:initials="E.I.">
    <w:p w14:paraId="0FD56850" w14:textId="0740F48F" w:rsidR="00620869" w:rsidRDefault="00620869">
      <w:pPr>
        <w:pStyle w:val="CommentText"/>
      </w:pPr>
      <w:r>
        <w:rPr>
          <w:rStyle w:val="CommentReference"/>
        </w:rPr>
        <w:annotationRef/>
      </w:r>
      <w:r>
        <w:t>Sources?</w:t>
      </w:r>
    </w:p>
  </w:comment>
  <w:comment w:id="105" w:author="External Examiner" w:date="2024-06-12T16:06:00Z" w:initials="E.I.">
    <w:p w14:paraId="6647C75C" w14:textId="16DFE7BB" w:rsidR="00620869" w:rsidRDefault="00620869">
      <w:pPr>
        <w:pStyle w:val="CommentText"/>
      </w:pPr>
      <w:r>
        <w:rPr>
          <w:rStyle w:val="CommentReference"/>
        </w:rPr>
        <w:annotationRef/>
      </w:r>
      <w:r w:rsidRPr="00D63CED">
        <w:t>These are no longer proposed but the actually layout of the dissertation.</w:t>
      </w:r>
    </w:p>
  </w:comment>
  <w:comment w:id="108" w:author="External Examiner" w:date="2024-06-12T16:06:00Z" w:initials="E.I.">
    <w:p w14:paraId="250D4103" w14:textId="78705DC6" w:rsidR="00620869" w:rsidRDefault="00620869">
      <w:pPr>
        <w:pStyle w:val="CommentText"/>
      </w:pPr>
      <w:r>
        <w:rPr>
          <w:rStyle w:val="CommentReference"/>
        </w:rPr>
        <w:annotationRef/>
      </w:r>
      <w:r>
        <w:t>This has to be added to the chapter, note that the chapter introduction is not the chapter title.</w:t>
      </w:r>
    </w:p>
  </w:comment>
  <w:comment w:id="109" w:author="External Examiner" w:date="2024-06-12T16:07:00Z" w:initials="E.I.">
    <w:p w14:paraId="54F7AD4B" w14:textId="77777777" w:rsidR="00620869" w:rsidRDefault="00620869">
      <w:pPr>
        <w:pStyle w:val="CommentText"/>
      </w:pPr>
      <w:r>
        <w:rPr>
          <w:rStyle w:val="CommentReference"/>
        </w:rPr>
        <w:annotationRef/>
      </w:r>
      <w:r>
        <w:t>Grammar.</w:t>
      </w:r>
    </w:p>
    <w:p w14:paraId="3C8C8BAD" w14:textId="77777777" w:rsidR="00620869" w:rsidRDefault="00620869">
      <w:pPr>
        <w:pStyle w:val="CommentText"/>
      </w:pPr>
    </w:p>
    <w:p w14:paraId="0951EBC6" w14:textId="5697ED4A" w:rsidR="00620869" w:rsidRDefault="00620869">
      <w:pPr>
        <w:pStyle w:val="CommentText"/>
      </w:pPr>
      <w:r>
        <w:t>It is either ‘schools’ or ‘a school’ If this study is about various schools, then the grammar needs to be corrected.</w:t>
      </w:r>
    </w:p>
  </w:comment>
  <w:comment w:id="112" w:author="External Examiner" w:date="2024-06-12T16:08:00Z" w:initials="E.I.">
    <w:p w14:paraId="7283743D" w14:textId="5E82CAFE" w:rsidR="00620869" w:rsidRDefault="00620869">
      <w:pPr>
        <w:pStyle w:val="CommentText"/>
      </w:pPr>
      <w:r>
        <w:rPr>
          <w:rStyle w:val="CommentReference"/>
        </w:rPr>
        <w:annotationRef/>
      </w:r>
      <w:r>
        <w:t>Tense.</w:t>
      </w:r>
    </w:p>
  </w:comment>
  <w:comment w:id="123" w:author="External Examiner" w:date="2024-06-12T16:08:00Z" w:initials="E.I.">
    <w:p w14:paraId="76545F65" w14:textId="73294600" w:rsidR="00620869" w:rsidRDefault="00620869">
      <w:pPr>
        <w:pStyle w:val="CommentText"/>
      </w:pPr>
      <w:r>
        <w:rPr>
          <w:rStyle w:val="CommentReference"/>
        </w:rPr>
        <w:annotationRef/>
      </w:r>
      <w:r>
        <w:t>In words.</w:t>
      </w:r>
    </w:p>
  </w:comment>
  <w:comment w:id="126" w:author="External Examiner" w:date="2024-06-12T16:09:00Z" w:initials="E.I.">
    <w:p w14:paraId="7C70BC4D" w14:textId="510F2A73" w:rsidR="00620869" w:rsidRDefault="00620869">
      <w:pPr>
        <w:pStyle w:val="CommentText"/>
      </w:pPr>
      <w:r>
        <w:rPr>
          <w:rStyle w:val="CommentReference"/>
        </w:rPr>
        <w:annotationRef/>
      </w:r>
      <w:r>
        <w:t>This is actually a summary. A conclusion is deeper and broader tan just summarizing what is contained in a chapter.</w:t>
      </w:r>
    </w:p>
  </w:comment>
  <w:comment w:id="131" w:author="External Examiner" w:date="2024-06-12T16:26:00Z" w:initials="E.I.">
    <w:p w14:paraId="478FAA50" w14:textId="29F58754" w:rsidR="00620869" w:rsidRDefault="00620869">
      <w:pPr>
        <w:pStyle w:val="CommentText"/>
      </w:pPr>
      <w:r>
        <w:rPr>
          <w:rStyle w:val="CommentReference"/>
        </w:rPr>
        <w:annotationRef/>
      </w:r>
      <w:r>
        <w:t>The lengths of your paragraphs is till requiring attention.</w:t>
      </w:r>
    </w:p>
  </w:comment>
  <w:comment w:id="140" w:author="External Examiner" w:date="2024-06-12T16:24:00Z" w:initials="E.I.">
    <w:p w14:paraId="20B3F9B8" w14:textId="6962A270" w:rsidR="00620869" w:rsidRDefault="00620869">
      <w:pPr>
        <w:pStyle w:val="CommentText"/>
      </w:pPr>
      <w:r>
        <w:rPr>
          <w:rStyle w:val="CommentReference"/>
        </w:rPr>
        <w:annotationRef/>
      </w:r>
      <w:r>
        <w:t>spacing</w:t>
      </w:r>
    </w:p>
  </w:comment>
  <w:comment w:id="148" w:author="External Examiner" w:date="2024-06-12T16:28:00Z" w:initials="E.I.">
    <w:p w14:paraId="52EC0073" w14:textId="397DB052" w:rsidR="00620869" w:rsidRDefault="00620869">
      <w:pPr>
        <w:pStyle w:val="CommentText"/>
      </w:pPr>
      <w:r>
        <w:rPr>
          <w:rStyle w:val="CommentReference"/>
        </w:rPr>
        <w:annotationRef/>
      </w:r>
      <w:r>
        <w:t>there is only 1 number there.</w:t>
      </w:r>
    </w:p>
  </w:comment>
  <w:comment w:id="149" w:author="External Examiner" w:date="2024-06-12T16:29:00Z" w:initials="E.I.">
    <w:p w14:paraId="726705E7" w14:textId="3E05A504" w:rsidR="00620869" w:rsidRDefault="00620869">
      <w:pPr>
        <w:pStyle w:val="CommentText"/>
      </w:pPr>
      <w:r>
        <w:rPr>
          <w:rStyle w:val="CommentReference"/>
        </w:rPr>
        <w:annotationRef/>
      </w:r>
      <w:r>
        <w:t>What?</w:t>
      </w:r>
    </w:p>
  </w:comment>
  <w:comment w:id="150" w:author="External Examiner" w:date="2024-06-12T16:29:00Z" w:initials="E.I.">
    <w:p w14:paraId="680B93EE" w14:textId="0630DED8" w:rsidR="00620869" w:rsidRDefault="00620869">
      <w:pPr>
        <w:pStyle w:val="CommentText"/>
      </w:pPr>
      <w:r>
        <w:rPr>
          <w:rStyle w:val="CommentReference"/>
        </w:rPr>
        <w:annotationRef/>
      </w:r>
      <w:r>
        <w:t>Standing for?</w:t>
      </w:r>
    </w:p>
  </w:comment>
  <w:comment w:id="151" w:author="External Examiner" w:date="2024-06-12T16:29:00Z" w:initials="E.I.">
    <w:p w14:paraId="1C19315D" w14:textId="58A6C486" w:rsidR="00620869" w:rsidRDefault="00620869">
      <w:pPr>
        <w:pStyle w:val="CommentText"/>
      </w:pPr>
      <w:r>
        <w:rPr>
          <w:rStyle w:val="CommentReference"/>
        </w:rPr>
        <w:annotationRef/>
      </w:r>
      <w:r>
        <w:t>Misplaced punctuation.</w:t>
      </w:r>
    </w:p>
  </w:comment>
  <w:comment w:id="152" w:author="External Examiner" w:date="2024-06-12T16:30:00Z" w:initials="E.I.">
    <w:p w14:paraId="60B870F1" w14:textId="0A483063" w:rsidR="00620869" w:rsidRDefault="00620869">
      <w:pPr>
        <w:pStyle w:val="CommentText"/>
      </w:pPr>
      <w:r>
        <w:rPr>
          <w:rStyle w:val="CommentReference"/>
        </w:rPr>
        <w:annotationRef/>
      </w:r>
      <w:r>
        <w:t>Which one is this? It is not clear here.</w:t>
      </w:r>
    </w:p>
  </w:comment>
  <w:comment w:id="157" w:author="External Examiner" w:date="2024-06-12T16:30:00Z" w:initials="E.I.">
    <w:p w14:paraId="07E4B459" w14:textId="179C0369" w:rsidR="00620869" w:rsidRDefault="00620869">
      <w:pPr>
        <w:pStyle w:val="CommentText"/>
      </w:pPr>
      <w:r>
        <w:rPr>
          <w:rStyle w:val="CommentReference"/>
        </w:rPr>
        <w:annotationRef/>
      </w:r>
      <w:r>
        <w:t>2-line paragraph?</w:t>
      </w:r>
    </w:p>
    <w:p w14:paraId="757E29D4" w14:textId="77777777" w:rsidR="00620869" w:rsidRDefault="00620869">
      <w:pPr>
        <w:pStyle w:val="CommentText"/>
      </w:pPr>
    </w:p>
    <w:p w14:paraId="61FE6FA1" w14:textId="491A6B8F" w:rsidR="00620869" w:rsidRDefault="00620869">
      <w:pPr>
        <w:pStyle w:val="CommentText"/>
      </w:pPr>
      <w:r>
        <w:t>Also what is the sources of this?</w:t>
      </w:r>
    </w:p>
  </w:comment>
  <w:comment w:id="158" w:author="External Examiner" w:date="2024-06-12T16:31:00Z" w:initials="E.I.">
    <w:p w14:paraId="00C93D03" w14:textId="14AAB832" w:rsidR="00620869" w:rsidRDefault="00620869">
      <w:pPr>
        <w:pStyle w:val="CommentText"/>
      </w:pPr>
      <w:r>
        <w:rPr>
          <w:rStyle w:val="CommentReference"/>
        </w:rPr>
        <w:annotationRef/>
      </w:r>
      <w:r>
        <w:t>Source?</w:t>
      </w:r>
    </w:p>
  </w:comment>
  <w:comment w:id="159" w:author="External Examiner" w:date="2024-06-12T16:31:00Z" w:initials="E.I.">
    <w:p w14:paraId="766854E3" w14:textId="7E07380B" w:rsidR="00620869" w:rsidRDefault="00620869">
      <w:pPr>
        <w:pStyle w:val="CommentText"/>
      </w:pPr>
      <w:r>
        <w:rPr>
          <w:rStyle w:val="CommentReference"/>
        </w:rPr>
        <w:annotationRef/>
      </w:r>
      <w:r>
        <w:t>Do not use informal language.</w:t>
      </w:r>
    </w:p>
  </w:comment>
  <w:comment w:id="163" w:author="External Examiner" w:date="2024-06-12T16:31:00Z" w:initials="E.I.">
    <w:p w14:paraId="7B2B51F2" w14:textId="7A5C7372" w:rsidR="00620869" w:rsidRDefault="00620869">
      <w:pPr>
        <w:pStyle w:val="CommentText"/>
      </w:pPr>
      <w:r>
        <w:rPr>
          <w:rStyle w:val="CommentReference"/>
        </w:rPr>
        <w:annotationRef/>
      </w:r>
      <w:r>
        <w:t>In full.</w:t>
      </w:r>
    </w:p>
  </w:comment>
  <w:comment w:id="164" w:author="External Examiner" w:date="2024-06-12T16:32:00Z" w:initials="E.I.">
    <w:p w14:paraId="7B0F3B30" w14:textId="3F89B30E" w:rsidR="00620869" w:rsidRDefault="00620869">
      <w:pPr>
        <w:pStyle w:val="CommentText"/>
      </w:pPr>
      <w:r>
        <w:rPr>
          <w:rStyle w:val="CommentReference"/>
        </w:rPr>
        <w:annotationRef/>
      </w:r>
      <w:r>
        <w:t>Sources?</w:t>
      </w:r>
    </w:p>
  </w:comment>
  <w:comment w:id="165" w:author="External Examiner" w:date="2024-06-12T16:32:00Z" w:initials="E.I.">
    <w:p w14:paraId="0CA9CBF8" w14:textId="7CFA02D0" w:rsidR="00620869" w:rsidRDefault="00620869">
      <w:pPr>
        <w:pStyle w:val="CommentText"/>
      </w:pPr>
      <w:r>
        <w:rPr>
          <w:rStyle w:val="CommentReference"/>
        </w:rPr>
        <w:annotationRef/>
      </w:r>
      <w:r>
        <w:t>Incorrect referencing.</w:t>
      </w:r>
    </w:p>
  </w:comment>
  <w:comment w:id="166" w:author="External Examiner" w:date="2024-06-12T16:32:00Z" w:initials="E.I.">
    <w:p w14:paraId="43164578" w14:textId="5A578193" w:rsidR="00620869" w:rsidRDefault="00620869">
      <w:pPr>
        <w:pStyle w:val="CommentText"/>
      </w:pPr>
      <w:r>
        <w:rPr>
          <w:rStyle w:val="CommentReference"/>
        </w:rPr>
        <w:annotationRef/>
      </w:r>
      <w:r>
        <w:t>In words.</w:t>
      </w:r>
    </w:p>
  </w:comment>
  <w:comment w:id="167" w:author="External Examiner" w:date="2024-06-12T16:33:00Z" w:initials="E.I.">
    <w:p w14:paraId="069497F2" w14:textId="31E1202E" w:rsidR="00620869" w:rsidRDefault="00620869">
      <w:pPr>
        <w:pStyle w:val="CommentText"/>
      </w:pPr>
      <w:r>
        <w:rPr>
          <w:rStyle w:val="CommentReference"/>
        </w:rPr>
        <w:annotationRef/>
      </w:r>
      <w:r>
        <w:t>In full.</w:t>
      </w:r>
    </w:p>
  </w:comment>
  <w:comment w:id="178" w:author="External Examiner" w:date="2024-06-12T16:33:00Z" w:initials="E.I.">
    <w:p w14:paraId="427CEFE6" w14:textId="7769F050" w:rsidR="00620869" w:rsidRDefault="00620869">
      <w:pPr>
        <w:pStyle w:val="CommentText"/>
      </w:pPr>
      <w:r>
        <w:rPr>
          <w:rStyle w:val="CommentReference"/>
        </w:rPr>
        <w:annotationRef/>
      </w:r>
      <w:r>
        <w:t>This heading needs to be re-structured, doe it refers to barriers to education, if so re-word because its current structure confuses the reader as to what exactly is the write referencing to here.</w:t>
      </w:r>
    </w:p>
  </w:comment>
  <w:comment w:id="179" w:author="External Examiner" w:date="2024-06-12T16:34:00Z" w:initials="E.I.">
    <w:p w14:paraId="6A0BAEDC" w14:textId="231E9491" w:rsidR="00620869" w:rsidRDefault="00620869">
      <w:pPr>
        <w:pStyle w:val="CommentText"/>
      </w:pPr>
      <w:r>
        <w:rPr>
          <w:rStyle w:val="CommentReference"/>
        </w:rPr>
        <w:annotationRef/>
      </w:r>
      <w:r>
        <w:t>Sources?</w:t>
      </w:r>
    </w:p>
  </w:comment>
  <w:comment w:id="180" w:author="External Examiner" w:date="2024-06-12T16:35:00Z" w:initials="E.I.">
    <w:p w14:paraId="43246489" w14:textId="32355537" w:rsidR="00620869" w:rsidRDefault="00620869">
      <w:pPr>
        <w:pStyle w:val="CommentText"/>
      </w:pPr>
      <w:r>
        <w:rPr>
          <w:rStyle w:val="CommentReference"/>
        </w:rPr>
        <w:annotationRef/>
      </w:r>
      <w:r>
        <w:t>Merge the two.</w:t>
      </w:r>
    </w:p>
  </w:comment>
  <w:comment w:id="181" w:author="External Examiner" w:date="2024-06-12T16:36:00Z" w:initials="E.I.">
    <w:p w14:paraId="2F20ACB1" w14:textId="177E83D2" w:rsidR="00620869" w:rsidRDefault="00620869">
      <w:pPr>
        <w:pStyle w:val="CommentText"/>
      </w:pPr>
      <w:r>
        <w:rPr>
          <w:rStyle w:val="CommentReference"/>
        </w:rPr>
        <w:annotationRef/>
      </w:r>
      <w:r>
        <w:t>Whose idea/ words are these?</w:t>
      </w:r>
    </w:p>
  </w:comment>
  <w:comment w:id="182" w:author="External Examiner" w:date="2024-06-12T16:36:00Z" w:initials="E.I.">
    <w:p w14:paraId="1F7F96E0" w14:textId="0DDA186C" w:rsidR="00620869" w:rsidRDefault="00620869">
      <w:pPr>
        <w:pStyle w:val="CommentText"/>
      </w:pPr>
      <w:r>
        <w:rPr>
          <w:rStyle w:val="CommentReference"/>
        </w:rPr>
        <w:annotationRef/>
      </w:r>
      <w:r>
        <w:t>To which sentences does this reference belong. The punctuation is bad here.</w:t>
      </w:r>
    </w:p>
  </w:comment>
  <w:comment w:id="183" w:author="External Examiner" w:date="2024-06-12T16:36:00Z" w:initials="E.I.">
    <w:p w14:paraId="7C4E5658" w14:textId="6E4D8F98" w:rsidR="00620869" w:rsidRDefault="00620869">
      <w:pPr>
        <w:pStyle w:val="CommentText"/>
      </w:pPr>
      <w:r>
        <w:rPr>
          <w:rStyle w:val="CommentReference"/>
        </w:rPr>
        <w:annotationRef/>
      </w:r>
      <w:r>
        <w:t>You and who? avoid personalizing academic writing.</w:t>
      </w:r>
    </w:p>
  </w:comment>
  <w:comment w:id="187" w:author="External Examiner" w:date="2024-06-12T16:37:00Z" w:initials="E.I.">
    <w:p w14:paraId="1B40AE40" w14:textId="214B1E0E" w:rsidR="00620869" w:rsidRDefault="00620869">
      <w:pPr>
        <w:pStyle w:val="CommentText"/>
      </w:pPr>
      <w:r>
        <w:rPr>
          <w:rStyle w:val="CommentReference"/>
        </w:rPr>
        <w:annotationRef/>
      </w:r>
      <w:r>
        <w:t>Sources?</w:t>
      </w:r>
    </w:p>
  </w:comment>
  <w:comment w:id="188" w:author="External Examiner" w:date="2024-06-12T16:37:00Z" w:initials="E.I.">
    <w:p w14:paraId="73649875" w14:textId="790BAB55" w:rsidR="00620869" w:rsidRDefault="00620869">
      <w:pPr>
        <w:pStyle w:val="CommentText"/>
      </w:pPr>
      <w:r>
        <w:rPr>
          <w:rStyle w:val="CommentReference"/>
        </w:rPr>
        <w:annotationRef/>
      </w:r>
      <w:r>
        <w:t>Source?</w:t>
      </w:r>
    </w:p>
  </w:comment>
  <w:comment w:id="189" w:author="External Examiner" w:date="2024-06-12T16:38:00Z" w:initials="E.I.">
    <w:p w14:paraId="28BBCB5F" w14:textId="4E233B03" w:rsidR="00620869" w:rsidRDefault="00620869">
      <w:pPr>
        <w:pStyle w:val="CommentText"/>
      </w:pPr>
      <w:r>
        <w:rPr>
          <w:rStyle w:val="CommentReference"/>
        </w:rPr>
        <w:annotationRef/>
      </w:r>
      <w:r>
        <w:t>Avoid sweeping statements like this one here.</w:t>
      </w:r>
    </w:p>
  </w:comment>
  <w:comment w:id="190" w:author="External Examiner" w:date="2024-06-12T16:38:00Z" w:initials="E.I.">
    <w:p w14:paraId="0A4C97E3" w14:textId="5A9EFF5C" w:rsidR="00620869" w:rsidRDefault="00620869">
      <w:pPr>
        <w:pStyle w:val="CommentText"/>
      </w:pPr>
      <w:r>
        <w:rPr>
          <w:rStyle w:val="CommentReference"/>
        </w:rPr>
        <w:annotationRef/>
      </w:r>
      <w:r>
        <w:t>Sources?</w:t>
      </w:r>
    </w:p>
  </w:comment>
  <w:comment w:id="197" w:author="External Examiner" w:date="2024-06-12T16:38:00Z" w:initials="E.I.">
    <w:p w14:paraId="17C7F11F" w14:textId="117CC8B0" w:rsidR="00620869" w:rsidRDefault="00620869">
      <w:pPr>
        <w:pStyle w:val="CommentText"/>
      </w:pPr>
      <w:r>
        <w:rPr>
          <w:rStyle w:val="CommentReference"/>
        </w:rPr>
        <w:annotationRef/>
      </w:r>
      <w:r>
        <w:t>See previous comment on the length of paragraphs.</w:t>
      </w:r>
    </w:p>
  </w:comment>
  <w:comment w:id="200" w:author="External Examiner" w:date="2024-06-12T16:39:00Z" w:initials="E.I.">
    <w:p w14:paraId="4166A70F" w14:textId="123077DF" w:rsidR="00620869" w:rsidRDefault="00620869">
      <w:pPr>
        <w:pStyle w:val="CommentText"/>
      </w:pPr>
      <w:r>
        <w:rPr>
          <w:rStyle w:val="CommentReference"/>
        </w:rPr>
        <w:annotationRef/>
      </w:r>
      <w:r>
        <w:t>Merge paragraphs.</w:t>
      </w:r>
    </w:p>
  </w:comment>
  <w:comment w:id="201" w:author="External Examiner" w:date="2024-06-12T16:40:00Z" w:initials="E.I.">
    <w:p w14:paraId="2C52ECF9" w14:textId="39FA571F" w:rsidR="00620869" w:rsidRDefault="00620869">
      <w:pPr>
        <w:pStyle w:val="CommentText"/>
      </w:pPr>
      <w:r>
        <w:rPr>
          <w:rStyle w:val="CommentReference"/>
        </w:rPr>
        <w:annotationRef/>
      </w:r>
      <w:r>
        <w:t>What do these stand for?</w:t>
      </w:r>
    </w:p>
  </w:comment>
  <w:comment w:id="202" w:author="External Examiner" w:date="2024-06-12T16:40:00Z" w:initials="E.I.">
    <w:p w14:paraId="4CCB5076" w14:textId="1C872AD7" w:rsidR="00620869" w:rsidRDefault="00620869">
      <w:pPr>
        <w:pStyle w:val="CommentText"/>
      </w:pPr>
      <w:r>
        <w:rPr>
          <w:rStyle w:val="CommentReference"/>
        </w:rPr>
        <w:annotationRef/>
      </w:r>
      <w:r>
        <w:t>Says who?</w:t>
      </w:r>
    </w:p>
  </w:comment>
  <w:comment w:id="206" w:author="External Examiner" w:date="2024-06-12T16:41:00Z" w:initials="E.I.">
    <w:p w14:paraId="25ADF5DA" w14:textId="4238689C" w:rsidR="00620869" w:rsidRDefault="00620869">
      <w:pPr>
        <w:pStyle w:val="CommentText"/>
      </w:pPr>
      <w:r>
        <w:rPr>
          <w:rStyle w:val="CommentReference"/>
        </w:rPr>
        <w:annotationRef/>
      </w:r>
      <w:r>
        <w:t>Broaden the lengths of your paragraphs.</w:t>
      </w:r>
    </w:p>
  </w:comment>
  <w:comment w:id="208" w:author="External Examiner" w:date="2024-06-12T16:41:00Z" w:initials="E.I.">
    <w:p w14:paraId="17182049" w14:textId="490CE0DC" w:rsidR="00620869" w:rsidRDefault="00620869">
      <w:pPr>
        <w:pStyle w:val="CommentText"/>
      </w:pPr>
      <w:r>
        <w:rPr>
          <w:rStyle w:val="CommentReference"/>
        </w:rPr>
        <w:annotationRef/>
      </w:r>
      <w:r>
        <w:t>Check.</w:t>
      </w:r>
    </w:p>
  </w:comment>
  <w:comment w:id="209" w:author="External Examiner" w:date="2024-06-12T16:42:00Z" w:initials="E.I.">
    <w:p w14:paraId="2DBB2A6F" w14:textId="06C4E24C" w:rsidR="00620869" w:rsidRDefault="00620869">
      <w:pPr>
        <w:pStyle w:val="CommentText"/>
      </w:pPr>
      <w:r>
        <w:rPr>
          <w:rStyle w:val="CommentReference"/>
        </w:rPr>
        <w:annotationRef/>
      </w:r>
      <w:r>
        <w:t>Source?</w:t>
      </w:r>
    </w:p>
  </w:comment>
  <w:comment w:id="210" w:author="External Examiner" w:date="2024-06-12T16:42:00Z" w:initials="E.I.">
    <w:p w14:paraId="0EF7FADF" w14:textId="2ADA3F64" w:rsidR="00620869" w:rsidRDefault="00620869">
      <w:pPr>
        <w:pStyle w:val="CommentText"/>
      </w:pPr>
      <w:r>
        <w:rPr>
          <w:rStyle w:val="CommentReference"/>
        </w:rPr>
        <w:annotationRef/>
      </w:r>
      <w:r>
        <w:t>Diversify your sources.</w:t>
      </w:r>
    </w:p>
  </w:comment>
  <w:comment w:id="228" w:author="External Examiner" w:date="2024-06-13T12:24:00Z" w:initials="E.I.">
    <w:p w14:paraId="7B5E420A" w14:textId="0DFF07F9" w:rsidR="00620869" w:rsidRDefault="00620869">
      <w:pPr>
        <w:pStyle w:val="CommentText"/>
      </w:pPr>
      <w:r>
        <w:rPr>
          <w:rStyle w:val="CommentReference"/>
        </w:rPr>
        <w:annotationRef/>
      </w:r>
      <w:r>
        <w:t>There are traces of copy and paste in here. What happened?</w:t>
      </w:r>
    </w:p>
  </w:comment>
  <w:comment w:id="229" w:author="External Examiner" w:date="2024-06-12T16:43:00Z" w:initials="E.I.">
    <w:p w14:paraId="6DA2F098" w14:textId="699CBBAC" w:rsidR="00620869" w:rsidRDefault="00620869">
      <w:pPr>
        <w:pStyle w:val="CommentText"/>
      </w:pPr>
      <w:r>
        <w:rPr>
          <w:rStyle w:val="CommentReference"/>
        </w:rPr>
        <w:annotationRef/>
      </w:r>
      <w:r>
        <w:t>Check</w:t>
      </w:r>
    </w:p>
  </w:comment>
  <w:comment w:id="237" w:author="External Examiner" w:date="2024-06-12T16:43:00Z" w:initials="E.I.">
    <w:p w14:paraId="01F15ED2" w14:textId="17F419D5" w:rsidR="00620869" w:rsidRDefault="00620869">
      <w:pPr>
        <w:pStyle w:val="CommentText"/>
      </w:pPr>
      <w:r>
        <w:rPr>
          <w:rStyle w:val="CommentReference"/>
        </w:rPr>
        <w:annotationRef/>
      </w:r>
      <w:r>
        <w:t>Sources?</w:t>
      </w:r>
    </w:p>
  </w:comment>
  <w:comment w:id="238" w:author="External Examiner" w:date="2024-06-12T17:16:00Z" w:initials="E.I.">
    <w:p w14:paraId="3912EED5" w14:textId="24D8916B" w:rsidR="00620869" w:rsidRDefault="00620869">
      <w:pPr>
        <w:pStyle w:val="CommentText"/>
      </w:pPr>
      <w:r>
        <w:rPr>
          <w:rStyle w:val="CommentReference"/>
        </w:rPr>
        <w:annotationRef/>
      </w:r>
      <w:r>
        <w:t>What is the source of this?</w:t>
      </w:r>
    </w:p>
  </w:comment>
  <w:comment w:id="239" w:author="External Examiner" w:date="2024-06-12T17:17:00Z" w:initials="E.I.">
    <w:p w14:paraId="1C3FD943" w14:textId="4AE36357" w:rsidR="00620869" w:rsidRDefault="00620869">
      <w:pPr>
        <w:pStyle w:val="CommentText"/>
      </w:pPr>
      <w:r>
        <w:rPr>
          <w:rStyle w:val="CommentReference"/>
        </w:rPr>
        <w:annotationRef/>
      </w:r>
      <w:r>
        <w:t>Sources?</w:t>
      </w:r>
    </w:p>
  </w:comment>
  <w:comment w:id="240" w:author="External Examiner" w:date="2024-06-12T17:18:00Z" w:initials="E.I.">
    <w:p w14:paraId="3EC7553A" w14:textId="52F18D7F" w:rsidR="00620869" w:rsidRDefault="00620869">
      <w:pPr>
        <w:pStyle w:val="CommentText"/>
      </w:pPr>
      <w:r>
        <w:rPr>
          <w:rStyle w:val="CommentReference"/>
        </w:rPr>
        <w:annotationRef/>
      </w:r>
      <w:r>
        <w:t>Check.</w:t>
      </w:r>
    </w:p>
  </w:comment>
  <w:comment w:id="242" w:author="External Examiner" w:date="2024-06-13T12:24:00Z" w:initials="E.I.">
    <w:p w14:paraId="321EB61D" w14:textId="4C7DCC2D" w:rsidR="00620869" w:rsidRDefault="00620869">
      <w:pPr>
        <w:pStyle w:val="CommentText"/>
      </w:pPr>
      <w:r>
        <w:rPr>
          <w:rStyle w:val="CommentReference"/>
        </w:rPr>
        <w:annotationRef/>
      </w:r>
      <w:r>
        <w:t>Narrate in full on the first appearance.</w:t>
      </w:r>
    </w:p>
  </w:comment>
  <w:comment w:id="243" w:author="External Examiner" w:date="2024-06-13T12:25:00Z" w:initials="E.I.">
    <w:p w14:paraId="5819C9DB" w14:textId="3BF3DA63" w:rsidR="00620869" w:rsidRDefault="00620869">
      <w:pPr>
        <w:pStyle w:val="CommentText"/>
      </w:pPr>
      <w:r>
        <w:rPr>
          <w:rStyle w:val="CommentReference"/>
        </w:rPr>
        <w:annotationRef/>
      </w:r>
      <w:r>
        <w:t>Sources?</w:t>
      </w:r>
    </w:p>
  </w:comment>
  <w:comment w:id="250" w:author="External Examiner" w:date="2024-06-13T12:25:00Z" w:initials="E.I.">
    <w:p w14:paraId="79E1BA2F" w14:textId="57D2C874" w:rsidR="00620869" w:rsidRDefault="00620869">
      <w:pPr>
        <w:pStyle w:val="CommentText"/>
      </w:pPr>
      <w:r>
        <w:rPr>
          <w:rStyle w:val="CommentReference"/>
        </w:rPr>
        <w:annotationRef/>
      </w:r>
      <w:r>
        <w:t>Avoid using headings that are too long, they make it difficult when you need to do your table of contents.</w:t>
      </w:r>
    </w:p>
  </w:comment>
  <w:comment w:id="251" w:author="External Examiner" w:date="2024-06-13T12:26:00Z" w:initials="E.I.">
    <w:p w14:paraId="0EFF19B5" w14:textId="04C0F991" w:rsidR="00620869" w:rsidRDefault="00620869">
      <w:pPr>
        <w:pStyle w:val="CommentText"/>
      </w:pPr>
      <w:r>
        <w:rPr>
          <w:rStyle w:val="CommentReference"/>
        </w:rPr>
        <w:annotationRef/>
      </w:r>
      <w:r>
        <w:t>Group similar ideas in the same paragraph. Do not use paragraphs that are too short.</w:t>
      </w:r>
    </w:p>
  </w:comment>
  <w:comment w:id="259" w:author="External Examiner" w:date="2024-06-13T12:29:00Z" w:initials="E.I.">
    <w:p w14:paraId="26794140" w14:textId="5CD50722" w:rsidR="00620869" w:rsidRDefault="00620869">
      <w:pPr>
        <w:pStyle w:val="CommentText"/>
      </w:pPr>
      <w:r>
        <w:rPr>
          <w:rStyle w:val="CommentReference"/>
        </w:rPr>
        <w:annotationRef/>
      </w:r>
      <w:r>
        <w:t>I am left wondering.</w:t>
      </w:r>
    </w:p>
  </w:comment>
  <w:comment w:id="260" w:author="External Examiner" w:date="2024-06-13T12:29:00Z" w:initials="E.I.">
    <w:p w14:paraId="4E4BA33D" w14:textId="77777777" w:rsidR="00620869" w:rsidRDefault="00620869" w:rsidP="001D2366">
      <w:pPr>
        <w:pStyle w:val="CommentText"/>
        <w:numPr>
          <w:ilvl w:val="0"/>
          <w:numId w:val="19"/>
        </w:numPr>
      </w:pPr>
      <w:r>
        <w:rPr>
          <w:rStyle w:val="CommentReference"/>
        </w:rPr>
        <w:annotationRef/>
      </w:r>
      <w:r>
        <w:t>You put the comma after the years of publication</w:t>
      </w:r>
    </w:p>
    <w:p w14:paraId="187A7885" w14:textId="16171058" w:rsidR="00620869" w:rsidRDefault="00620869" w:rsidP="001D2366">
      <w:pPr>
        <w:pStyle w:val="CommentText"/>
        <w:numPr>
          <w:ilvl w:val="0"/>
          <w:numId w:val="19"/>
        </w:numPr>
      </w:pPr>
      <w:r>
        <w:t xml:space="preserve"> This source has been over cited so far in this dissertation.</w:t>
      </w:r>
    </w:p>
  </w:comment>
  <w:comment w:id="261" w:author="External Examiner" w:date="2024-06-13T12:30:00Z" w:initials="E.I.">
    <w:p w14:paraId="4E3102CF" w14:textId="48A479F4" w:rsidR="00620869" w:rsidRDefault="00620869">
      <w:pPr>
        <w:pStyle w:val="CommentText"/>
      </w:pPr>
      <w:r>
        <w:rPr>
          <w:rStyle w:val="CommentReference"/>
        </w:rPr>
        <w:annotationRef/>
      </w:r>
      <w:r>
        <w:t>Source?</w:t>
      </w:r>
    </w:p>
  </w:comment>
  <w:comment w:id="262" w:author="External Examiner" w:date="2024-06-13T12:31:00Z" w:initials="E.I.">
    <w:p w14:paraId="1F48D54A" w14:textId="591F990F" w:rsidR="00620869" w:rsidRDefault="00620869">
      <w:pPr>
        <w:pStyle w:val="CommentText"/>
      </w:pPr>
      <w:r>
        <w:rPr>
          <w:rStyle w:val="CommentReference"/>
        </w:rPr>
        <w:annotationRef/>
      </w:r>
      <w:r>
        <w:t>Name them.</w:t>
      </w:r>
    </w:p>
  </w:comment>
  <w:comment w:id="264" w:author="External Examiner" w:date="2024-06-13T12:31:00Z" w:initials="E.I.">
    <w:p w14:paraId="0CE6197E" w14:textId="77777777" w:rsidR="00620869" w:rsidRDefault="00620869">
      <w:pPr>
        <w:pStyle w:val="CommentText"/>
      </w:pPr>
      <w:r>
        <w:rPr>
          <w:rStyle w:val="CommentReference"/>
        </w:rPr>
        <w:annotationRef/>
      </w:r>
      <w:r>
        <w:t>Do not personalize academic writing, the first, second and third person pronouns are prohibited.</w:t>
      </w:r>
    </w:p>
    <w:p w14:paraId="289D9B10" w14:textId="77777777" w:rsidR="00620869" w:rsidRDefault="00620869">
      <w:pPr>
        <w:pStyle w:val="CommentText"/>
      </w:pPr>
    </w:p>
    <w:p w14:paraId="26CB70FF" w14:textId="4FBABD79" w:rsidR="00620869" w:rsidRDefault="00620869">
      <w:pPr>
        <w:pStyle w:val="CommentText"/>
      </w:pPr>
      <w:r>
        <w:t>Also cite the sources of your information.</w:t>
      </w:r>
    </w:p>
  </w:comment>
  <w:comment w:id="268" w:author="External Examiner" w:date="2024-06-13T12:33:00Z" w:initials="E.I.">
    <w:p w14:paraId="4A714B48" w14:textId="77777777" w:rsidR="00620869" w:rsidRDefault="00620869">
      <w:pPr>
        <w:pStyle w:val="CommentText"/>
      </w:pPr>
      <w:r>
        <w:rPr>
          <w:rStyle w:val="CommentReference"/>
        </w:rPr>
        <w:annotationRef/>
      </w:r>
      <w:r>
        <w:t>Why not separate the two, and are these perceptions from secondary or empirical data?</w:t>
      </w:r>
    </w:p>
    <w:p w14:paraId="476C2156" w14:textId="77777777" w:rsidR="00620869" w:rsidRDefault="00620869">
      <w:pPr>
        <w:pStyle w:val="CommentText"/>
      </w:pPr>
    </w:p>
    <w:p w14:paraId="498B6FF5" w14:textId="49816972" w:rsidR="00620869" w:rsidRDefault="00620869">
      <w:pPr>
        <w:pStyle w:val="CommentText"/>
      </w:pPr>
      <w:r>
        <w:t>This section is also too short.</w:t>
      </w:r>
    </w:p>
  </w:comment>
  <w:comment w:id="273" w:author="External Examiner" w:date="2024-06-13T12:35:00Z" w:initials="E.I.">
    <w:p w14:paraId="798CE1A9" w14:textId="2A0F69ED" w:rsidR="00620869" w:rsidRDefault="00620869">
      <w:pPr>
        <w:pStyle w:val="CommentText"/>
      </w:pPr>
      <w:r>
        <w:rPr>
          <w:rStyle w:val="CommentReference"/>
        </w:rPr>
        <w:annotationRef/>
      </w:r>
      <w:r>
        <w:t>Delete.</w:t>
      </w:r>
    </w:p>
  </w:comment>
  <w:comment w:id="274" w:author="External Examiner" w:date="2024-06-13T12:35:00Z" w:initials="E.I.">
    <w:p w14:paraId="26761052" w14:textId="541523CC" w:rsidR="00620869" w:rsidRDefault="00620869">
      <w:pPr>
        <w:pStyle w:val="CommentText"/>
      </w:pPr>
      <w:r>
        <w:rPr>
          <w:rStyle w:val="CommentReference"/>
        </w:rPr>
        <w:annotationRef/>
      </w:r>
      <w:r>
        <w:t>The size of paragraphs in this section is quite concerning.</w:t>
      </w:r>
    </w:p>
  </w:comment>
  <w:comment w:id="275" w:author="External Examiner" w:date="2024-06-13T12:36:00Z" w:initials="E.I.">
    <w:p w14:paraId="78F8DCA3" w14:textId="7FBD836F" w:rsidR="00620869" w:rsidRDefault="00620869">
      <w:pPr>
        <w:pStyle w:val="CommentText"/>
      </w:pPr>
      <w:r>
        <w:rPr>
          <w:rStyle w:val="CommentReference"/>
        </w:rPr>
        <w:annotationRef/>
      </w:r>
      <w:r>
        <w:t>Same scholars are being cited.</w:t>
      </w:r>
    </w:p>
  </w:comment>
  <w:comment w:id="276" w:author="External Examiner" w:date="2024-06-13T12:36:00Z" w:initials="E.I.">
    <w:p w14:paraId="684078AF" w14:textId="1AF7B973" w:rsidR="00620869" w:rsidRDefault="00620869">
      <w:pPr>
        <w:pStyle w:val="CommentText"/>
      </w:pPr>
      <w:r>
        <w:rPr>
          <w:rStyle w:val="CommentReference"/>
        </w:rPr>
        <w:annotationRef/>
      </w:r>
      <w:r>
        <w:t>2-line paragraph?</w:t>
      </w:r>
    </w:p>
  </w:comment>
  <w:comment w:id="277" w:author="External Examiner" w:date="2024-06-13T13:18:00Z" w:initials="E.I.">
    <w:p w14:paraId="086D24CB" w14:textId="4B4325B4" w:rsidR="004206F9" w:rsidRDefault="004206F9">
      <w:pPr>
        <w:pStyle w:val="CommentText"/>
      </w:pPr>
      <w:r>
        <w:rPr>
          <w:rStyle w:val="CommentReference"/>
        </w:rPr>
        <w:annotationRef/>
      </w:r>
      <w:r>
        <w:t>Which one? Point to where this data is collected. Do you mean as presented in the preceding section of this chapter maybe?</w:t>
      </w:r>
    </w:p>
  </w:comment>
  <w:comment w:id="278" w:author="External Examiner" w:date="2024-06-13T13:18:00Z" w:initials="E.I.">
    <w:p w14:paraId="0B1FA0DB" w14:textId="565CF9BC" w:rsidR="004206F9" w:rsidRDefault="004206F9">
      <w:pPr>
        <w:pStyle w:val="CommentText"/>
      </w:pPr>
      <w:r>
        <w:rPr>
          <w:rStyle w:val="CommentReference"/>
        </w:rPr>
        <w:annotationRef/>
      </w:r>
      <w:r>
        <w:t>Are you making recommendations already? Is this not meant for a later chapter?</w:t>
      </w:r>
    </w:p>
  </w:comment>
  <w:comment w:id="287" w:author="External Examiner" w:date="2024-06-13T13:20:00Z" w:initials="E.I.">
    <w:p w14:paraId="208428B7" w14:textId="30AEE1CB" w:rsidR="004206F9" w:rsidRDefault="004206F9">
      <w:pPr>
        <w:pStyle w:val="CommentText"/>
      </w:pPr>
      <w:r>
        <w:rPr>
          <w:rStyle w:val="CommentReference"/>
        </w:rPr>
        <w:annotationRef/>
      </w:r>
      <w:r>
        <w:t>Which one now?</w:t>
      </w:r>
    </w:p>
  </w:comment>
  <w:comment w:id="289" w:author="External Examiner" w:date="2024-06-13T13:20:00Z" w:initials="E.I.">
    <w:p w14:paraId="46E635E5" w14:textId="3518FA9B" w:rsidR="004206F9" w:rsidRDefault="004206F9">
      <w:pPr>
        <w:pStyle w:val="CommentText"/>
      </w:pPr>
      <w:r>
        <w:rPr>
          <w:rStyle w:val="CommentReference"/>
        </w:rPr>
        <w:annotationRef/>
      </w:r>
      <w:r>
        <w:t>Check.</w:t>
      </w:r>
    </w:p>
  </w:comment>
  <w:comment w:id="292" w:author="External Examiner" w:date="2024-06-13T13:21:00Z" w:initials="E.I.">
    <w:p w14:paraId="66B6350C" w14:textId="145CA7A3" w:rsidR="004206F9" w:rsidRDefault="004206F9">
      <w:pPr>
        <w:pStyle w:val="CommentText"/>
      </w:pPr>
      <w:r>
        <w:rPr>
          <w:rStyle w:val="CommentReference"/>
        </w:rPr>
        <w:annotationRef/>
      </w:r>
      <w:r>
        <w:t>check</w:t>
      </w:r>
    </w:p>
  </w:comment>
  <w:comment w:id="293" w:author="External Examiner" w:date="2024-06-13T13:21:00Z" w:initials="E.I.">
    <w:p w14:paraId="51BDB29D" w14:textId="77777777" w:rsidR="004206F9" w:rsidRDefault="004206F9">
      <w:pPr>
        <w:pStyle w:val="CommentText"/>
      </w:pPr>
      <w:r>
        <w:rPr>
          <w:rStyle w:val="CommentReference"/>
        </w:rPr>
        <w:annotationRef/>
      </w:r>
      <w:r>
        <w:t>and again</w:t>
      </w:r>
    </w:p>
    <w:p w14:paraId="44229427" w14:textId="77777777" w:rsidR="004206F9" w:rsidRDefault="004206F9">
      <w:pPr>
        <w:pStyle w:val="CommentText"/>
      </w:pPr>
    </w:p>
    <w:p w14:paraId="0EE155DA" w14:textId="48211499" w:rsidR="004206F9" w:rsidRDefault="004206F9">
      <w:pPr>
        <w:pStyle w:val="CommentText"/>
      </w:pPr>
      <w:r>
        <w:t>Same source.</w:t>
      </w:r>
    </w:p>
  </w:comment>
  <w:comment w:id="294" w:author="External Examiner" w:date="2024-06-13T13:21:00Z" w:initials="E.I.">
    <w:p w14:paraId="3EF41D1F" w14:textId="70A1059F" w:rsidR="004206F9" w:rsidRDefault="004206F9">
      <w:pPr>
        <w:pStyle w:val="CommentText"/>
      </w:pPr>
      <w:r>
        <w:rPr>
          <w:rStyle w:val="CommentReference"/>
        </w:rPr>
        <w:annotationRef/>
      </w:r>
      <w:r>
        <w:t>When, what is the year of publication?</w:t>
      </w:r>
    </w:p>
  </w:comment>
  <w:comment w:id="295" w:author="External Examiner" w:date="2024-06-13T13:22:00Z" w:initials="E.I.">
    <w:p w14:paraId="560F4D12" w14:textId="35A7B99A" w:rsidR="00E44D8C" w:rsidRDefault="00E44D8C">
      <w:pPr>
        <w:pStyle w:val="CommentText"/>
      </w:pPr>
      <w:r>
        <w:rPr>
          <w:rStyle w:val="CommentReference"/>
        </w:rPr>
        <w:annotationRef/>
      </w:r>
      <w:r>
        <w:t>Or is it access to schooling opportunities rather?</w:t>
      </w:r>
    </w:p>
  </w:comment>
  <w:comment w:id="299" w:author="External Examiner" w:date="2024-06-13T13:23:00Z" w:initials="E.I.">
    <w:p w14:paraId="4C8D1EF1" w14:textId="640DB20B" w:rsidR="0029277B" w:rsidRDefault="0029277B">
      <w:pPr>
        <w:pStyle w:val="CommentText"/>
      </w:pPr>
      <w:r>
        <w:rPr>
          <w:rStyle w:val="CommentReference"/>
        </w:rPr>
        <w:annotationRef/>
      </w:r>
      <w:r>
        <w:t>Says who. What is the source of this info?</w:t>
      </w:r>
    </w:p>
  </w:comment>
  <w:comment w:id="300" w:author="External Examiner" w:date="2024-06-13T13:24:00Z" w:initials="E.I.">
    <w:p w14:paraId="0A627319" w14:textId="75A34972" w:rsidR="00324E89" w:rsidRDefault="00324E89">
      <w:pPr>
        <w:pStyle w:val="CommentText"/>
      </w:pPr>
      <w:r>
        <w:rPr>
          <w:rStyle w:val="CommentReference"/>
        </w:rPr>
        <w:annotationRef/>
      </w:r>
      <w:r>
        <w:t>Source?</w:t>
      </w:r>
    </w:p>
  </w:comment>
  <w:comment w:id="301" w:author="External Examiner" w:date="2024-06-13T13:25:00Z" w:initials="E.I.">
    <w:p w14:paraId="4297D7D6" w14:textId="5576044C" w:rsidR="000F1B3D" w:rsidRDefault="000F1B3D">
      <w:pPr>
        <w:pStyle w:val="CommentText"/>
      </w:pPr>
      <w:r>
        <w:rPr>
          <w:rStyle w:val="CommentReference"/>
        </w:rPr>
        <w:annotationRef/>
      </w:r>
      <w:r>
        <w:t>Year of publication?</w:t>
      </w:r>
    </w:p>
  </w:comment>
  <w:comment w:id="302" w:author="External Examiner" w:date="2024-06-13T13:26:00Z" w:initials="E.I.">
    <w:p w14:paraId="60908496" w14:textId="3CFF4646" w:rsidR="00740F92" w:rsidRDefault="00740F92">
      <w:pPr>
        <w:pStyle w:val="CommentText"/>
      </w:pPr>
      <w:r>
        <w:rPr>
          <w:rStyle w:val="CommentReference"/>
        </w:rPr>
        <w:annotationRef/>
      </w:r>
      <w:r>
        <w:t>Cite properly</w:t>
      </w:r>
    </w:p>
  </w:comment>
  <w:comment w:id="303" w:author="External Examiner" w:date="2024-06-13T13:28:00Z" w:initials="E.I.">
    <w:p w14:paraId="7B2CBC0D" w14:textId="7D780BF5" w:rsidR="00927CDC" w:rsidRDefault="00927CDC">
      <w:pPr>
        <w:pStyle w:val="CommentText"/>
      </w:pPr>
      <w:r>
        <w:rPr>
          <w:rStyle w:val="CommentReference"/>
        </w:rPr>
        <w:annotationRef/>
      </w:r>
      <w:r>
        <w:t>Like which ones for example and where?</w:t>
      </w:r>
    </w:p>
  </w:comment>
  <w:comment w:id="304" w:author="External Examiner" w:date="2024-06-13T13:28:00Z" w:initials="E.I.">
    <w:p w14:paraId="3B791A16" w14:textId="32685AEA" w:rsidR="00927CDC" w:rsidRDefault="00927CDC">
      <w:pPr>
        <w:pStyle w:val="CommentText"/>
      </w:pPr>
      <w:r>
        <w:rPr>
          <w:rStyle w:val="CommentReference"/>
        </w:rPr>
        <w:annotationRef/>
      </w:r>
      <w:r>
        <w:t>Sources?</w:t>
      </w:r>
    </w:p>
  </w:comment>
  <w:comment w:id="308" w:author="External Examiner" w:date="2024-06-13T13:29:00Z" w:initials="E.I.">
    <w:p w14:paraId="426B5A0F" w14:textId="58B01748" w:rsidR="00927CDC" w:rsidRDefault="00927CDC">
      <w:pPr>
        <w:pStyle w:val="CommentText"/>
      </w:pPr>
      <w:r>
        <w:rPr>
          <w:rStyle w:val="CommentReference"/>
        </w:rPr>
        <w:annotationRef/>
      </w:r>
      <w:r>
        <w:t xml:space="preserve">Shorten headings and avoid having full stops at the end of headings </w:t>
      </w:r>
    </w:p>
  </w:comment>
  <w:comment w:id="309" w:author="External Examiner" w:date="2024-06-13T13:30:00Z" w:initials="E.I.">
    <w:p w14:paraId="31C5FB4F" w14:textId="610265EA" w:rsidR="00927CDC" w:rsidRDefault="00927CDC">
      <w:pPr>
        <w:pStyle w:val="CommentText"/>
      </w:pPr>
      <w:r>
        <w:rPr>
          <w:rStyle w:val="CommentReference"/>
        </w:rPr>
        <w:annotationRef/>
      </w:r>
      <w:r>
        <w:t>Says who?</w:t>
      </w:r>
    </w:p>
  </w:comment>
  <w:comment w:id="310" w:author="External Examiner" w:date="2024-06-13T13:30:00Z" w:initials="E.I.">
    <w:p w14:paraId="1D046F0E" w14:textId="02CC2717" w:rsidR="00927CDC" w:rsidRDefault="00927CDC">
      <w:pPr>
        <w:pStyle w:val="CommentText"/>
      </w:pPr>
      <w:r>
        <w:rPr>
          <w:rStyle w:val="CommentReference"/>
        </w:rPr>
        <w:annotationRef/>
      </w:r>
      <w:r>
        <w:t>This is not how you cite at the end of a sentence. Check the following example (Zwane, 2024).</w:t>
      </w:r>
    </w:p>
  </w:comment>
  <w:comment w:id="311" w:author="External Examiner" w:date="2024-06-13T13:33:00Z" w:initials="E.I.">
    <w:p w14:paraId="57FB66C0" w14:textId="26C8F46E" w:rsidR="00421222" w:rsidRDefault="00421222">
      <w:pPr>
        <w:pStyle w:val="CommentText"/>
      </w:pPr>
      <w:r>
        <w:rPr>
          <w:rStyle w:val="CommentReference"/>
        </w:rPr>
        <w:annotationRef/>
      </w:r>
      <w:r>
        <w:t>Says who? And organizations like which ones specifically?</w:t>
      </w:r>
    </w:p>
  </w:comment>
  <w:comment w:id="312" w:author="External Examiner" w:date="2024-06-13T13:33:00Z" w:initials="E.I.">
    <w:p w14:paraId="55641529" w14:textId="2104EB19" w:rsidR="00421222" w:rsidRDefault="00421222">
      <w:pPr>
        <w:pStyle w:val="CommentText"/>
      </w:pPr>
      <w:r>
        <w:rPr>
          <w:rStyle w:val="CommentReference"/>
        </w:rPr>
        <w:annotationRef/>
      </w:r>
      <w:r>
        <w:t>Sources.</w:t>
      </w:r>
    </w:p>
  </w:comment>
  <w:comment w:id="316" w:author="External Examiner" w:date="2024-06-13T13:34:00Z" w:initials="E.I.">
    <w:p w14:paraId="6EDA0192" w14:textId="156957F0" w:rsidR="00421222" w:rsidRDefault="00421222">
      <w:pPr>
        <w:pStyle w:val="CommentText"/>
      </w:pPr>
      <w:r>
        <w:rPr>
          <w:rStyle w:val="CommentReference"/>
        </w:rPr>
        <w:annotationRef/>
      </w:r>
      <w:r>
        <w:t>This section is too brief.</w:t>
      </w:r>
    </w:p>
  </w:comment>
  <w:comment w:id="317" w:author="External Examiner" w:date="2024-06-13T13:34:00Z" w:initials="E.I.">
    <w:p w14:paraId="796CAD6F" w14:textId="7144B60D" w:rsidR="00421222" w:rsidRDefault="00421222">
      <w:pPr>
        <w:pStyle w:val="CommentText"/>
      </w:pPr>
      <w:r>
        <w:rPr>
          <w:rStyle w:val="CommentReference"/>
        </w:rPr>
        <w:annotationRef/>
      </w:r>
      <w:r>
        <w:t>No necessary, delete.</w:t>
      </w:r>
    </w:p>
  </w:comment>
  <w:comment w:id="322" w:author="External Examiner" w:date="2024-06-13T13:35:00Z" w:initials="E.I.">
    <w:p w14:paraId="4CFA6309" w14:textId="0D600489" w:rsidR="007F2AB7" w:rsidRDefault="007F2AB7">
      <w:pPr>
        <w:pStyle w:val="CommentText"/>
      </w:pPr>
      <w:r>
        <w:rPr>
          <w:rStyle w:val="CommentReference"/>
        </w:rPr>
        <w:annotationRef/>
      </w:r>
      <w:r>
        <w:t>Your conclusions are too brief.</w:t>
      </w:r>
    </w:p>
  </w:comment>
  <w:comment w:id="328" w:author="External Examiner" w:date="2024-06-13T13:40:00Z" w:initials="E.I.">
    <w:p w14:paraId="4D3CCAEB" w14:textId="0C6B57C5" w:rsidR="004B4234" w:rsidRDefault="004B4234">
      <w:pPr>
        <w:pStyle w:val="CommentText"/>
      </w:pPr>
      <w:r>
        <w:rPr>
          <w:rStyle w:val="CommentReference"/>
        </w:rPr>
        <w:annotationRef/>
      </w:r>
      <w:r>
        <w:t>Justifying is more appropriate</w:t>
      </w:r>
    </w:p>
  </w:comment>
  <w:comment w:id="331" w:author="External Examiner" w:date="2024-06-13T13:41:00Z" w:initials="E.I.">
    <w:p w14:paraId="4B73AEDA" w14:textId="5261CB36" w:rsidR="004B4234" w:rsidRDefault="004B4234">
      <w:pPr>
        <w:pStyle w:val="CommentText"/>
      </w:pPr>
      <w:r>
        <w:rPr>
          <w:rStyle w:val="CommentReference"/>
        </w:rPr>
        <w:annotationRef/>
      </w:r>
      <w:r>
        <w:t>Was this used in this study, if not there is no need to have it discussed here.</w:t>
      </w:r>
    </w:p>
  </w:comment>
  <w:comment w:id="332" w:author="External Examiner" w:date="2024-06-13T13:42:00Z" w:initials="E.I.">
    <w:p w14:paraId="1ED530ED" w14:textId="5E5E2152" w:rsidR="005B172C" w:rsidRDefault="005B172C">
      <w:pPr>
        <w:pStyle w:val="CommentText"/>
      </w:pPr>
      <w:r>
        <w:rPr>
          <w:rStyle w:val="CommentReference"/>
        </w:rPr>
        <w:annotationRef/>
      </w:r>
      <w:r>
        <w:t>The who?</w:t>
      </w:r>
    </w:p>
  </w:comment>
  <w:comment w:id="333" w:author="External Examiner" w:date="2024-06-13T13:43:00Z" w:initials="E.I.">
    <w:p w14:paraId="36B0979B" w14:textId="60C2A88F" w:rsidR="005B172C" w:rsidRDefault="005B172C">
      <w:pPr>
        <w:pStyle w:val="CommentText"/>
      </w:pPr>
      <w:r>
        <w:rPr>
          <w:rStyle w:val="CommentReference"/>
        </w:rPr>
        <w:annotationRef/>
      </w:r>
      <w:r>
        <w:t>Tense.</w:t>
      </w:r>
    </w:p>
  </w:comment>
  <w:comment w:id="336" w:author="External Examiner" w:date="2024-06-13T13:43:00Z" w:initials="E.I.">
    <w:p w14:paraId="46B1ABBA" w14:textId="297B899E" w:rsidR="00A71185" w:rsidRDefault="00A71185">
      <w:pPr>
        <w:pStyle w:val="CommentText"/>
      </w:pPr>
      <w:r>
        <w:rPr>
          <w:rStyle w:val="CommentReference"/>
        </w:rPr>
        <w:annotationRef/>
      </w:r>
      <w:r>
        <w:t>So it was one school, that clarifies my earlier query, in chapter 1. On the wording of a certain section.</w:t>
      </w:r>
    </w:p>
  </w:comment>
  <w:comment w:id="337" w:author="External Examiner" w:date="2024-06-13T13:45:00Z" w:initials="E.I.">
    <w:p w14:paraId="3DEB80DE" w14:textId="70FDC3EC" w:rsidR="00E00AD8" w:rsidRDefault="00E00AD8">
      <w:pPr>
        <w:pStyle w:val="CommentText"/>
      </w:pPr>
      <w:r>
        <w:rPr>
          <w:rStyle w:val="CommentReference"/>
        </w:rPr>
        <w:annotationRef/>
      </w:r>
      <w:r>
        <w:t>I am left wondering.</w:t>
      </w:r>
    </w:p>
  </w:comment>
  <w:comment w:id="339" w:author="External Examiner" w:date="2024-06-13T13:45:00Z" w:initials="E.I.">
    <w:p w14:paraId="680DCA90" w14:textId="0D4CC8EB" w:rsidR="00E00AD8" w:rsidRDefault="00E00AD8">
      <w:pPr>
        <w:pStyle w:val="CommentText"/>
      </w:pPr>
      <w:r>
        <w:rPr>
          <w:rStyle w:val="CommentReference"/>
        </w:rPr>
        <w:annotationRef/>
      </w:r>
      <w:r>
        <w:t>Was it in a school and its surrounding communities or just in the school?</w:t>
      </w:r>
    </w:p>
  </w:comment>
  <w:comment w:id="340" w:author="External Examiner" w:date="2024-06-13T13:46:00Z" w:initials="E.I.">
    <w:p w14:paraId="613C36B3" w14:textId="6773F56F" w:rsidR="00E00AD8" w:rsidRDefault="00E00AD8">
      <w:pPr>
        <w:pStyle w:val="CommentText"/>
      </w:pPr>
      <w:r>
        <w:rPr>
          <w:rStyle w:val="CommentReference"/>
        </w:rPr>
        <w:annotationRef/>
      </w:r>
      <w:r>
        <w:t>Add this, not everybody who will read this understands the geography and topography of this country.</w:t>
      </w:r>
    </w:p>
  </w:comment>
  <w:comment w:id="346" w:author="External Examiner" w:date="2024-06-13T13:47:00Z" w:initials="E.I.">
    <w:p w14:paraId="34D0B2DE" w14:textId="7755EB2F" w:rsidR="00714868" w:rsidRDefault="00714868">
      <w:pPr>
        <w:pStyle w:val="CommentText"/>
      </w:pPr>
      <w:r>
        <w:rPr>
          <w:rStyle w:val="CommentReference"/>
        </w:rPr>
        <w:annotationRef/>
      </w:r>
      <w:r>
        <w:t>You only use page numbers when you quote directly from a source. Using their exact same words.</w:t>
      </w:r>
    </w:p>
  </w:comment>
  <w:comment w:id="347" w:author="External Examiner" w:date="2024-06-13T13:48:00Z" w:initials="E.I.">
    <w:p w14:paraId="209763D2" w14:textId="5B94C19D" w:rsidR="00714868" w:rsidRDefault="00714868">
      <w:pPr>
        <w:pStyle w:val="CommentText"/>
      </w:pPr>
      <w:r>
        <w:rPr>
          <w:rStyle w:val="CommentReference"/>
        </w:rPr>
        <w:annotationRef/>
      </w:r>
      <w:r>
        <w:t>Not in the reference list.</w:t>
      </w:r>
    </w:p>
  </w:comment>
  <w:comment w:id="352" w:author="External Examiner" w:date="2024-06-13T13:49:00Z" w:initials="E.I.">
    <w:p w14:paraId="72444FED" w14:textId="0A533819" w:rsidR="004846BB" w:rsidRDefault="004846BB">
      <w:pPr>
        <w:pStyle w:val="CommentText"/>
      </w:pPr>
      <w:r>
        <w:rPr>
          <w:rStyle w:val="CommentReference"/>
        </w:rPr>
        <w:annotationRef/>
      </w:r>
      <w:r>
        <w:t>This is research proposal language. There was need to upgrade the language for the dissertation.</w:t>
      </w:r>
    </w:p>
  </w:comment>
  <w:comment w:id="353" w:author="External Examiner" w:date="2024-06-13T13:50:00Z" w:initials="E.I.">
    <w:p w14:paraId="5B64751D" w14:textId="4809A465" w:rsidR="00567657" w:rsidRDefault="00567657">
      <w:pPr>
        <w:pStyle w:val="CommentText"/>
      </w:pPr>
      <w:r>
        <w:rPr>
          <w:rStyle w:val="CommentReference"/>
        </w:rPr>
        <w:annotationRef/>
      </w:r>
      <w:r>
        <w:t>What does the literature say about the standard size of focus groups discussions, can they be less than 6?</w:t>
      </w:r>
    </w:p>
  </w:comment>
  <w:comment w:id="355" w:author="External Examiner" w:date="2024-06-13T13:51:00Z" w:initials="E.I.">
    <w:p w14:paraId="3A483F07" w14:textId="11088580" w:rsidR="00B11EEB" w:rsidRDefault="00B11EEB">
      <w:pPr>
        <w:pStyle w:val="CommentText"/>
      </w:pPr>
      <w:r>
        <w:rPr>
          <w:rStyle w:val="CommentReference"/>
        </w:rPr>
        <w:annotationRef/>
      </w:r>
      <w:r>
        <w:t>check</w:t>
      </w:r>
    </w:p>
  </w:comment>
  <w:comment w:id="363" w:author="External Examiner" w:date="2024-06-13T13:55:00Z" w:initials="E.I.">
    <w:p w14:paraId="3CBE5857" w14:textId="7D1D9C3C" w:rsidR="00860796" w:rsidRDefault="00860796">
      <w:pPr>
        <w:pStyle w:val="CommentText"/>
      </w:pPr>
      <w:r>
        <w:rPr>
          <w:rStyle w:val="CommentReference"/>
        </w:rPr>
        <w:annotationRef/>
      </w:r>
      <w:r>
        <w:t>Check</w:t>
      </w:r>
    </w:p>
  </w:comment>
  <w:comment w:id="367" w:author="External Examiner" w:date="2024-06-13T13:58:00Z" w:initials="E.I.">
    <w:p w14:paraId="4B4D6078" w14:textId="167E3181" w:rsidR="00974EC1" w:rsidRDefault="00974EC1">
      <w:pPr>
        <w:pStyle w:val="CommentText"/>
      </w:pPr>
      <w:r>
        <w:rPr>
          <w:rStyle w:val="CommentReference"/>
        </w:rPr>
        <w:annotationRef/>
      </w:r>
      <w:r>
        <w:t>This is a crucial component that is missing in this dissertation.</w:t>
      </w:r>
    </w:p>
  </w:comment>
  <w:comment w:id="369" w:author="External Examiner" w:date="2024-06-13T13:56:00Z" w:initials="E.I.">
    <w:p w14:paraId="563030E8" w14:textId="559D5D8C" w:rsidR="00860796" w:rsidRDefault="00860796">
      <w:pPr>
        <w:pStyle w:val="CommentText"/>
      </w:pPr>
      <w:r>
        <w:rPr>
          <w:rStyle w:val="CommentReference"/>
        </w:rPr>
        <w:annotationRef/>
      </w:r>
      <w:r>
        <w:t>Justify this content.</w:t>
      </w:r>
    </w:p>
  </w:comment>
  <w:comment w:id="376" w:author="External Examiner" w:date="2024-06-13T13:57:00Z" w:initials="E.I.">
    <w:p w14:paraId="160230DF" w14:textId="4EC542AA" w:rsidR="00860796" w:rsidRDefault="00860796">
      <w:pPr>
        <w:pStyle w:val="CommentText"/>
      </w:pPr>
      <w:r>
        <w:rPr>
          <w:rStyle w:val="CommentReference"/>
        </w:rPr>
        <w:annotationRef/>
      </w:r>
      <w:r>
        <w:t xml:space="preserve">What link do these have to your study, which was qualitative. </w:t>
      </w:r>
    </w:p>
  </w:comment>
  <w:comment w:id="377" w:author="External Examiner" w:date="2024-06-13T13:57:00Z" w:initials="E.I.">
    <w:p w14:paraId="0B8D855E" w14:textId="7D00A4D7" w:rsidR="00860796" w:rsidRDefault="00860796">
      <w:pPr>
        <w:pStyle w:val="CommentText"/>
      </w:pPr>
      <w:r>
        <w:rPr>
          <w:rStyle w:val="CommentReference"/>
        </w:rPr>
        <w:annotationRef/>
      </w:r>
      <w:r>
        <w:t>This is quantitative data presentation</w:t>
      </w:r>
    </w:p>
  </w:comment>
  <w:comment w:id="378" w:author="External Examiner" w:date="2024-06-13T13:58:00Z" w:initials="E.I.">
    <w:p w14:paraId="1D3284D3" w14:textId="52F45FF5" w:rsidR="00974EC1" w:rsidRDefault="00974EC1">
      <w:pPr>
        <w:pStyle w:val="CommentText"/>
      </w:pPr>
      <w:r>
        <w:rPr>
          <w:rStyle w:val="CommentReference"/>
        </w:rPr>
        <w:annotationRef/>
      </w:r>
      <w:r>
        <w:t>See previous comment.</w:t>
      </w:r>
    </w:p>
  </w:comment>
  <w:comment w:id="379" w:author="External Examiner" w:date="2024-06-13T13:58:00Z" w:initials="E.I.">
    <w:p w14:paraId="471295A9" w14:textId="32773AC4" w:rsidR="00974EC1" w:rsidRDefault="00974EC1">
      <w:pPr>
        <w:pStyle w:val="CommentText"/>
      </w:pPr>
      <w:r>
        <w:rPr>
          <w:rStyle w:val="CommentReference"/>
        </w:rPr>
        <w:annotationRef/>
      </w:r>
      <w:r>
        <w:t>Did you use pseudonyms? If so then this ‘some participants’ needs to be replaced by the pseudonyms of those respodents.</w:t>
      </w:r>
    </w:p>
  </w:comment>
  <w:comment w:id="381" w:author="External Examiner" w:date="2024-06-13T14:03:00Z" w:initials="E.I.">
    <w:p w14:paraId="66503BDB" w14:textId="321DC048" w:rsidR="00D7068F" w:rsidRDefault="00D7068F">
      <w:pPr>
        <w:pStyle w:val="CommentText"/>
      </w:pPr>
      <w:r>
        <w:rPr>
          <w:rStyle w:val="CommentReference"/>
        </w:rPr>
        <w:annotationRef/>
      </w:r>
      <w:r>
        <w:t>See previous comment.</w:t>
      </w:r>
    </w:p>
  </w:comment>
  <w:comment w:id="384" w:author="External Examiner" w:date="2024-06-13T14:03:00Z" w:initials="E.I.">
    <w:p w14:paraId="6B66A5C8" w14:textId="6DC6DDE4" w:rsidR="00D7068F" w:rsidRDefault="00D7068F">
      <w:pPr>
        <w:pStyle w:val="CommentText"/>
      </w:pPr>
      <w:r>
        <w:rPr>
          <w:rStyle w:val="CommentReference"/>
        </w:rPr>
        <w:annotationRef/>
      </w:r>
      <w:r>
        <w:t>Remove.</w:t>
      </w:r>
    </w:p>
  </w:comment>
  <w:comment w:id="387" w:author="External Examiner" w:date="2024-06-13T14:04:00Z" w:initials="E.I.">
    <w:p w14:paraId="5F84720F" w14:textId="18F2EA4E" w:rsidR="00D7068F" w:rsidRDefault="00D7068F">
      <w:pPr>
        <w:pStyle w:val="CommentText"/>
      </w:pPr>
      <w:r>
        <w:rPr>
          <w:rStyle w:val="CommentReference"/>
        </w:rPr>
        <w:annotationRef/>
      </w:r>
      <w:r>
        <w:t>Use an uniform font colour.</w:t>
      </w:r>
    </w:p>
  </w:comment>
  <w:comment w:id="390" w:author="External Examiner" w:date="2024-06-13T14:04:00Z" w:initials="E.I.">
    <w:p w14:paraId="7BC1265B" w14:textId="67CA7AD2" w:rsidR="00D7068F" w:rsidRDefault="00D7068F">
      <w:pPr>
        <w:pStyle w:val="CommentText"/>
      </w:pPr>
      <w:r>
        <w:rPr>
          <w:rStyle w:val="CommentReference"/>
        </w:rPr>
        <w:annotationRef/>
      </w:r>
      <w:r>
        <w:t>This is supposed to be singular.</w:t>
      </w:r>
    </w:p>
  </w:comment>
  <w:comment w:id="393" w:author="External Examiner" w:date="2024-06-13T14:05:00Z" w:initials="E.I.">
    <w:p w14:paraId="40C1422B" w14:textId="011C1E14" w:rsidR="00D7068F" w:rsidRDefault="00D7068F">
      <w:pPr>
        <w:pStyle w:val="CommentText"/>
      </w:pPr>
      <w:r>
        <w:rPr>
          <w:rStyle w:val="CommentReference"/>
        </w:rPr>
        <w:annotationRef/>
      </w:r>
      <w:r>
        <w:t>Language.</w:t>
      </w:r>
    </w:p>
  </w:comment>
  <w:comment w:id="408" w:author="External Examiner" w:date="2024-06-13T14:05:00Z" w:initials="E.I.">
    <w:p w14:paraId="28646E89" w14:textId="60C0EB8B" w:rsidR="00D7068F" w:rsidRDefault="00D7068F">
      <w:pPr>
        <w:pStyle w:val="CommentText"/>
      </w:pPr>
      <w:r>
        <w:rPr>
          <w:rStyle w:val="CommentReference"/>
        </w:rPr>
        <w:annotationRef/>
      </w:r>
      <w:r>
        <w:t>Font colour.</w:t>
      </w:r>
    </w:p>
  </w:comment>
  <w:comment w:id="437" w:author="External Examiner" w:date="2024-06-13T14:06:00Z" w:initials="E.I.">
    <w:p w14:paraId="70C56894" w14:textId="554397E6" w:rsidR="00D7068F" w:rsidRDefault="00D7068F">
      <w:pPr>
        <w:pStyle w:val="CommentText"/>
      </w:pPr>
      <w:r>
        <w:rPr>
          <w:rStyle w:val="CommentReference"/>
        </w:rPr>
        <w:annotationRef/>
      </w:r>
      <w:r>
        <w:t>check</w:t>
      </w:r>
    </w:p>
  </w:comment>
  <w:comment w:id="467" w:author="External Examiner" w:date="2024-06-13T14:08:00Z" w:initials="E.I.">
    <w:p w14:paraId="1C8445A9" w14:textId="77777777" w:rsidR="00111C72" w:rsidRDefault="00111C72">
      <w:pPr>
        <w:pStyle w:val="CommentText"/>
      </w:pPr>
      <w:r>
        <w:rPr>
          <w:rStyle w:val="CommentReference"/>
        </w:rPr>
        <w:annotationRef/>
      </w:r>
      <w:r>
        <w:t>Recommendations must address the following key questions in order for them to be considered practical:</w:t>
      </w:r>
    </w:p>
    <w:p w14:paraId="12E71963" w14:textId="55BFCEFA" w:rsidR="00111C72" w:rsidRDefault="00111C72" w:rsidP="00111C72">
      <w:pPr>
        <w:pStyle w:val="CommentText"/>
        <w:numPr>
          <w:ilvl w:val="0"/>
          <w:numId w:val="20"/>
        </w:numPr>
      </w:pPr>
      <w:r>
        <w:t>What needs to be done</w:t>
      </w:r>
    </w:p>
    <w:p w14:paraId="35504127" w14:textId="77777777" w:rsidR="00111C72" w:rsidRDefault="00111C72" w:rsidP="00111C72">
      <w:pPr>
        <w:pStyle w:val="CommentText"/>
        <w:numPr>
          <w:ilvl w:val="0"/>
          <w:numId w:val="20"/>
        </w:numPr>
      </w:pPr>
      <w:r>
        <w:t>Who needs to do it</w:t>
      </w:r>
    </w:p>
    <w:p w14:paraId="51A5792F" w14:textId="77777777" w:rsidR="00111C72" w:rsidRDefault="00111C72" w:rsidP="00111C72">
      <w:pPr>
        <w:pStyle w:val="CommentText"/>
        <w:numPr>
          <w:ilvl w:val="0"/>
          <w:numId w:val="20"/>
        </w:numPr>
      </w:pPr>
      <w:r>
        <w:t>When must it be done</w:t>
      </w:r>
    </w:p>
    <w:p w14:paraId="167ACDD0" w14:textId="77777777" w:rsidR="00111C72" w:rsidRDefault="00111C72" w:rsidP="00111C72">
      <w:pPr>
        <w:pStyle w:val="CommentText"/>
        <w:numPr>
          <w:ilvl w:val="0"/>
          <w:numId w:val="20"/>
        </w:numPr>
      </w:pPr>
      <w:r>
        <w:t>How must it be done</w:t>
      </w:r>
    </w:p>
    <w:p w14:paraId="1A501AB5" w14:textId="77777777" w:rsidR="00111C72" w:rsidRDefault="00111C72" w:rsidP="00111C72">
      <w:pPr>
        <w:pStyle w:val="CommentText"/>
        <w:numPr>
          <w:ilvl w:val="0"/>
          <w:numId w:val="20"/>
        </w:numPr>
      </w:pPr>
      <w:r>
        <w:t>Why must it be done.</w:t>
      </w:r>
    </w:p>
    <w:p w14:paraId="1037C473" w14:textId="77777777" w:rsidR="00111C72" w:rsidRDefault="00111C72" w:rsidP="00111C72">
      <w:pPr>
        <w:pStyle w:val="CommentText"/>
      </w:pPr>
    </w:p>
    <w:p w14:paraId="68395D6E" w14:textId="77777777" w:rsidR="00111C72" w:rsidRDefault="00111C72" w:rsidP="00111C72">
      <w:pPr>
        <w:pStyle w:val="CommentText"/>
      </w:pPr>
    </w:p>
    <w:p w14:paraId="5B59269A" w14:textId="6EA5B3AC" w:rsidR="00111C72" w:rsidRDefault="00111C72" w:rsidP="00111C72">
      <w:pPr>
        <w:pStyle w:val="CommentText"/>
      </w:pPr>
      <w:r>
        <w:t>Any recommendation that is not having such detail is considered to be fictitious and less implementabale.</w:t>
      </w:r>
    </w:p>
  </w:comment>
  <w:comment w:id="480" w:author="External Examiner" w:date="2024-06-13T14:11:00Z" w:initials="E.I.">
    <w:p w14:paraId="05844B05" w14:textId="57617704" w:rsidR="00D965E1" w:rsidRDefault="00D965E1">
      <w:pPr>
        <w:pStyle w:val="CommentText"/>
      </w:pPr>
      <w:r>
        <w:rPr>
          <w:rStyle w:val="CommentReference"/>
        </w:rPr>
        <w:annotationRef/>
      </w:r>
      <w:r>
        <w:t>This is the mother of all conclusions and it must be deeper and more comprehensively than this.</w:t>
      </w:r>
    </w:p>
  </w:comment>
  <w:comment w:id="483" w:author="External Examiner" w:date="2024-06-13T14:12:00Z" w:initials="E.I.">
    <w:p w14:paraId="15918624" w14:textId="77777777" w:rsidR="00D965E1" w:rsidRDefault="00D965E1">
      <w:pPr>
        <w:pStyle w:val="CommentText"/>
      </w:pPr>
      <w:r>
        <w:rPr>
          <w:rStyle w:val="CommentReference"/>
        </w:rPr>
        <w:annotationRef/>
      </w:r>
      <w:r>
        <w:t>Spelling error.</w:t>
      </w:r>
    </w:p>
    <w:p w14:paraId="06266006" w14:textId="77777777" w:rsidR="00D965E1" w:rsidRDefault="00D965E1">
      <w:pPr>
        <w:pStyle w:val="CommentText"/>
      </w:pPr>
    </w:p>
    <w:p w14:paraId="7716F758" w14:textId="314B9FF9" w:rsidR="00D965E1" w:rsidRDefault="00D965E1">
      <w:pPr>
        <w:pStyle w:val="CommentText"/>
      </w:pPr>
      <w:r>
        <w:t>Also make sure all sources cited inside the dissertation are cited in full here.</w:t>
      </w:r>
    </w:p>
    <w:p w14:paraId="1EA308D4" w14:textId="77777777" w:rsidR="00D965E1" w:rsidRDefault="00D965E1">
      <w:pPr>
        <w:pStyle w:val="CommentText"/>
      </w:pPr>
    </w:p>
    <w:p w14:paraId="1A83FFC6" w14:textId="05207282" w:rsidR="00D965E1" w:rsidRDefault="00D965E1">
      <w:pPr>
        <w:pStyle w:val="CommentText"/>
      </w:pPr>
      <w:r>
        <w:t>Also use the same line spacing as the rest of the document.</w:t>
      </w:r>
    </w:p>
  </w:comment>
  <w:comment w:id="489" w:author="External Examiner" w:date="2024-06-13T14:15:00Z" w:initials="E.I.">
    <w:p w14:paraId="10F1881D" w14:textId="78AC3C1D" w:rsidR="00A66397" w:rsidRDefault="00A66397">
      <w:pPr>
        <w:pStyle w:val="CommentText"/>
      </w:pPr>
      <w:r>
        <w:rPr>
          <w:rStyle w:val="CommentReference"/>
        </w:rPr>
        <w:annotationRef/>
      </w:r>
      <w:r>
        <w:t>What is the purpose of these boxes after every set of questions remember the semi-structured interview is not a questionnaire where space is provided for answers.</w:t>
      </w:r>
    </w:p>
    <w:p w14:paraId="22ADD8C9" w14:textId="77777777" w:rsidR="00A66397" w:rsidRDefault="00A66397">
      <w:pPr>
        <w:pStyle w:val="CommentText"/>
      </w:pPr>
    </w:p>
    <w:p w14:paraId="6F1CE52B" w14:textId="2F224450" w:rsidR="00A66397" w:rsidRDefault="00A66397">
      <w:pPr>
        <w:pStyle w:val="CommentText"/>
      </w:pPr>
      <w:r>
        <w:t>Also where is the focus group discussion guide?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87F12A" w15:done="0"/>
  <w15:commentEx w15:paraId="5FC56686" w15:paraIdParent="7887F12A" w15:done="0"/>
  <w15:commentEx w15:paraId="49C164ED" w15:done="0"/>
  <w15:commentEx w15:paraId="71CFC4DE" w15:paraIdParent="49C164ED" w15:done="0"/>
  <w15:commentEx w15:paraId="33BED544" w15:done="0"/>
  <w15:commentEx w15:paraId="294A361E" w15:done="0"/>
  <w15:commentEx w15:paraId="0E3BD8D5" w15:done="0"/>
  <w15:commentEx w15:paraId="1AA5EA64" w15:done="0"/>
  <w15:commentEx w15:paraId="5CBEDEC2" w15:done="0"/>
  <w15:commentEx w15:paraId="1A835BD5" w15:done="0"/>
  <w15:commentEx w15:paraId="73E93F5A" w15:done="0"/>
  <w15:commentEx w15:paraId="2FF8A75C" w15:done="0"/>
  <w15:commentEx w15:paraId="7282B22D" w15:done="0"/>
  <w15:commentEx w15:paraId="5959DF78" w15:done="0"/>
  <w15:commentEx w15:paraId="1A26BBD5" w15:done="0"/>
  <w15:commentEx w15:paraId="1BDBC3F8" w15:done="0"/>
  <w15:commentEx w15:paraId="65B2FC7C" w15:done="0"/>
  <w15:commentEx w15:paraId="593FDF63" w15:done="0"/>
  <w15:commentEx w15:paraId="58C0E003" w15:done="0"/>
  <w15:commentEx w15:paraId="02D1EA0F" w15:done="0"/>
  <w15:commentEx w15:paraId="77861DD0" w15:done="0"/>
  <w15:commentEx w15:paraId="2135770A" w15:done="0"/>
  <w15:commentEx w15:paraId="627527D9" w15:done="0"/>
  <w15:commentEx w15:paraId="2A45DB04" w15:done="0"/>
  <w15:commentEx w15:paraId="78A4B749" w15:done="0"/>
  <w15:commentEx w15:paraId="11952A0D" w15:done="0"/>
  <w15:commentEx w15:paraId="4C082EA1" w15:done="0"/>
  <w15:commentEx w15:paraId="0E6E634C" w15:done="0"/>
  <w15:commentEx w15:paraId="6EA5DF1D" w15:done="0"/>
  <w15:commentEx w15:paraId="2B6FF922" w15:done="0"/>
  <w15:commentEx w15:paraId="2627CB62" w15:done="0"/>
  <w15:commentEx w15:paraId="385F68D1" w15:done="0"/>
  <w15:commentEx w15:paraId="454D7335" w15:done="0"/>
  <w15:commentEx w15:paraId="74FC66B1" w15:done="0"/>
  <w15:commentEx w15:paraId="76A60308" w15:done="0"/>
  <w15:commentEx w15:paraId="0FD56850" w15:done="0"/>
  <w15:commentEx w15:paraId="6647C75C" w15:done="0"/>
  <w15:commentEx w15:paraId="250D4103" w15:done="0"/>
  <w15:commentEx w15:paraId="0951EBC6" w15:done="0"/>
  <w15:commentEx w15:paraId="7283743D" w15:done="0"/>
  <w15:commentEx w15:paraId="76545F65" w15:done="0"/>
  <w15:commentEx w15:paraId="7C70BC4D" w15:done="0"/>
  <w15:commentEx w15:paraId="478FAA50" w15:done="0"/>
  <w15:commentEx w15:paraId="20B3F9B8" w15:done="0"/>
  <w15:commentEx w15:paraId="52EC0073" w15:done="0"/>
  <w15:commentEx w15:paraId="726705E7" w15:done="0"/>
  <w15:commentEx w15:paraId="680B93EE" w15:done="0"/>
  <w15:commentEx w15:paraId="1C19315D" w15:done="0"/>
  <w15:commentEx w15:paraId="60B870F1" w15:done="0"/>
  <w15:commentEx w15:paraId="61FE6FA1" w15:done="0"/>
  <w15:commentEx w15:paraId="00C93D03" w15:done="0"/>
  <w15:commentEx w15:paraId="766854E3" w15:done="0"/>
  <w15:commentEx w15:paraId="7B2B51F2" w15:done="0"/>
  <w15:commentEx w15:paraId="7B0F3B30" w15:done="0"/>
  <w15:commentEx w15:paraId="0CA9CBF8" w15:done="0"/>
  <w15:commentEx w15:paraId="43164578" w15:done="0"/>
  <w15:commentEx w15:paraId="069497F2" w15:done="0"/>
  <w15:commentEx w15:paraId="427CEFE6" w15:done="0"/>
  <w15:commentEx w15:paraId="6A0BAEDC" w15:done="0"/>
  <w15:commentEx w15:paraId="43246489" w15:done="0"/>
  <w15:commentEx w15:paraId="2F20ACB1" w15:done="0"/>
  <w15:commentEx w15:paraId="1F7F96E0" w15:done="0"/>
  <w15:commentEx w15:paraId="7C4E5658" w15:done="0"/>
  <w15:commentEx w15:paraId="1B40AE40" w15:done="0"/>
  <w15:commentEx w15:paraId="73649875" w15:done="0"/>
  <w15:commentEx w15:paraId="28BBCB5F" w15:done="0"/>
  <w15:commentEx w15:paraId="0A4C97E3" w15:done="0"/>
  <w15:commentEx w15:paraId="17C7F11F" w15:done="0"/>
  <w15:commentEx w15:paraId="4166A70F" w15:done="0"/>
  <w15:commentEx w15:paraId="2C52ECF9" w15:done="0"/>
  <w15:commentEx w15:paraId="4CCB5076" w15:done="0"/>
  <w15:commentEx w15:paraId="25ADF5DA" w15:done="0"/>
  <w15:commentEx w15:paraId="17182049" w15:done="0"/>
  <w15:commentEx w15:paraId="2DBB2A6F" w15:done="0"/>
  <w15:commentEx w15:paraId="0EF7FADF" w15:done="0"/>
  <w15:commentEx w15:paraId="7B5E420A" w15:done="0"/>
  <w15:commentEx w15:paraId="6DA2F098" w15:done="0"/>
  <w15:commentEx w15:paraId="01F15ED2" w15:done="0"/>
  <w15:commentEx w15:paraId="3912EED5" w15:done="0"/>
  <w15:commentEx w15:paraId="1C3FD943" w15:done="0"/>
  <w15:commentEx w15:paraId="3EC7553A" w15:done="0"/>
  <w15:commentEx w15:paraId="321EB61D" w15:done="0"/>
  <w15:commentEx w15:paraId="5819C9DB" w15:done="0"/>
  <w15:commentEx w15:paraId="79E1BA2F" w15:done="0"/>
  <w15:commentEx w15:paraId="0EFF19B5" w15:done="0"/>
  <w15:commentEx w15:paraId="26794140" w15:done="0"/>
  <w15:commentEx w15:paraId="187A7885" w15:done="0"/>
  <w15:commentEx w15:paraId="4E3102CF" w15:done="0"/>
  <w15:commentEx w15:paraId="1F48D54A" w15:done="0"/>
  <w15:commentEx w15:paraId="26CB70FF" w15:done="0"/>
  <w15:commentEx w15:paraId="498B6FF5" w15:done="0"/>
  <w15:commentEx w15:paraId="798CE1A9" w15:done="0"/>
  <w15:commentEx w15:paraId="26761052" w15:done="0"/>
  <w15:commentEx w15:paraId="78F8DCA3" w15:done="0"/>
  <w15:commentEx w15:paraId="684078AF" w15:done="0"/>
  <w15:commentEx w15:paraId="086D24CB" w15:done="0"/>
  <w15:commentEx w15:paraId="0B1FA0DB" w15:done="0"/>
  <w15:commentEx w15:paraId="208428B7" w15:done="0"/>
  <w15:commentEx w15:paraId="46E635E5" w15:done="0"/>
  <w15:commentEx w15:paraId="66B6350C" w15:done="0"/>
  <w15:commentEx w15:paraId="0EE155DA" w15:done="0"/>
  <w15:commentEx w15:paraId="3EF41D1F" w15:done="0"/>
  <w15:commentEx w15:paraId="560F4D12" w15:done="0"/>
  <w15:commentEx w15:paraId="4C8D1EF1" w15:done="0"/>
  <w15:commentEx w15:paraId="0A627319" w15:done="0"/>
  <w15:commentEx w15:paraId="4297D7D6" w15:done="0"/>
  <w15:commentEx w15:paraId="60908496" w15:done="0"/>
  <w15:commentEx w15:paraId="7B2CBC0D" w15:done="0"/>
  <w15:commentEx w15:paraId="3B791A16" w15:done="0"/>
  <w15:commentEx w15:paraId="426B5A0F" w15:done="0"/>
  <w15:commentEx w15:paraId="31C5FB4F" w15:done="0"/>
  <w15:commentEx w15:paraId="1D046F0E" w15:done="0"/>
  <w15:commentEx w15:paraId="57FB66C0" w15:done="0"/>
  <w15:commentEx w15:paraId="55641529" w15:done="0"/>
  <w15:commentEx w15:paraId="6EDA0192" w15:done="0"/>
  <w15:commentEx w15:paraId="796CAD6F" w15:done="0"/>
  <w15:commentEx w15:paraId="4CFA6309" w15:done="0"/>
  <w15:commentEx w15:paraId="4D3CCAEB" w15:done="0"/>
  <w15:commentEx w15:paraId="4B73AEDA" w15:done="0"/>
  <w15:commentEx w15:paraId="1ED530ED" w15:done="0"/>
  <w15:commentEx w15:paraId="36B0979B" w15:done="0"/>
  <w15:commentEx w15:paraId="46B1ABBA" w15:done="0"/>
  <w15:commentEx w15:paraId="3DEB80DE" w15:done="0"/>
  <w15:commentEx w15:paraId="680DCA90" w15:done="0"/>
  <w15:commentEx w15:paraId="613C36B3" w15:done="0"/>
  <w15:commentEx w15:paraId="34D0B2DE" w15:done="0"/>
  <w15:commentEx w15:paraId="209763D2" w15:done="0"/>
  <w15:commentEx w15:paraId="72444FED" w15:done="0"/>
  <w15:commentEx w15:paraId="5B64751D" w15:done="0"/>
  <w15:commentEx w15:paraId="3A483F07" w15:done="0"/>
  <w15:commentEx w15:paraId="3CBE5857" w15:done="0"/>
  <w15:commentEx w15:paraId="4B4D6078" w15:done="0"/>
  <w15:commentEx w15:paraId="563030E8" w15:done="0"/>
  <w15:commentEx w15:paraId="160230DF" w15:done="0"/>
  <w15:commentEx w15:paraId="0B8D855E" w15:done="0"/>
  <w15:commentEx w15:paraId="1D3284D3" w15:done="0"/>
  <w15:commentEx w15:paraId="471295A9" w15:done="0"/>
  <w15:commentEx w15:paraId="66503BDB" w15:done="0"/>
  <w15:commentEx w15:paraId="6B66A5C8" w15:done="0"/>
  <w15:commentEx w15:paraId="5F84720F" w15:done="0"/>
  <w15:commentEx w15:paraId="7BC1265B" w15:done="0"/>
  <w15:commentEx w15:paraId="40C1422B" w15:done="0"/>
  <w15:commentEx w15:paraId="28646E89" w15:done="0"/>
  <w15:commentEx w15:paraId="70C56894" w15:done="0"/>
  <w15:commentEx w15:paraId="5B59269A" w15:done="0"/>
  <w15:commentEx w15:paraId="05844B05" w15:done="0"/>
  <w15:commentEx w15:paraId="1A83FFC6" w15:done="0"/>
  <w15:commentEx w15:paraId="6F1CE5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256474">
    <w16cex:extLst>
      <w16:ext w16:uri="{CE6994B0-6A32-4C9F-8C6B-6E91EDA988CE}">
        <cr:reactions xmlns:cr="http://schemas.microsoft.com/office/comments/2020/reactions">
          <cr:reaction reactionType="1">
            <cr:reactionInfo dateUtc="2024-07-01T09:22:36Z">
              <cr:user userId="b258bbaba3fccb04" userProvider="Windows Live" userName="Zodwa Zwane"/>
            </cr:reactionInfo>
          </cr:reaction>
        </cr:reactions>
      </w16:ext>
    </w16cex:extLst>
  </w16cex:commentExtensible>
  <w16cex:commentExtensible w16cex:durableId="6D6D20A4" w16cex:dateUtc="2024-06-25T16:42:00Z"/>
  <w16cex:commentExtensible w16cex:durableId="4ECFDB38" w16cex:dateUtc="2024-06-25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87F12A" w16cid:durableId="2A256474"/>
  <w16cid:commentId w16cid:paraId="5FC56686" w16cid:durableId="6D6D20A4"/>
  <w16cid:commentId w16cid:paraId="49C164ED" w16cid:durableId="2A256475"/>
  <w16cid:commentId w16cid:paraId="71CFC4DE" w16cid:durableId="4ECFDB38"/>
  <w16cid:commentId w16cid:paraId="33BED544" w16cid:durableId="2A256476"/>
  <w16cid:commentId w16cid:paraId="294A361E" w16cid:durableId="2A256477"/>
  <w16cid:commentId w16cid:paraId="0E3BD8D5" w16cid:durableId="2A256478"/>
  <w16cid:commentId w16cid:paraId="1AA5EA64" w16cid:durableId="2A256479"/>
  <w16cid:commentId w16cid:paraId="5CBEDEC2" w16cid:durableId="2A25647A"/>
  <w16cid:commentId w16cid:paraId="1A835BD5" w16cid:durableId="2A25647B"/>
  <w16cid:commentId w16cid:paraId="73E93F5A" w16cid:durableId="2A25647C"/>
  <w16cid:commentId w16cid:paraId="2FF8A75C" w16cid:durableId="2A25647D"/>
  <w16cid:commentId w16cid:paraId="7282B22D" w16cid:durableId="2A25647E"/>
  <w16cid:commentId w16cid:paraId="5959DF78" w16cid:durableId="2A25647F"/>
  <w16cid:commentId w16cid:paraId="1A26BBD5" w16cid:durableId="2A256480"/>
  <w16cid:commentId w16cid:paraId="1BDBC3F8" w16cid:durableId="2A256481"/>
  <w16cid:commentId w16cid:paraId="65B2FC7C" w16cid:durableId="2A256482"/>
  <w16cid:commentId w16cid:paraId="593FDF63" w16cid:durableId="2A256483"/>
  <w16cid:commentId w16cid:paraId="58C0E003" w16cid:durableId="2A256484"/>
  <w16cid:commentId w16cid:paraId="02D1EA0F" w16cid:durableId="2A256485"/>
  <w16cid:commentId w16cid:paraId="77861DD0" w16cid:durableId="2A256486"/>
  <w16cid:commentId w16cid:paraId="2135770A" w16cid:durableId="2A256487"/>
  <w16cid:commentId w16cid:paraId="627527D9" w16cid:durableId="2A256488"/>
  <w16cid:commentId w16cid:paraId="2A45DB04" w16cid:durableId="2A256489"/>
  <w16cid:commentId w16cid:paraId="78A4B749" w16cid:durableId="2A25648A"/>
  <w16cid:commentId w16cid:paraId="11952A0D" w16cid:durableId="2A25648B"/>
  <w16cid:commentId w16cid:paraId="4C082EA1" w16cid:durableId="2A25648C"/>
  <w16cid:commentId w16cid:paraId="0E6E634C" w16cid:durableId="2A25648D"/>
  <w16cid:commentId w16cid:paraId="6EA5DF1D" w16cid:durableId="2A25648E"/>
  <w16cid:commentId w16cid:paraId="2B6FF922" w16cid:durableId="2A25648F"/>
  <w16cid:commentId w16cid:paraId="2627CB62" w16cid:durableId="2A256490"/>
  <w16cid:commentId w16cid:paraId="385F68D1" w16cid:durableId="2A256491"/>
  <w16cid:commentId w16cid:paraId="454D7335" w16cid:durableId="2A256492"/>
  <w16cid:commentId w16cid:paraId="74FC66B1" w16cid:durableId="2A256493"/>
  <w16cid:commentId w16cid:paraId="76A60308" w16cid:durableId="2A256494"/>
  <w16cid:commentId w16cid:paraId="0FD56850" w16cid:durableId="2A256495"/>
  <w16cid:commentId w16cid:paraId="6647C75C" w16cid:durableId="2A256496"/>
  <w16cid:commentId w16cid:paraId="250D4103" w16cid:durableId="2A256497"/>
  <w16cid:commentId w16cid:paraId="0951EBC6" w16cid:durableId="2A256498"/>
  <w16cid:commentId w16cid:paraId="7283743D" w16cid:durableId="2A256499"/>
  <w16cid:commentId w16cid:paraId="76545F65" w16cid:durableId="2A25649A"/>
  <w16cid:commentId w16cid:paraId="7C70BC4D" w16cid:durableId="2A25649B"/>
  <w16cid:commentId w16cid:paraId="478FAA50" w16cid:durableId="2A25649C"/>
  <w16cid:commentId w16cid:paraId="20B3F9B8" w16cid:durableId="2A25649D"/>
  <w16cid:commentId w16cid:paraId="52EC0073" w16cid:durableId="2A25649E"/>
  <w16cid:commentId w16cid:paraId="726705E7" w16cid:durableId="2A25649F"/>
  <w16cid:commentId w16cid:paraId="680B93EE" w16cid:durableId="2A2564A0"/>
  <w16cid:commentId w16cid:paraId="1C19315D" w16cid:durableId="2A2564A1"/>
  <w16cid:commentId w16cid:paraId="60B870F1" w16cid:durableId="2A2564A2"/>
  <w16cid:commentId w16cid:paraId="61FE6FA1" w16cid:durableId="2A2564A3"/>
  <w16cid:commentId w16cid:paraId="00C93D03" w16cid:durableId="2A2564A4"/>
  <w16cid:commentId w16cid:paraId="766854E3" w16cid:durableId="2A2564A5"/>
  <w16cid:commentId w16cid:paraId="7B2B51F2" w16cid:durableId="2A2564A6"/>
  <w16cid:commentId w16cid:paraId="7B0F3B30" w16cid:durableId="2A2564A7"/>
  <w16cid:commentId w16cid:paraId="0CA9CBF8" w16cid:durableId="2A2564A8"/>
  <w16cid:commentId w16cid:paraId="43164578" w16cid:durableId="2A2564A9"/>
  <w16cid:commentId w16cid:paraId="069497F2" w16cid:durableId="2A2564AA"/>
  <w16cid:commentId w16cid:paraId="427CEFE6" w16cid:durableId="2A2564AB"/>
  <w16cid:commentId w16cid:paraId="6A0BAEDC" w16cid:durableId="2A2564AC"/>
  <w16cid:commentId w16cid:paraId="43246489" w16cid:durableId="2A2564AD"/>
  <w16cid:commentId w16cid:paraId="2F20ACB1" w16cid:durableId="2A2564AE"/>
  <w16cid:commentId w16cid:paraId="1F7F96E0" w16cid:durableId="2A2564AF"/>
  <w16cid:commentId w16cid:paraId="7C4E5658" w16cid:durableId="2A2564B0"/>
  <w16cid:commentId w16cid:paraId="1B40AE40" w16cid:durableId="2A2564B1"/>
  <w16cid:commentId w16cid:paraId="73649875" w16cid:durableId="2A2564B2"/>
  <w16cid:commentId w16cid:paraId="28BBCB5F" w16cid:durableId="2A2564B3"/>
  <w16cid:commentId w16cid:paraId="0A4C97E3" w16cid:durableId="2A2564B4"/>
  <w16cid:commentId w16cid:paraId="17C7F11F" w16cid:durableId="2A2564B5"/>
  <w16cid:commentId w16cid:paraId="4166A70F" w16cid:durableId="2A2564B6"/>
  <w16cid:commentId w16cid:paraId="2C52ECF9" w16cid:durableId="2A2564B7"/>
  <w16cid:commentId w16cid:paraId="4CCB5076" w16cid:durableId="2A2564B8"/>
  <w16cid:commentId w16cid:paraId="25ADF5DA" w16cid:durableId="2A2564B9"/>
  <w16cid:commentId w16cid:paraId="17182049" w16cid:durableId="2A2564BA"/>
  <w16cid:commentId w16cid:paraId="2DBB2A6F" w16cid:durableId="2A2564BB"/>
  <w16cid:commentId w16cid:paraId="0EF7FADF" w16cid:durableId="2A2564BC"/>
  <w16cid:commentId w16cid:paraId="7B5E420A" w16cid:durableId="2A2564BD"/>
  <w16cid:commentId w16cid:paraId="6DA2F098" w16cid:durableId="2A2564BE"/>
  <w16cid:commentId w16cid:paraId="01F15ED2" w16cid:durableId="2A2564BF"/>
  <w16cid:commentId w16cid:paraId="3912EED5" w16cid:durableId="2A2564C0"/>
  <w16cid:commentId w16cid:paraId="1C3FD943" w16cid:durableId="2A2564C1"/>
  <w16cid:commentId w16cid:paraId="3EC7553A" w16cid:durableId="2A2564C2"/>
  <w16cid:commentId w16cid:paraId="321EB61D" w16cid:durableId="2A2564C3"/>
  <w16cid:commentId w16cid:paraId="5819C9DB" w16cid:durableId="2A2564C4"/>
  <w16cid:commentId w16cid:paraId="79E1BA2F" w16cid:durableId="2A2564C5"/>
  <w16cid:commentId w16cid:paraId="0EFF19B5" w16cid:durableId="2A2564C6"/>
  <w16cid:commentId w16cid:paraId="26794140" w16cid:durableId="2A2564C7"/>
  <w16cid:commentId w16cid:paraId="187A7885" w16cid:durableId="2A2564C8"/>
  <w16cid:commentId w16cid:paraId="4E3102CF" w16cid:durableId="2A2564C9"/>
  <w16cid:commentId w16cid:paraId="1F48D54A" w16cid:durableId="2A2564CA"/>
  <w16cid:commentId w16cid:paraId="26CB70FF" w16cid:durableId="2A2564CB"/>
  <w16cid:commentId w16cid:paraId="498B6FF5" w16cid:durableId="2A2564CC"/>
  <w16cid:commentId w16cid:paraId="798CE1A9" w16cid:durableId="2A2564CD"/>
  <w16cid:commentId w16cid:paraId="26761052" w16cid:durableId="2A2564CE"/>
  <w16cid:commentId w16cid:paraId="78F8DCA3" w16cid:durableId="2A2564CF"/>
  <w16cid:commentId w16cid:paraId="684078AF" w16cid:durableId="2A2564D0"/>
  <w16cid:commentId w16cid:paraId="086D24CB" w16cid:durableId="2A2564D1"/>
  <w16cid:commentId w16cid:paraId="0B1FA0DB" w16cid:durableId="2A2564D2"/>
  <w16cid:commentId w16cid:paraId="208428B7" w16cid:durableId="2A2564D3"/>
  <w16cid:commentId w16cid:paraId="46E635E5" w16cid:durableId="2A2564D4"/>
  <w16cid:commentId w16cid:paraId="66B6350C" w16cid:durableId="2A2564D5"/>
  <w16cid:commentId w16cid:paraId="0EE155DA" w16cid:durableId="2A2564D6"/>
  <w16cid:commentId w16cid:paraId="3EF41D1F" w16cid:durableId="2A2564D7"/>
  <w16cid:commentId w16cid:paraId="560F4D12" w16cid:durableId="2A2564D8"/>
  <w16cid:commentId w16cid:paraId="4C8D1EF1" w16cid:durableId="2A2564D9"/>
  <w16cid:commentId w16cid:paraId="0A627319" w16cid:durableId="2A2564DA"/>
  <w16cid:commentId w16cid:paraId="4297D7D6" w16cid:durableId="2A2564DB"/>
  <w16cid:commentId w16cid:paraId="60908496" w16cid:durableId="2A2564DC"/>
  <w16cid:commentId w16cid:paraId="7B2CBC0D" w16cid:durableId="2A2564DD"/>
  <w16cid:commentId w16cid:paraId="3B791A16" w16cid:durableId="2A2564DE"/>
  <w16cid:commentId w16cid:paraId="426B5A0F" w16cid:durableId="2A2564DF"/>
  <w16cid:commentId w16cid:paraId="31C5FB4F" w16cid:durableId="2A2564E0"/>
  <w16cid:commentId w16cid:paraId="1D046F0E" w16cid:durableId="2A2564E1"/>
  <w16cid:commentId w16cid:paraId="57FB66C0" w16cid:durableId="2A2564E2"/>
  <w16cid:commentId w16cid:paraId="55641529" w16cid:durableId="2A2564E3"/>
  <w16cid:commentId w16cid:paraId="6EDA0192" w16cid:durableId="2A2564E4"/>
  <w16cid:commentId w16cid:paraId="796CAD6F" w16cid:durableId="2A2564E5"/>
  <w16cid:commentId w16cid:paraId="4CFA6309" w16cid:durableId="2A2564E6"/>
  <w16cid:commentId w16cid:paraId="4D3CCAEB" w16cid:durableId="2A2564E7"/>
  <w16cid:commentId w16cid:paraId="4B73AEDA" w16cid:durableId="2A2564E8"/>
  <w16cid:commentId w16cid:paraId="1ED530ED" w16cid:durableId="2A2564E9"/>
  <w16cid:commentId w16cid:paraId="36B0979B" w16cid:durableId="2A2564EA"/>
  <w16cid:commentId w16cid:paraId="46B1ABBA" w16cid:durableId="2A2564EB"/>
  <w16cid:commentId w16cid:paraId="3DEB80DE" w16cid:durableId="2A2564EC"/>
  <w16cid:commentId w16cid:paraId="680DCA90" w16cid:durableId="2A2564ED"/>
  <w16cid:commentId w16cid:paraId="613C36B3" w16cid:durableId="2A2564EE"/>
  <w16cid:commentId w16cid:paraId="34D0B2DE" w16cid:durableId="2A2564EF"/>
  <w16cid:commentId w16cid:paraId="209763D2" w16cid:durableId="2A2564F0"/>
  <w16cid:commentId w16cid:paraId="72444FED" w16cid:durableId="2A2564F1"/>
  <w16cid:commentId w16cid:paraId="5B64751D" w16cid:durableId="2A2564F2"/>
  <w16cid:commentId w16cid:paraId="3A483F07" w16cid:durableId="2A2564F3"/>
  <w16cid:commentId w16cid:paraId="3CBE5857" w16cid:durableId="2A2564F4"/>
  <w16cid:commentId w16cid:paraId="4B4D6078" w16cid:durableId="2A2564F5"/>
  <w16cid:commentId w16cid:paraId="563030E8" w16cid:durableId="2A2564F6"/>
  <w16cid:commentId w16cid:paraId="160230DF" w16cid:durableId="2A2564F7"/>
  <w16cid:commentId w16cid:paraId="0B8D855E" w16cid:durableId="2A2564F8"/>
  <w16cid:commentId w16cid:paraId="1D3284D3" w16cid:durableId="2A2564F9"/>
  <w16cid:commentId w16cid:paraId="471295A9" w16cid:durableId="2A2564FA"/>
  <w16cid:commentId w16cid:paraId="66503BDB" w16cid:durableId="2A2564FB"/>
  <w16cid:commentId w16cid:paraId="6B66A5C8" w16cid:durableId="2A2564FC"/>
  <w16cid:commentId w16cid:paraId="5F84720F" w16cid:durableId="2A2564FD"/>
  <w16cid:commentId w16cid:paraId="7BC1265B" w16cid:durableId="2A2564FE"/>
  <w16cid:commentId w16cid:paraId="40C1422B" w16cid:durableId="2A2564FF"/>
  <w16cid:commentId w16cid:paraId="28646E89" w16cid:durableId="2A256500"/>
  <w16cid:commentId w16cid:paraId="70C56894" w16cid:durableId="2A256501"/>
  <w16cid:commentId w16cid:paraId="5B59269A" w16cid:durableId="2A256502"/>
  <w16cid:commentId w16cid:paraId="05844B05" w16cid:durableId="2A256503"/>
  <w16cid:commentId w16cid:paraId="1A83FFC6" w16cid:durableId="2A256504"/>
  <w16cid:commentId w16cid:paraId="6F1CE52B" w16cid:durableId="2A2565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FDDF7" w14:textId="77777777" w:rsidR="00B81CA3" w:rsidRDefault="00B81CA3" w:rsidP="008D2B13">
      <w:pPr>
        <w:spacing w:after="0" w:line="240" w:lineRule="auto"/>
      </w:pPr>
      <w:r>
        <w:separator/>
      </w:r>
    </w:p>
  </w:endnote>
  <w:endnote w:type="continuationSeparator" w:id="0">
    <w:p w14:paraId="5E87FAD9" w14:textId="77777777" w:rsidR="00B81CA3" w:rsidRDefault="00B81CA3" w:rsidP="008D2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1936345"/>
      <w:docPartObj>
        <w:docPartGallery w:val="Page Numbers (Bottom of Page)"/>
        <w:docPartUnique/>
      </w:docPartObj>
    </w:sdtPr>
    <w:sdtEndPr>
      <w:rPr>
        <w:noProof/>
      </w:rPr>
    </w:sdtEndPr>
    <w:sdtContent>
      <w:p w14:paraId="0CF2E942" w14:textId="515DC309" w:rsidR="00620869" w:rsidRDefault="00620869">
        <w:pPr>
          <w:pStyle w:val="Footer"/>
          <w:jc w:val="center"/>
        </w:pPr>
        <w:r>
          <w:fldChar w:fldCharType="begin"/>
        </w:r>
        <w:r>
          <w:instrText xml:space="preserve"> PAGE   \* MERGEFORMAT </w:instrText>
        </w:r>
        <w:r>
          <w:fldChar w:fldCharType="separate"/>
        </w:r>
        <w:r w:rsidR="006F371E">
          <w:rPr>
            <w:noProof/>
          </w:rPr>
          <w:t>38</w:t>
        </w:r>
        <w:r>
          <w:rPr>
            <w:noProof/>
          </w:rPr>
          <w:fldChar w:fldCharType="end"/>
        </w:r>
      </w:p>
    </w:sdtContent>
  </w:sdt>
  <w:p w14:paraId="26083F2C" w14:textId="77777777" w:rsidR="00620869" w:rsidRDefault="00620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39ED2" w14:textId="77777777" w:rsidR="00B81CA3" w:rsidRDefault="00B81CA3" w:rsidP="008D2B13">
      <w:pPr>
        <w:spacing w:after="0" w:line="240" w:lineRule="auto"/>
      </w:pPr>
      <w:r>
        <w:separator/>
      </w:r>
    </w:p>
  </w:footnote>
  <w:footnote w:type="continuationSeparator" w:id="0">
    <w:p w14:paraId="3E0B078B" w14:textId="77777777" w:rsidR="00B81CA3" w:rsidRDefault="00B81CA3" w:rsidP="008D2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F3960"/>
    <w:multiLevelType w:val="multilevel"/>
    <w:tmpl w:val="B720C040"/>
    <w:lvl w:ilvl="0">
      <w:start w:val="4"/>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0FCB1D93"/>
    <w:multiLevelType w:val="hybridMultilevel"/>
    <w:tmpl w:val="4C90A4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D06FEA"/>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54C4AEA"/>
    <w:multiLevelType w:val="multilevel"/>
    <w:tmpl w:val="62166654"/>
    <w:lvl w:ilvl="0">
      <w:start w:val="5"/>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 w15:restartNumberingAfterBreak="0">
    <w:nsid w:val="1B6D5DE2"/>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B9641FE"/>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DE02085"/>
    <w:multiLevelType w:val="multilevel"/>
    <w:tmpl w:val="941CA064"/>
    <w:lvl w:ilvl="0">
      <w:start w:val="7"/>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7" w15:restartNumberingAfterBreak="0">
    <w:nsid w:val="346003C2"/>
    <w:multiLevelType w:val="hybridMultilevel"/>
    <w:tmpl w:val="5380B6C8"/>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65D5B73"/>
    <w:multiLevelType w:val="hybridMultilevel"/>
    <w:tmpl w:val="CF7A015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7545AE3"/>
    <w:multiLevelType w:val="multilevel"/>
    <w:tmpl w:val="F1F4A8E4"/>
    <w:lvl w:ilvl="0">
      <w:start w:val="3"/>
      <w:numFmt w:val="decimal"/>
      <w:lvlText w:val="%1"/>
      <w:lvlJc w:val="left"/>
      <w:pPr>
        <w:ind w:left="360" w:hanging="360"/>
      </w:pPr>
    </w:lvl>
    <w:lvl w:ilvl="1">
      <w:start w:val="1"/>
      <w:numFmt w:val="decimal"/>
      <w:lvlText w:val="%1.%2"/>
      <w:lvlJc w:val="left"/>
      <w:pPr>
        <w:ind w:left="45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0" w15:restartNumberingAfterBreak="0">
    <w:nsid w:val="39467AE9"/>
    <w:multiLevelType w:val="hybridMultilevel"/>
    <w:tmpl w:val="31722A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E14C21"/>
    <w:multiLevelType w:val="multilevel"/>
    <w:tmpl w:val="B352C414"/>
    <w:lvl w:ilvl="0">
      <w:start w:val="1"/>
      <w:numFmt w:val="decimal"/>
      <w:lvlText w:val="%1"/>
      <w:lvlJc w:val="left"/>
      <w:pPr>
        <w:ind w:left="510" w:hanging="510"/>
      </w:pPr>
    </w:lvl>
    <w:lvl w:ilvl="1">
      <w:start w:val="1"/>
      <w:numFmt w:val="decimal"/>
      <w:lvlText w:val="%1.%2"/>
      <w:lvlJc w:val="left"/>
      <w:pPr>
        <w:ind w:left="510" w:hanging="51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F7542E"/>
    <w:multiLevelType w:val="multilevel"/>
    <w:tmpl w:val="416405D0"/>
    <w:lvl w:ilvl="0">
      <w:start w:val="6"/>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2520" w:hanging="720"/>
      </w:pPr>
    </w:lvl>
    <w:lvl w:ilvl="3">
      <w:start w:val="1"/>
      <w:numFmt w:val="decimal"/>
      <w:lvlText w:val="%1.%2.%3.%4"/>
      <w:lvlJc w:val="left"/>
      <w:pPr>
        <w:ind w:left="3780" w:hanging="1080"/>
      </w:pPr>
    </w:lvl>
    <w:lvl w:ilvl="4">
      <w:start w:val="1"/>
      <w:numFmt w:val="decimal"/>
      <w:lvlText w:val="%1.%2.%3.%4.%5"/>
      <w:lvlJc w:val="left"/>
      <w:pPr>
        <w:ind w:left="4680" w:hanging="1080"/>
      </w:pPr>
    </w:lvl>
    <w:lvl w:ilvl="5">
      <w:start w:val="1"/>
      <w:numFmt w:val="decimal"/>
      <w:lvlText w:val="%1.%2.%3.%4.%5.%6"/>
      <w:lvlJc w:val="left"/>
      <w:pPr>
        <w:ind w:left="5940" w:hanging="1440"/>
      </w:pPr>
    </w:lvl>
    <w:lvl w:ilvl="6">
      <w:start w:val="1"/>
      <w:numFmt w:val="decimal"/>
      <w:lvlText w:val="%1.%2.%3.%4.%5.%6.%7"/>
      <w:lvlJc w:val="left"/>
      <w:pPr>
        <w:ind w:left="6840" w:hanging="1440"/>
      </w:pPr>
    </w:lvl>
    <w:lvl w:ilvl="7">
      <w:start w:val="1"/>
      <w:numFmt w:val="decimal"/>
      <w:lvlText w:val="%1.%2.%3.%4.%5.%6.%7.%8"/>
      <w:lvlJc w:val="left"/>
      <w:pPr>
        <w:ind w:left="8100" w:hanging="1800"/>
      </w:pPr>
    </w:lvl>
    <w:lvl w:ilvl="8">
      <w:start w:val="1"/>
      <w:numFmt w:val="decimal"/>
      <w:lvlText w:val="%1.%2.%3.%4.%5.%6.%7.%8.%9"/>
      <w:lvlJc w:val="left"/>
      <w:pPr>
        <w:ind w:left="9000" w:hanging="1800"/>
      </w:pPr>
    </w:lvl>
  </w:abstractNum>
  <w:abstractNum w:abstractNumId="13" w15:restartNumberingAfterBreak="0">
    <w:nsid w:val="4D1E3B03"/>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EAF60D1"/>
    <w:multiLevelType w:val="hybridMultilevel"/>
    <w:tmpl w:val="E4182626"/>
    <w:lvl w:ilvl="0" w:tplc="09CA08D0">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52FE3045"/>
    <w:multiLevelType w:val="hybridMultilevel"/>
    <w:tmpl w:val="CE7E6702"/>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6" w15:restartNumberingAfterBreak="0">
    <w:nsid w:val="600D2DB8"/>
    <w:multiLevelType w:val="multilevel"/>
    <w:tmpl w:val="2E5865E2"/>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17" w15:restartNumberingAfterBreak="0">
    <w:nsid w:val="6C930611"/>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DBE586A"/>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F5123C5"/>
    <w:multiLevelType w:val="hybridMultilevel"/>
    <w:tmpl w:val="37563E3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18486498">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3239226">
    <w:abstractNumId w:val="14"/>
  </w:num>
  <w:num w:numId="3" w16cid:durableId="460923236">
    <w:abstractNumId w:val="19"/>
  </w:num>
  <w:num w:numId="4" w16cid:durableId="101729514">
    <w:abstractNumId w:val="15"/>
  </w:num>
  <w:num w:numId="5" w16cid:durableId="83172045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522026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835920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45372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889904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088576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69698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11827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6101903">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9234160">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2829463">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2485905">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9845853">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621320">
    <w:abstractNumId w:val="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8060013">
    <w:abstractNumId w:val="1"/>
  </w:num>
  <w:num w:numId="20" w16cid:durableId="169595502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odwa Zwane">
    <w15:presenceInfo w15:providerId="Windows Live" w15:userId="b258bbaba3fccb04"/>
  </w15:person>
  <w15:person w15:author="External Examiner">
    <w15:presenceInfo w15:providerId="Windows Live" w15:userId="522cb9ccb51f7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B13"/>
    <w:rsid w:val="000454A5"/>
    <w:rsid w:val="00050DC4"/>
    <w:rsid w:val="000C34CB"/>
    <w:rsid w:val="000C7530"/>
    <w:rsid w:val="000D12B9"/>
    <w:rsid w:val="000D64B2"/>
    <w:rsid w:val="000F1B3D"/>
    <w:rsid w:val="001021E5"/>
    <w:rsid w:val="00111C72"/>
    <w:rsid w:val="00112B47"/>
    <w:rsid w:val="0011752B"/>
    <w:rsid w:val="00131691"/>
    <w:rsid w:val="00141AA2"/>
    <w:rsid w:val="001C0A53"/>
    <w:rsid w:val="001C403B"/>
    <w:rsid w:val="001D2366"/>
    <w:rsid w:val="001F7B54"/>
    <w:rsid w:val="0023396C"/>
    <w:rsid w:val="00255885"/>
    <w:rsid w:val="00255A2E"/>
    <w:rsid w:val="00270E2F"/>
    <w:rsid w:val="0029277B"/>
    <w:rsid w:val="002A7D3D"/>
    <w:rsid w:val="002D327C"/>
    <w:rsid w:val="002F0764"/>
    <w:rsid w:val="002F6E54"/>
    <w:rsid w:val="00324E89"/>
    <w:rsid w:val="0033054B"/>
    <w:rsid w:val="003328EB"/>
    <w:rsid w:val="00392ABB"/>
    <w:rsid w:val="0039305A"/>
    <w:rsid w:val="003E79AF"/>
    <w:rsid w:val="004206F9"/>
    <w:rsid w:val="00421222"/>
    <w:rsid w:val="004349EB"/>
    <w:rsid w:val="004418B5"/>
    <w:rsid w:val="0045107B"/>
    <w:rsid w:val="004532A1"/>
    <w:rsid w:val="00454B60"/>
    <w:rsid w:val="00477EB9"/>
    <w:rsid w:val="004846BB"/>
    <w:rsid w:val="004B4234"/>
    <w:rsid w:val="004C7C8F"/>
    <w:rsid w:val="004D11CF"/>
    <w:rsid w:val="005115AA"/>
    <w:rsid w:val="005341E2"/>
    <w:rsid w:val="005365C9"/>
    <w:rsid w:val="00551574"/>
    <w:rsid w:val="00564436"/>
    <w:rsid w:val="00567657"/>
    <w:rsid w:val="005B172C"/>
    <w:rsid w:val="005C102B"/>
    <w:rsid w:val="005C6D65"/>
    <w:rsid w:val="005D765F"/>
    <w:rsid w:val="005E4C74"/>
    <w:rsid w:val="005F2377"/>
    <w:rsid w:val="005F5F36"/>
    <w:rsid w:val="005F7C03"/>
    <w:rsid w:val="00611D87"/>
    <w:rsid w:val="00620869"/>
    <w:rsid w:val="00643B80"/>
    <w:rsid w:val="006679F2"/>
    <w:rsid w:val="0067338D"/>
    <w:rsid w:val="00677B1D"/>
    <w:rsid w:val="006A4B79"/>
    <w:rsid w:val="006B68D4"/>
    <w:rsid w:val="006C0F32"/>
    <w:rsid w:val="006D5F7D"/>
    <w:rsid w:val="006F06BA"/>
    <w:rsid w:val="006F371E"/>
    <w:rsid w:val="007069B6"/>
    <w:rsid w:val="00714868"/>
    <w:rsid w:val="00715E89"/>
    <w:rsid w:val="00736548"/>
    <w:rsid w:val="00740F92"/>
    <w:rsid w:val="00745FE4"/>
    <w:rsid w:val="00746D16"/>
    <w:rsid w:val="007918A9"/>
    <w:rsid w:val="007B17B2"/>
    <w:rsid w:val="007B2D91"/>
    <w:rsid w:val="007E1936"/>
    <w:rsid w:val="007F2502"/>
    <w:rsid w:val="007F2AB7"/>
    <w:rsid w:val="00805C93"/>
    <w:rsid w:val="00835E2A"/>
    <w:rsid w:val="00837860"/>
    <w:rsid w:val="00852CE8"/>
    <w:rsid w:val="00860796"/>
    <w:rsid w:val="008952B5"/>
    <w:rsid w:val="008A386A"/>
    <w:rsid w:val="008B321A"/>
    <w:rsid w:val="008D2B13"/>
    <w:rsid w:val="008E68D7"/>
    <w:rsid w:val="008F3B31"/>
    <w:rsid w:val="00917EB2"/>
    <w:rsid w:val="00927CDC"/>
    <w:rsid w:val="00940BF9"/>
    <w:rsid w:val="00967F6C"/>
    <w:rsid w:val="00974EC1"/>
    <w:rsid w:val="00976A18"/>
    <w:rsid w:val="00987894"/>
    <w:rsid w:val="00996485"/>
    <w:rsid w:val="009A228A"/>
    <w:rsid w:val="009B00E9"/>
    <w:rsid w:val="009B1E2C"/>
    <w:rsid w:val="00A04A16"/>
    <w:rsid w:val="00A05E7F"/>
    <w:rsid w:val="00A06462"/>
    <w:rsid w:val="00A11995"/>
    <w:rsid w:val="00A20D70"/>
    <w:rsid w:val="00A37AF8"/>
    <w:rsid w:val="00A469E6"/>
    <w:rsid w:val="00A5439A"/>
    <w:rsid w:val="00A54DB5"/>
    <w:rsid w:val="00A66397"/>
    <w:rsid w:val="00A71185"/>
    <w:rsid w:val="00A96A2A"/>
    <w:rsid w:val="00AA68A4"/>
    <w:rsid w:val="00AB4AD6"/>
    <w:rsid w:val="00B007E8"/>
    <w:rsid w:val="00B074A3"/>
    <w:rsid w:val="00B11EEB"/>
    <w:rsid w:val="00B71D6B"/>
    <w:rsid w:val="00B81CA3"/>
    <w:rsid w:val="00B95557"/>
    <w:rsid w:val="00BA7B76"/>
    <w:rsid w:val="00BB63FF"/>
    <w:rsid w:val="00BD37B5"/>
    <w:rsid w:val="00C0078C"/>
    <w:rsid w:val="00C54000"/>
    <w:rsid w:val="00CB1888"/>
    <w:rsid w:val="00D250A2"/>
    <w:rsid w:val="00D4639E"/>
    <w:rsid w:val="00D56976"/>
    <w:rsid w:val="00D63CED"/>
    <w:rsid w:val="00D7068F"/>
    <w:rsid w:val="00D803A0"/>
    <w:rsid w:val="00D965E1"/>
    <w:rsid w:val="00D97122"/>
    <w:rsid w:val="00DA44A2"/>
    <w:rsid w:val="00DA4A4E"/>
    <w:rsid w:val="00DA5C5D"/>
    <w:rsid w:val="00DD1A50"/>
    <w:rsid w:val="00DD6E8A"/>
    <w:rsid w:val="00DF6B42"/>
    <w:rsid w:val="00E00AD8"/>
    <w:rsid w:val="00E27519"/>
    <w:rsid w:val="00E33E35"/>
    <w:rsid w:val="00E44D8C"/>
    <w:rsid w:val="00E641CF"/>
    <w:rsid w:val="00E64B82"/>
    <w:rsid w:val="00EB2F18"/>
    <w:rsid w:val="00EE5DCE"/>
    <w:rsid w:val="00EF2098"/>
    <w:rsid w:val="00EF30D7"/>
    <w:rsid w:val="00F14C5A"/>
    <w:rsid w:val="00F1639D"/>
    <w:rsid w:val="00F233FF"/>
    <w:rsid w:val="00F47A1C"/>
    <w:rsid w:val="00F71DBE"/>
    <w:rsid w:val="00F82DDE"/>
    <w:rsid w:val="00FC1762"/>
    <w:rsid w:val="00FC2674"/>
    <w:rsid w:val="00FD3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A786C"/>
  <w15:chartTrackingRefBased/>
  <w15:docId w15:val="{18108B09-BE8F-45F1-88A8-0A76E5D1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B13"/>
    <w:rPr>
      <w:rFonts w:eastAsiaTheme="majorEastAsia" w:cstheme="majorBidi"/>
      <w:color w:val="272727" w:themeColor="text1" w:themeTint="D8"/>
    </w:rPr>
  </w:style>
  <w:style w:type="paragraph" w:styleId="Title">
    <w:name w:val="Title"/>
    <w:basedOn w:val="Normal"/>
    <w:next w:val="Normal"/>
    <w:link w:val="TitleChar"/>
    <w:uiPriority w:val="10"/>
    <w:qFormat/>
    <w:rsid w:val="008D2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B13"/>
    <w:pPr>
      <w:spacing w:before="160"/>
      <w:jc w:val="center"/>
    </w:pPr>
    <w:rPr>
      <w:i/>
      <w:iCs/>
      <w:color w:val="404040" w:themeColor="text1" w:themeTint="BF"/>
    </w:rPr>
  </w:style>
  <w:style w:type="character" w:customStyle="1" w:styleId="QuoteChar">
    <w:name w:val="Quote Char"/>
    <w:basedOn w:val="DefaultParagraphFont"/>
    <w:link w:val="Quote"/>
    <w:uiPriority w:val="29"/>
    <w:rsid w:val="008D2B13"/>
    <w:rPr>
      <w:i/>
      <w:iCs/>
      <w:color w:val="404040" w:themeColor="text1" w:themeTint="BF"/>
    </w:rPr>
  </w:style>
  <w:style w:type="paragraph" w:styleId="ListParagraph">
    <w:name w:val="List Paragraph"/>
    <w:basedOn w:val="Normal"/>
    <w:uiPriority w:val="34"/>
    <w:qFormat/>
    <w:rsid w:val="008D2B13"/>
    <w:pPr>
      <w:ind w:left="720"/>
      <w:contextualSpacing/>
    </w:pPr>
  </w:style>
  <w:style w:type="character" w:styleId="IntenseEmphasis">
    <w:name w:val="Intense Emphasis"/>
    <w:basedOn w:val="DefaultParagraphFont"/>
    <w:uiPriority w:val="21"/>
    <w:qFormat/>
    <w:rsid w:val="008D2B13"/>
    <w:rPr>
      <w:i/>
      <w:iCs/>
      <w:color w:val="0F4761" w:themeColor="accent1" w:themeShade="BF"/>
    </w:rPr>
  </w:style>
  <w:style w:type="paragraph" w:styleId="IntenseQuote">
    <w:name w:val="Intense Quote"/>
    <w:basedOn w:val="Normal"/>
    <w:next w:val="Normal"/>
    <w:link w:val="IntenseQuoteChar"/>
    <w:uiPriority w:val="30"/>
    <w:qFormat/>
    <w:rsid w:val="008D2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B13"/>
    <w:rPr>
      <w:i/>
      <w:iCs/>
      <w:color w:val="0F4761" w:themeColor="accent1" w:themeShade="BF"/>
    </w:rPr>
  </w:style>
  <w:style w:type="character" w:styleId="IntenseReference">
    <w:name w:val="Intense Reference"/>
    <w:basedOn w:val="DefaultParagraphFont"/>
    <w:uiPriority w:val="32"/>
    <w:qFormat/>
    <w:rsid w:val="008D2B13"/>
    <w:rPr>
      <w:b/>
      <w:bCs/>
      <w:smallCaps/>
      <w:color w:val="0F4761" w:themeColor="accent1" w:themeShade="BF"/>
      <w:spacing w:val="5"/>
    </w:rPr>
  </w:style>
  <w:style w:type="numbering" w:customStyle="1" w:styleId="NoList1">
    <w:name w:val="No List1"/>
    <w:next w:val="NoList"/>
    <w:uiPriority w:val="99"/>
    <w:semiHidden/>
    <w:unhideWhenUsed/>
    <w:rsid w:val="008D2B13"/>
  </w:style>
  <w:style w:type="character" w:customStyle="1" w:styleId="Hyperlink1">
    <w:name w:val="Hyperlink1"/>
    <w:basedOn w:val="DefaultParagraphFont"/>
    <w:uiPriority w:val="99"/>
    <w:semiHidden/>
    <w:unhideWhenUsed/>
    <w:rsid w:val="008D2B13"/>
    <w:rPr>
      <w:color w:val="0563C1"/>
      <w:u w:val="single"/>
    </w:rPr>
  </w:style>
  <w:style w:type="character" w:styleId="FollowedHyperlink">
    <w:name w:val="FollowedHyperlink"/>
    <w:basedOn w:val="DefaultParagraphFont"/>
    <w:uiPriority w:val="99"/>
    <w:semiHidden/>
    <w:unhideWhenUsed/>
    <w:rsid w:val="008D2B13"/>
    <w:rPr>
      <w:color w:val="800080"/>
      <w:u w:val="single"/>
    </w:rPr>
  </w:style>
  <w:style w:type="paragraph" w:customStyle="1" w:styleId="msonormal0">
    <w:name w:val="msonormal"/>
    <w:basedOn w:val="Normal"/>
    <w:uiPriority w:val="99"/>
    <w:semiHidden/>
    <w:rsid w:val="008D2B13"/>
    <w:pPr>
      <w:spacing w:before="100" w:beforeAutospacing="1" w:after="100" w:afterAutospacing="1" w:line="240" w:lineRule="auto"/>
    </w:pPr>
    <w:rPr>
      <w:rFonts w:ascii="Times New Roman" w:eastAsia="Times New Roman" w:hAnsi="Times New Roman" w:cs="Times New Roman"/>
      <w:kern w:val="0"/>
      <w:sz w:val="24"/>
      <w:szCs w:val="24"/>
      <w:lang w:val="en-ZA" w:eastAsia="en-ZA"/>
      <w14:ligatures w14:val="none"/>
    </w:rPr>
  </w:style>
  <w:style w:type="paragraph" w:styleId="NormalWeb">
    <w:name w:val="Normal (Web)"/>
    <w:basedOn w:val="Normal"/>
    <w:uiPriority w:val="99"/>
    <w:semiHidden/>
    <w:unhideWhenUsed/>
    <w:rsid w:val="008D2B13"/>
    <w:pPr>
      <w:spacing w:before="100" w:beforeAutospacing="1" w:after="100" w:afterAutospacing="1" w:line="240" w:lineRule="auto"/>
    </w:pPr>
    <w:rPr>
      <w:rFonts w:ascii="Times New Roman" w:eastAsia="Times New Roman" w:hAnsi="Times New Roman" w:cs="Times New Roman"/>
      <w:kern w:val="0"/>
      <w:sz w:val="24"/>
      <w:szCs w:val="24"/>
      <w:lang w:val="en-ZA" w:eastAsia="en-ZA"/>
      <w14:ligatures w14:val="none"/>
    </w:rPr>
  </w:style>
  <w:style w:type="paragraph" w:customStyle="1" w:styleId="TOC11">
    <w:name w:val="TOC 11"/>
    <w:basedOn w:val="Normal"/>
    <w:next w:val="Normal"/>
    <w:autoRedefine/>
    <w:uiPriority w:val="39"/>
    <w:semiHidden/>
    <w:unhideWhenUsed/>
    <w:rsid w:val="008D2B13"/>
    <w:pPr>
      <w:tabs>
        <w:tab w:val="right" w:leader="dot" w:pos="9016"/>
      </w:tabs>
      <w:spacing w:after="100" w:line="360" w:lineRule="auto"/>
      <w:jc w:val="both"/>
    </w:pPr>
    <w:rPr>
      <w:rFonts w:ascii="Arial" w:eastAsia="Calibri" w:hAnsi="Arial" w:cs="Arial"/>
      <w:color w:val="000000"/>
      <w:kern w:val="0"/>
      <w:sz w:val="24"/>
      <w:lang w:val="en-ZA"/>
      <w14:ligatures w14:val="none"/>
    </w:rPr>
  </w:style>
  <w:style w:type="paragraph" w:customStyle="1" w:styleId="TOC21">
    <w:name w:val="TOC 21"/>
    <w:basedOn w:val="Normal"/>
    <w:next w:val="Normal"/>
    <w:autoRedefine/>
    <w:uiPriority w:val="39"/>
    <w:semiHidden/>
    <w:unhideWhenUsed/>
    <w:rsid w:val="008D2B13"/>
    <w:pPr>
      <w:spacing w:after="100" w:line="360" w:lineRule="auto"/>
      <w:ind w:left="240"/>
      <w:jc w:val="both"/>
    </w:pPr>
    <w:rPr>
      <w:rFonts w:ascii="Arial" w:eastAsia="Calibri" w:hAnsi="Arial" w:cs="Arial"/>
      <w:color w:val="000000"/>
      <w:kern w:val="0"/>
      <w:sz w:val="24"/>
      <w:lang w:val="en-ZA"/>
      <w14:ligatures w14:val="none"/>
    </w:rPr>
  </w:style>
  <w:style w:type="paragraph" w:customStyle="1" w:styleId="TOC31">
    <w:name w:val="TOC 31"/>
    <w:basedOn w:val="Normal"/>
    <w:next w:val="Normal"/>
    <w:autoRedefine/>
    <w:uiPriority w:val="39"/>
    <w:semiHidden/>
    <w:unhideWhenUsed/>
    <w:rsid w:val="008D2B13"/>
    <w:pPr>
      <w:spacing w:after="100" w:line="360" w:lineRule="auto"/>
      <w:ind w:left="480"/>
      <w:jc w:val="both"/>
    </w:pPr>
    <w:rPr>
      <w:rFonts w:ascii="Arial" w:eastAsia="Calibri" w:hAnsi="Arial" w:cs="Arial"/>
      <w:color w:val="000000"/>
      <w:kern w:val="0"/>
      <w:sz w:val="24"/>
      <w:lang w:val="en-ZA"/>
      <w14:ligatures w14:val="none"/>
    </w:rPr>
  </w:style>
  <w:style w:type="paragraph" w:styleId="TOC4">
    <w:name w:val="toc 4"/>
    <w:basedOn w:val="Normal"/>
    <w:next w:val="Normal"/>
    <w:autoRedefine/>
    <w:uiPriority w:val="39"/>
    <w:unhideWhenUsed/>
    <w:rsid w:val="008D2B13"/>
    <w:pPr>
      <w:spacing w:after="100" w:line="276" w:lineRule="auto"/>
      <w:ind w:left="720"/>
    </w:pPr>
    <w:rPr>
      <w:rFonts w:ascii="Calibri" w:eastAsia="Times New Roman" w:hAnsi="Calibri" w:cs="Arial"/>
      <w:sz w:val="24"/>
      <w:szCs w:val="24"/>
    </w:rPr>
  </w:style>
  <w:style w:type="paragraph" w:styleId="TOC5">
    <w:name w:val="toc 5"/>
    <w:basedOn w:val="Normal"/>
    <w:next w:val="Normal"/>
    <w:autoRedefine/>
    <w:uiPriority w:val="39"/>
    <w:unhideWhenUsed/>
    <w:rsid w:val="008D2B13"/>
    <w:pPr>
      <w:spacing w:after="100" w:line="276" w:lineRule="auto"/>
      <w:ind w:left="960"/>
    </w:pPr>
    <w:rPr>
      <w:rFonts w:ascii="Calibri" w:eastAsia="Times New Roman" w:hAnsi="Calibri" w:cs="Arial"/>
      <w:sz w:val="24"/>
      <w:szCs w:val="24"/>
    </w:rPr>
  </w:style>
  <w:style w:type="paragraph" w:styleId="TOC6">
    <w:name w:val="toc 6"/>
    <w:basedOn w:val="Normal"/>
    <w:next w:val="Normal"/>
    <w:autoRedefine/>
    <w:uiPriority w:val="39"/>
    <w:unhideWhenUsed/>
    <w:rsid w:val="008D2B13"/>
    <w:pPr>
      <w:spacing w:after="100" w:line="276" w:lineRule="auto"/>
      <w:ind w:left="1200"/>
    </w:pPr>
    <w:rPr>
      <w:rFonts w:ascii="Calibri" w:eastAsia="Times New Roman" w:hAnsi="Calibri" w:cs="Arial"/>
      <w:sz w:val="24"/>
      <w:szCs w:val="24"/>
    </w:rPr>
  </w:style>
  <w:style w:type="paragraph" w:styleId="TOC7">
    <w:name w:val="toc 7"/>
    <w:basedOn w:val="Normal"/>
    <w:next w:val="Normal"/>
    <w:autoRedefine/>
    <w:uiPriority w:val="39"/>
    <w:unhideWhenUsed/>
    <w:rsid w:val="008D2B13"/>
    <w:pPr>
      <w:spacing w:after="100" w:line="276" w:lineRule="auto"/>
      <w:ind w:left="1440"/>
    </w:pPr>
    <w:rPr>
      <w:rFonts w:ascii="Calibri" w:eastAsia="Times New Roman" w:hAnsi="Calibri" w:cs="Arial"/>
      <w:sz w:val="24"/>
      <w:szCs w:val="24"/>
    </w:rPr>
  </w:style>
  <w:style w:type="paragraph" w:styleId="TOC8">
    <w:name w:val="toc 8"/>
    <w:basedOn w:val="Normal"/>
    <w:next w:val="Normal"/>
    <w:autoRedefine/>
    <w:uiPriority w:val="39"/>
    <w:unhideWhenUsed/>
    <w:rsid w:val="008D2B13"/>
    <w:pPr>
      <w:spacing w:after="100" w:line="276" w:lineRule="auto"/>
      <w:ind w:left="1680"/>
    </w:pPr>
    <w:rPr>
      <w:rFonts w:ascii="Calibri" w:eastAsia="Times New Roman" w:hAnsi="Calibri" w:cs="Arial"/>
      <w:sz w:val="24"/>
      <w:szCs w:val="24"/>
    </w:rPr>
  </w:style>
  <w:style w:type="paragraph" w:styleId="TOC9">
    <w:name w:val="toc 9"/>
    <w:basedOn w:val="Normal"/>
    <w:next w:val="Normal"/>
    <w:autoRedefine/>
    <w:uiPriority w:val="39"/>
    <w:unhideWhenUsed/>
    <w:rsid w:val="008D2B13"/>
    <w:pPr>
      <w:spacing w:after="100" w:line="276" w:lineRule="auto"/>
      <w:ind w:left="1920"/>
    </w:pPr>
    <w:rPr>
      <w:rFonts w:ascii="Calibri" w:eastAsia="Times New Roman" w:hAnsi="Calibri" w:cs="Arial"/>
      <w:sz w:val="24"/>
      <w:szCs w:val="24"/>
    </w:rPr>
  </w:style>
  <w:style w:type="paragraph" w:customStyle="1" w:styleId="CommentText1">
    <w:name w:val="Comment Text1"/>
    <w:basedOn w:val="Normal"/>
    <w:next w:val="CommentText"/>
    <w:link w:val="CommentTextChar"/>
    <w:uiPriority w:val="99"/>
    <w:semiHidden/>
    <w:unhideWhenUsed/>
    <w:rsid w:val="008D2B13"/>
    <w:pPr>
      <w:spacing w:line="240" w:lineRule="auto"/>
      <w:jc w:val="both"/>
    </w:pPr>
    <w:rPr>
      <w:rFonts w:ascii="Arial" w:eastAsia="Calibri" w:hAnsi="Arial" w:cs="Arial"/>
      <w:color w:val="000000"/>
      <w:kern w:val="0"/>
      <w:sz w:val="20"/>
      <w:szCs w:val="20"/>
      <w:lang w:val="en-ZA"/>
      <w14:ligatures w14:val="none"/>
    </w:rPr>
  </w:style>
  <w:style w:type="character" w:customStyle="1" w:styleId="CommentTextChar">
    <w:name w:val="Comment Text Char"/>
    <w:basedOn w:val="DefaultParagraphFont"/>
    <w:link w:val="CommentText1"/>
    <w:uiPriority w:val="99"/>
    <w:semiHidden/>
    <w:rsid w:val="008D2B13"/>
    <w:rPr>
      <w:rFonts w:ascii="Arial" w:eastAsia="Calibri" w:hAnsi="Arial" w:cs="Arial"/>
      <w:color w:val="000000"/>
      <w:kern w:val="0"/>
      <w:sz w:val="20"/>
      <w:szCs w:val="20"/>
      <w:lang w:val="en-ZA"/>
      <w14:ligatures w14:val="none"/>
    </w:rPr>
  </w:style>
  <w:style w:type="paragraph" w:customStyle="1" w:styleId="Header1">
    <w:name w:val="Header1"/>
    <w:basedOn w:val="Normal"/>
    <w:next w:val="Header"/>
    <w:link w:val="HeaderChar"/>
    <w:uiPriority w:val="99"/>
    <w:semiHidden/>
    <w:unhideWhenUsed/>
    <w:rsid w:val="008D2B13"/>
    <w:pPr>
      <w:tabs>
        <w:tab w:val="center" w:pos="4680"/>
        <w:tab w:val="right" w:pos="9360"/>
      </w:tabs>
      <w:spacing w:after="0" w:line="240" w:lineRule="auto"/>
      <w:jc w:val="both"/>
    </w:pPr>
    <w:rPr>
      <w:rFonts w:ascii="Arial" w:eastAsia="Calibri" w:hAnsi="Arial" w:cs="Arial"/>
      <w:color w:val="000000"/>
      <w:kern w:val="0"/>
      <w:sz w:val="24"/>
      <w:lang w:val="en-ZA"/>
      <w14:ligatures w14:val="none"/>
    </w:rPr>
  </w:style>
  <w:style w:type="character" w:customStyle="1" w:styleId="HeaderChar">
    <w:name w:val="Header Char"/>
    <w:basedOn w:val="DefaultParagraphFont"/>
    <w:link w:val="Header1"/>
    <w:uiPriority w:val="99"/>
    <w:semiHidden/>
    <w:rsid w:val="008D2B13"/>
    <w:rPr>
      <w:rFonts w:ascii="Arial" w:eastAsia="Calibri" w:hAnsi="Arial" w:cs="Arial"/>
      <w:color w:val="000000"/>
      <w:kern w:val="0"/>
      <w:sz w:val="24"/>
      <w:lang w:val="en-ZA"/>
      <w14:ligatures w14:val="none"/>
    </w:rPr>
  </w:style>
  <w:style w:type="paragraph" w:customStyle="1" w:styleId="Footer1">
    <w:name w:val="Footer1"/>
    <w:basedOn w:val="Normal"/>
    <w:next w:val="Footer"/>
    <w:link w:val="FooterChar"/>
    <w:uiPriority w:val="99"/>
    <w:semiHidden/>
    <w:unhideWhenUsed/>
    <w:rsid w:val="008D2B13"/>
    <w:pPr>
      <w:tabs>
        <w:tab w:val="center" w:pos="4680"/>
        <w:tab w:val="right" w:pos="9360"/>
      </w:tabs>
      <w:spacing w:after="0" w:line="240" w:lineRule="auto"/>
      <w:jc w:val="both"/>
    </w:pPr>
    <w:rPr>
      <w:rFonts w:ascii="Arial" w:eastAsia="Calibri" w:hAnsi="Arial" w:cs="Arial"/>
      <w:color w:val="000000"/>
      <w:kern w:val="0"/>
      <w:sz w:val="24"/>
      <w:lang w:val="en-ZA"/>
      <w14:ligatures w14:val="none"/>
    </w:rPr>
  </w:style>
  <w:style w:type="character" w:customStyle="1" w:styleId="FooterChar">
    <w:name w:val="Footer Char"/>
    <w:basedOn w:val="DefaultParagraphFont"/>
    <w:link w:val="Footer1"/>
    <w:uiPriority w:val="99"/>
    <w:rsid w:val="008D2B13"/>
    <w:rPr>
      <w:rFonts w:ascii="Arial" w:eastAsia="Calibri" w:hAnsi="Arial" w:cs="Arial"/>
      <w:color w:val="000000"/>
      <w:kern w:val="0"/>
      <w:sz w:val="24"/>
      <w:lang w:val="en-ZA"/>
      <w14:ligatures w14:val="none"/>
    </w:rPr>
  </w:style>
  <w:style w:type="paragraph" w:customStyle="1" w:styleId="CommentSubject1">
    <w:name w:val="Comment Subject1"/>
    <w:basedOn w:val="CommentText"/>
    <w:next w:val="CommentText"/>
    <w:uiPriority w:val="99"/>
    <w:semiHidden/>
    <w:unhideWhenUsed/>
    <w:rsid w:val="008D2B13"/>
    <w:pPr>
      <w:jc w:val="both"/>
    </w:pPr>
    <w:rPr>
      <w:rFonts w:ascii="Arial" w:eastAsia="Calibri" w:hAnsi="Arial" w:cs="Arial"/>
      <w:b/>
      <w:bCs/>
      <w:color w:val="000000"/>
      <w:kern w:val="0"/>
      <w:lang w:val="en-ZA"/>
      <w14:ligatures w14:val="none"/>
    </w:rPr>
  </w:style>
  <w:style w:type="character" w:customStyle="1" w:styleId="CommentSubjectChar">
    <w:name w:val="Comment Subject Char"/>
    <w:basedOn w:val="CommentTextChar"/>
    <w:link w:val="CommentSubject"/>
    <w:uiPriority w:val="99"/>
    <w:semiHidden/>
    <w:rsid w:val="008D2B13"/>
    <w:rPr>
      <w:rFonts w:ascii="Arial" w:eastAsia="Calibri" w:hAnsi="Arial" w:cs="Arial"/>
      <w:b/>
      <w:bCs/>
      <w:color w:val="000000"/>
      <w:kern w:val="0"/>
      <w:sz w:val="20"/>
      <w:szCs w:val="20"/>
      <w:lang w:val="en-ZA"/>
      <w14:ligatures w14:val="none"/>
    </w:rPr>
  </w:style>
  <w:style w:type="paragraph" w:customStyle="1" w:styleId="BalloonText1">
    <w:name w:val="Balloon Text1"/>
    <w:basedOn w:val="Normal"/>
    <w:next w:val="BalloonText"/>
    <w:link w:val="BalloonTextChar"/>
    <w:uiPriority w:val="99"/>
    <w:semiHidden/>
    <w:unhideWhenUsed/>
    <w:rsid w:val="008D2B13"/>
    <w:pPr>
      <w:spacing w:after="0" w:line="240" w:lineRule="auto"/>
      <w:jc w:val="both"/>
    </w:pPr>
    <w:rPr>
      <w:rFonts w:ascii="Segoe UI" w:eastAsia="Calibri" w:hAnsi="Segoe UI" w:cs="Segoe UI"/>
      <w:color w:val="000000"/>
      <w:kern w:val="0"/>
      <w:sz w:val="18"/>
      <w:szCs w:val="18"/>
      <w:lang w:val="en-ZA"/>
      <w14:ligatures w14:val="none"/>
    </w:rPr>
  </w:style>
  <w:style w:type="character" w:customStyle="1" w:styleId="BalloonTextChar">
    <w:name w:val="Balloon Text Char"/>
    <w:basedOn w:val="DefaultParagraphFont"/>
    <w:link w:val="BalloonText1"/>
    <w:uiPriority w:val="99"/>
    <w:semiHidden/>
    <w:rsid w:val="008D2B13"/>
    <w:rPr>
      <w:rFonts w:ascii="Segoe UI" w:eastAsia="Calibri" w:hAnsi="Segoe UI" w:cs="Segoe UI"/>
      <w:color w:val="000000"/>
      <w:kern w:val="0"/>
      <w:sz w:val="18"/>
      <w:szCs w:val="18"/>
      <w:lang w:val="en-ZA"/>
      <w14:ligatures w14:val="none"/>
    </w:rPr>
  </w:style>
  <w:style w:type="paragraph" w:customStyle="1" w:styleId="NoSpacing1">
    <w:name w:val="No Spacing1"/>
    <w:next w:val="NoSpacing"/>
    <w:uiPriority w:val="1"/>
    <w:qFormat/>
    <w:rsid w:val="008D2B13"/>
    <w:pPr>
      <w:spacing w:after="0" w:line="240" w:lineRule="auto"/>
      <w:jc w:val="both"/>
    </w:pPr>
    <w:rPr>
      <w:rFonts w:ascii="Arial" w:eastAsia="Calibri" w:hAnsi="Arial" w:cs="Arial"/>
      <w:color w:val="000000"/>
      <w:kern w:val="0"/>
      <w:sz w:val="24"/>
      <w:lang w:val="en-ZA"/>
      <w14:ligatures w14:val="none"/>
    </w:rPr>
  </w:style>
  <w:style w:type="paragraph" w:customStyle="1" w:styleId="Revision1">
    <w:name w:val="Revision1"/>
    <w:next w:val="Revision"/>
    <w:uiPriority w:val="99"/>
    <w:semiHidden/>
    <w:rsid w:val="008D2B13"/>
    <w:pPr>
      <w:spacing w:after="0" w:line="240" w:lineRule="auto"/>
    </w:pPr>
    <w:rPr>
      <w:rFonts w:ascii="Arial" w:eastAsia="Calibri" w:hAnsi="Arial" w:cs="Arial"/>
      <w:color w:val="000000"/>
      <w:kern w:val="0"/>
      <w:sz w:val="24"/>
      <w:lang w:val="en-ZA"/>
      <w14:ligatures w14:val="none"/>
    </w:rPr>
  </w:style>
  <w:style w:type="paragraph" w:customStyle="1" w:styleId="TOCHeading1">
    <w:name w:val="TOC Heading1"/>
    <w:basedOn w:val="Heading1"/>
    <w:next w:val="Normal"/>
    <w:uiPriority w:val="39"/>
    <w:semiHidden/>
    <w:unhideWhenUsed/>
    <w:qFormat/>
    <w:rsid w:val="008D2B13"/>
    <w:pPr>
      <w:spacing w:before="240" w:after="0" w:line="256" w:lineRule="auto"/>
      <w:outlineLvl w:val="9"/>
    </w:pPr>
    <w:rPr>
      <w:rFonts w:ascii="Calibri Light" w:eastAsia="Times New Roman" w:hAnsi="Calibri Light" w:cs="Times New Roman"/>
      <w:kern w:val="0"/>
      <w:sz w:val="32"/>
      <w:szCs w:val="32"/>
      <w14:ligatures w14:val="none"/>
    </w:rPr>
  </w:style>
  <w:style w:type="character" w:styleId="CommentReference">
    <w:name w:val="annotation reference"/>
    <w:basedOn w:val="DefaultParagraphFont"/>
    <w:uiPriority w:val="99"/>
    <w:semiHidden/>
    <w:unhideWhenUsed/>
    <w:rsid w:val="008D2B13"/>
    <w:rPr>
      <w:sz w:val="16"/>
      <w:szCs w:val="16"/>
    </w:rPr>
  </w:style>
  <w:style w:type="character" w:customStyle="1" w:styleId="flex">
    <w:name w:val="flex"/>
    <w:basedOn w:val="DefaultParagraphFont"/>
    <w:rsid w:val="008D2B13"/>
  </w:style>
  <w:style w:type="character" w:customStyle="1" w:styleId="text-sm">
    <w:name w:val="text-sm"/>
    <w:basedOn w:val="DefaultParagraphFont"/>
    <w:rsid w:val="008D2B13"/>
  </w:style>
  <w:style w:type="character" w:customStyle="1" w:styleId="line-clamp-1">
    <w:name w:val="line-clamp-1"/>
    <w:basedOn w:val="DefaultParagraphFont"/>
    <w:rsid w:val="008D2B13"/>
  </w:style>
  <w:style w:type="character" w:customStyle="1" w:styleId="absolute">
    <w:name w:val="absolute"/>
    <w:basedOn w:val="DefaultParagraphFont"/>
    <w:rsid w:val="008D2B13"/>
  </w:style>
  <w:style w:type="character" w:customStyle="1" w:styleId="flex-grow">
    <w:name w:val="flex-grow"/>
    <w:basedOn w:val="DefaultParagraphFont"/>
    <w:rsid w:val="008D2B13"/>
  </w:style>
  <w:style w:type="paragraph" w:customStyle="1" w:styleId="z-TopofForm1">
    <w:name w:val="z-Top of Form1"/>
    <w:basedOn w:val="Normal"/>
    <w:next w:val="Normal"/>
    <w:hidden/>
    <w:uiPriority w:val="99"/>
    <w:semiHidden/>
    <w:unhideWhenUsed/>
    <w:rsid w:val="008D2B13"/>
    <w:pPr>
      <w:pBdr>
        <w:bottom w:val="single" w:sz="6" w:space="1" w:color="auto"/>
      </w:pBdr>
      <w:spacing w:after="0" w:line="360" w:lineRule="auto"/>
      <w:jc w:val="center"/>
    </w:pPr>
    <w:rPr>
      <w:rFonts w:ascii="Arial" w:eastAsia="Calibri" w:hAnsi="Arial" w:cs="Arial"/>
      <w:vanish/>
      <w:color w:val="000000"/>
      <w:kern w:val="0"/>
      <w:sz w:val="16"/>
      <w:szCs w:val="16"/>
      <w:lang w:val="en-ZA"/>
      <w14:ligatures w14:val="none"/>
    </w:rPr>
  </w:style>
  <w:style w:type="character" w:customStyle="1" w:styleId="z-TopofFormChar">
    <w:name w:val="z-Top of Form Char"/>
    <w:basedOn w:val="DefaultParagraphFont"/>
    <w:link w:val="z-TopofForm"/>
    <w:uiPriority w:val="99"/>
    <w:semiHidden/>
    <w:rsid w:val="008D2B13"/>
    <w:rPr>
      <w:rFonts w:ascii="Arial" w:eastAsia="Calibri" w:hAnsi="Arial" w:cs="Arial"/>
      <w:vanish/>
      <w:color w:val="000000"/>
      <w:kern w:val="0"/>
      <w:sz w:val="16"/>
      <w:szCs w:val="16"/>
      <w:lang w:val="en-ZA"/>
      <w14:ligatures w14:val="none"/>
    </w:rPr>
  </w:style>
  <w:style w:type="paragraph" w:customStyle="1" w:styleId="z-BottomofForm1">
    <w:name w:val="z-Bottom of Form1"/>
    <w:basedOn w:val="Normal"/>
    <w:next w:val="Normal"/>
    <w:hidden/>
    <w:uiPriority w:val="99"/>
    <w:semiHidden/>
    <w:unhideWhenUsed/>
    <w:rsid w:val="008D2B13"/>
    <w:pPr>
      <w:pBdr>
        <w:top w:val="single" w:sz="6" w:space="1" w:color="auto"/>
      </w:pBdr>
      <w:spacing w:after="0" w:line="360" w:lineRule="auto"/>
      <w:jc w:val="center"/>
    </w:pPr>
    <w:rPr>
      <w:rFonts w:ascii="Arial" w:eastAsia="Calibri" w:hAnsi="Arial" w:cs="Arial"/>
      <w:vanish/>
      <w:color w:val="000000"/>
      <w:kern w:val="0"/>
      <w:sz w:val="16"/>
      <w:szCs w:val="16"/>
      <w:lang w:val="en-ZA"/>
      <w14:ligatures w14:val="none"/>
    </w:rPr>
  </w:style>
  <w:style w:type="character" w:customStyle="1" w:styleId="z-BottomofFormChar">
    <w:name w:val="z-Bottom of Form Char"/>
    <w:basedOn w:val="DefaultParagraphFont"/>
    <w:link w:val="z-BottomofForm"/>
    <w:uiPriority w:val="99"/>
    <w:semiHidden/>
    <w:rsid w:val="008D2B13"/>
    <w:rPr>
      <w:rFonts w:ascii="Arial" w:eastAsia="Calibri" w:hAnsi="Arial" w:cs="Arial"/>
      <w:vanish/>
      <w:color w:val="000000"/>
      <w:kern w:val="0"/>
      <w:sz w:val="16"/>
      <w:szCs w:val="16"/>
      <w:lang w:val="en-ZA"/>
      <w14:ligatures w14:val="none"/>
    </w:rPr>
  </w:style>
  <w:style w:type="character" w:customStyle="1" w:styleId="pointer-events-none">
    <w:name w:val="pointer-events-none"/>
    <w:basedOn w:val="DefaultParagraphFont"/>
    <w:rsid w:val="008D2B13"/>
  </w:style>
  <w:style w:type="character" w:customStyle="1" w:styleId="UnresolvedMention1">
    <w:name w:val="Unresolved Mention1"/>
    <w:basedOn w:val="DefaultParagraphFont"/>
    <w:uiPriority w:val="99"/>
    <w:semiHidden/>
    <w:rsid w:val="008D2B13"/>
    <w:rPr>
      <w:color w:val="605E5C"/>
      <w:shd w:val="clear" w:color="auto" w:fill="E1DFDD"/>
    </w:rPr>
  </w:style>
  <w:style w:type="table" w:styleId="TableGrid">
    <w:name w:val="Table Grid"/>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8D2B13"/>
    <w:pPr>
      <w:spacing w:after="0" w:line="240" w:lineRule="auto"/>
    </w:pPr>
    <w:rPr>
      <w:rFonts w:ascii="Calibri" w:eastAsia="Calibri" w:hAnsi="Calibri" w:cs="Arial"/>
      <w:kern w:val="0"/>
      <w:lang w:val="en-Z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2B13"/>
    <w:rPr>
      <w:color w:val="467886" w:themeColor="hyperlink"/>
      <w:u w:val="single"/>
    </w:rPr>
  </w:style>
  <w:style w:type="paragraph" w:styleId="CommentText">
    <w:name w:val="annotation text"/>
    <w:basedOn w:val="Normal"/>
    <w:link w:val="CommentTextChar1"/>
    <w:uiPriority w:val="99"/>
    <w:unhideWhenUsed/>
    <w:rsid w:val="008D2B13"/>
    <w:pPr>
      <w:spacing w:line="240" w:lineRule="auto"/>
    </w:pPr>
    <w:rPr>
      <w:sz w:val="20"/>
      <w:szCs w:val="20"/>
    </w:rPr>
  </w:style>
  <w:style w:type="character" w:customStyle="1" w:styleId="CommentTextChar1">
    <w:name w:val="Comment Text Char1"/>
    <w:basedOn w:val="DefaultParagraphFont"/>
    <w:link w:val="CommentText"/>
    <w:uiPriority w:val="99"/>
    <w:rsid w:val="008D2B13"/>
    <w:rPr>
      <w:sz w:val="20"/>
      <w:szCs w:val="20"/>
    </w:rPr>
  </w:style>
  <w:style w:type="paragraph" w:styleId="Header">
    <w:name w:val="header"/>
    <w:basedOn w:val="Normal"/>
    <w:link w:val="HeaderChar1"/>
    <w:uiPriority w:val="99"/>
    <w:unhideWhenUsed/>
    <w:rsid w:val="008D2B13"/>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8D2B13"/>
  </w:style>
  <w:style w:type="paragraph" w:styleId="Footer">
    <w:name w:val="footer"/>
    <w:basedOn w:val="Normal"/>
    <w:link w:val="FooterChar1"/>
    <w:uiPriority w:val="99"/>
    <w:unhideWhenUsed/>
    <w:rsid w:val="008D2B13"/>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8D2B13"/>
  </w:style>
  <w:style w:type="paragraph" w:styleId="CommentSubject">
    <w:name w:val="annotation subject"/>
    <w:basedOn w:val="CommentText"/>
    <w:next w:val="CommentText"/>
    <w:link w:val="CommentSubjectChar"/>
    <w:uiPriority w:val="99"/>
    <w:semiHidden/>
    <w:unhideWhenUsed/>
    <w:rsid w:val="008D2B13"/>
    <w:rPr>
      <w:rFonts w:ascii="Arial" w:eastAsia="Calibri" w:hAnsi="Arial" w:cs="Arial"/>
      <w:b/>
      <w:bCs/>
      <w:color w:val="000000"/>
      <w:kern w:val="0"/>
      <w:lang w:val="en-ZA"/>
      <w14:ligatures w14:val="none"/>
    </w:rPr>
  </w:style>
  <w:style w:type="character" w:customStyle="1" w:styleId="CommentSubjectChar1">
    <w:name w:val="Comment Subject Char1"/>
    <w:basedOn w:val="CommentTextChar1"/>
    <w:uiPriority w:val="99"/>
    <w:semiHidden/>
    <w:rsid w:val="008D2B13"/>
    <w:rPr>
      <w:b/>
      <w:bCs/>
      <w:sz w:val="20"/>
      <w:szCs w:val="20"/>
    </w:rPr>
  </w:style>
  <w:style w:type="paragraph" w:styleId="BalloonText">
    <w:name w:val="Balloon Text"/>
    <w:basedOn w:val="Normal"/>
    <w:link w:val="BalloonTextChar1"/>
    <w:uiPriority w:val="99"/>
    <w:semiHidden/>
    <w:unhideWhenUsed/>
    <w:rsid w:val="008D2B13"/>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8D2B13"/>
    <w:rPr>
      <w:rFonts w:ascii="Segoe UI" w:hAnsi="Segoe UI" w:cs="Segoe UI"/>
      <w:sz w:val="18"/>
      <w:szCs w:val="18"/>
    </w:rPr>
  </w:style>
  <w:style w:type="paragraph" w:styleId="NoSpacing">
    <w:name w:val="No Spacing"/>
    <w:uiPriority w:val="1"/>
    <w:qFormat/>
    <w:rsid w:val="008D2B13"/>
    <w:pPr>
      <w:spacing w:after="0" w:line="240" w:lineRule="auto"/>
    </w:pPr>
  </w:style>
  <w:style w:type="paragraph" w:styleId="Revision">
    <w:name w:val="Revision"/>
    <w:hidden/>
    <w:uiPriority w:val="99"/>
    <w:semiHidden/>
    <w:rsid w:val="008D2B13"/>
    <w:pPr>
      <w:spacing w:after="0" w:line="240" w:lineRule="auto"/>
    </w:pPr>
  </w:style>
  <w:style w:type="paragraph" w:styleId="z-TopofForm">
    <w:name w:val="HTML Top of Form"/>
    <w:basedOn w:val="Normal"/>
    <w:next w:val="Normal"/>
    <w:link w:val="z-TopofFormChar"/>
    <w:hidden/>
    <w:uiPriority w:val="99"/>
    <w:semiHidden/>
    <w:unhideWhenUsed/>
    <w:rsid w:val="008D2B13"/>
    <w:pPr>
      <w:pBdr>
        <w:bottom w:val="single" w:sz="6" w:space="1" w:color="auto"/>
      </w:pBdr>
      <w:spacing w:after="0"/>
      <w:jc w:val="center"/>
    </w:pPr>
    <w:rPr>
      <w:rFonts w:ascii="Arial" w:eastAsia="Calibri" w:hAnsi="Arial" w:cs="Arial"/>
      <w:vanish/>
      <w:color w:val="000000"/>
      <w:kern w:val="0"/>
      <w:sz w:val="16"/>
      <w:szCs w:val="16"/>
      <w:lang w:val="en-ZA"/>
      <w14:ligatures w14:val="none"/>
    </w:rPr>
  </w:style>
  <w:style w:type="character" w:customStyle="1" w:styleId="z-TopofFormChar1">
    <w:name w:val="z-Top of Form Char1"/>
    <w:basedOn w:val="DefaultParagraphFont"/>
    <w:uiPriority w:val="99"/>
    <w:semiHidden/>
    <w:rsid w:val="008D2B1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8D2B13"/>
    <w:pPr>
      <w:pBdr>
        <w:top w:val="single" w:sz="6" w:space="1" w:color="auto"/>
      </w:pBdr>
      <w:spacing w:after="0"/>
      <w:jc w:val="center"/>
    </w:pPr>
    <w:rPr>
      <w:rFonts w:ascii="Arial" w:eastAsia="Calibri" w:hAnsi="Arial" w:cs="Arial"/>
      <w:vanish/>
      <w:color w:val="000000"/>
      <w:kern w:val="0"/>
      <w:sz w:val="16"/>
      <w:szCs w:val="16"/>
      <w:lang w:val="en-ZA"/>
      <w14:ligatures w14:val="none"/>
    </w:rPr>
  </w:style>
  <w:style w:type="character" w:customStyle="1" w:styleId="z-BottomofFormChar1">
    <w:name w:val="z-Bottom of Form Char1"/>
    <w:basedOn w:val="DefaultParagraphFont"/>
    <w:uiPriority w:val="99"/>
    <w:semiHidden/>
    <w:rsid w:val="008D2B13"/>
    <w:rPr>
      <w:rFonts w:ascii="Arial" w:hAnsi="Arial" w:cs="Arial"/>
      <w:vanish/>
      <w:sz w:val="16"/>
      <w:szCs w:val="16"/>
    </w:rPr>
  </w:style>
  <w:style w:type="paragraph" w:styleId="TOC1">
    <w:name w:val="toc 1"/>
    <w:basedOn w:val="Normal"/>
    <w:next w:val="Normal"/>
    <w:autoRedefine/>
    <w:uiPriority w:val="39"/>
    <w:unhideWhenUsed/>
    <w:rsid w:val="00F82DDE"/>
    <w:pPr>
      <w:spacing w:after="100"/>
    </w:pPr>
  </w:style>
  <w:style w:type="paragraph" w:styleId="TOC2">
    <w:name w:val="toc 2"/>
    <w:basedOn w:val="Normal"/>
    <w:next w:val="Normal"/>
    <w:autoRedefine/>
    <w:uiPriority w:val="39"/>
    <w:unhideWhenUsed/>
    <w:rsid w:val="00270E2F"/>
    <w:pPr>
      <w:tabs>
        <w:tab w:val="right" w:leader="dot" w:pos="9350"/>
      </w:tabs>
      <w:spacing w:after="100"/>
      <w:ind w:left="220"/>
    </w:pPr>
    <w:rPr>
      <w:rFonts w:ascii="Arial" w:eastAsia="Calibri" w:hAnsi="Arial" w:cs="Arial"/>
      <w:noProof/>
      <w:kern w:val="0"/>
      <w:sz w:val="24"/>
      <w:szCs w:val="24"/>
      <w:lang w:val="en-ZA"/>
      <w14:ligatures w14:val="none"/>
    </w:rPr>
  </w:style>
  <w:style w:type="paragraph" w:styleId="TOC3">
    <w:name w:val="toc 3"/>
    <w:basedOn w:val="Normal"/>
    <w:next w:val="Normal"/>
    <w:autoRedefine/>
    <w:uiPriority w:val="39"/>
    <w:unhideWhenUsed/>
    <w:rsid w:val="00F82DDE"/>
    <w:pPr>
      <w:spacing w:after="100"/>
      <w:ind w:left="440"/>
    </w:pPr>
  </w:style>
  <w:style w:type="character" w:customStyle="1" w:styleId="UnresolvedMention2">
    <w:name w:val="Unresolved Mention2"/>
    <w:basedOn w:val="DefaultParagraphFont"/>
    <w:uiPriority w:val="99"/>
    <w:semiHidden/>
    <w:unhideWhenUsed/>
    <w:rsid w:val="00F82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mailto:thulubhekez@gmail.com"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 Participants Age  groups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E6-4A40-8743-CFD53B1A83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E6-4A40-8743-CFD53B1A83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E6-4A40-8743-CFD53B1A83C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E6-4A40-8743-CFD53B1A83C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E6-4A40-8743-CFD53B1A83CF}"/>
              </c:ext>
            </c:extLst>
          </c:dPt>
          <c:cat>
            <c:strRef>
              <c:f>Sheet1!$A$2:$A$6</c:f>
              <c:strCache>
                <c:ptCount val="5"/>
                <c:pt idx="0">
                  <c:v>20 -30 Years </c:v>
                </c:pt>
                <c:pt idx="1">
                  <c:v>30 -40 Years </c:v>
                </c:pt>
                <c:pt idx="2">
                  <c:v>40- 50 Years </c:v>
                </c:pt>
                <c:pt idx="3">
                  <c:v>50- 60 Years </c:v>
                </c:pt>
                <c:pt idx="4">
                  <c:v>60 + Years</c:v>
                </c:pt>
              </c:strCache>
            </c:strRef>
          </c:cat>
          <c:val>
            <c:numRef>
              <c:f>Sheet1!$B$2:$B$6</c:f>
              <c:numCache>
                <c:formatCode>General</c:formatCode>
                <c:ptCount val="5"/>
                <c:pt idx="0">
                  <c:v>2</c:v>
                </c:pt>
                <c:pt idx="1">
                  <c:v>3</c:v>
                </c:pt>
                <c:pt idx="2">
                  <c:v>2</c:v>
                </c:pt>
                <c:pt idx="3">
                  <c:v>2</c:v>
                </c:pt>
                <c:pt idx="4">
                  <c:v>1</c:v>
                </c:pt>
              </c:numCache>
            </c:numRef>
          </c:val>
          <c:extLst>
            <c:ext xmlns:c16="http://schemas.microsoft.com/office/drawing/2014/chart" uri="{C3380CC4-5D6E-409C-BE32-E72D297353CC}">
              <c16:uniqueId val="{0000000A-98E6-4A40-8743-CFD53B1A83C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Series 1</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Sheet1!$B$2:$B$5</c:f>
              <c:numCache>
                <c:formatCode>General</c:formatCode>
                <c:ptCount val="4"/>
                <c:pt idx="0">
                  <c:v>3</c:v>
                </c:pt>
                <c:pt idx="1">
                  <c:v>2</c:v>
                </c:pt>
                <c:pt idx="2">
                  <c:v>3</c:v>
                </c:pt>
                <c:pt idx="3">
                  <c:v>2</c:v>
                </c:pt>
              </c:numCache>
            </c:numRef>
          </c:val>
          <c:smooth val="0"/>
          <c:extLst>
            <c:ext xmlns:c16="http://schemas.microsoft.com/office/drawing/2014/chart" uri="{C3380CC4-5D6E-409C-BE32-E72D297353CC}">
              <c16:uniqueId val="{00000000-3DBC-436C-AA3A-124FAE65D81E}"/>
            </c:ext>
          </c:extLst>
        </c:ser>
        <c:ser>
          <c:idx val="1"/>
          <c:order val="1"/>
          <c:tx>
            <c:strRef>
              <c:f>Sheet1!$C$1</c:f>
              <c:strCache>
                <c:ptCount val="1"/>
                <c:pt idx="0">
                  <c:v>Series 2</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Sheet1!$C$2:$C$5</c:f>
              <c:numCache>
                <c:formatCode>General</c:formatCode>
                <c:ptCount val="4"/>
              </c:numCache>
            </c:numRef>
          </c:val>
          <c:smooth val="0"/>
          <c:extLst>
            <c:ext xmlns:c16="http://schemas.microsoft.com/office/drawing/2014/chart" uri="{C3380CC4-5D6E-409C-BE32-E72D297353CC}">
              <c16:uniqueId val="{00000001-3DBC-436C-AA3A-124FAE65D81E}"/>
            </c:ext>
          </c:extLst>
        </c:ser>
        <c:ser>
          <c:idx val="2"/>
          <c:order val="2"/>
          <c:tx>
            <c:strRef>
              <c:f>Sheet1!$D$1</c:f>
              <c:strCache>
                <c:ptCount val="1"/>
                <c:pt idx="0">
                  <c:v>Series 3</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Sheet1!$D$2:$D$5</c:f>
              <c:numCache>
                <c:formatCode>General</c:formatCode>
                <c:ptCount val="4"/>
                <c:pt idx="3">
                  <c:v>5</c:v>
                </c:pt>
              </c:numCache>
            </c:numRef>
          </c:val>
          <c:smooth val="0"/>
          <c:extLst>
            <c:ext xmlns:c16="http://schemas.microsoft.com/office/drawing/2014/chart" uri="{C3380CC4-5D6E-409C-BE32-E72D297353CC}">
              <c16:uniqueId val="{00000002-3DBC-436C-AA3A-124FAE65D81E}"/>
            </c:ext>
          </c:extLst>
        </c:ser>
        <c:dLbls>
          <c:dLblPos val="ctr"/>
          <c:showLegendKey val="0"/>
          <c:showVal val="1"/>
          <c:showCatName val="0"/>
          <c:showSerName val="0"/>
          <c:showPercent val="0"/>
          <c:showBubbleSize val="0"/>
        </c:dLbls>
        <c:marker val="1"/>
        <c:smooth val="0"/>
        <c:axId val="-692132816"/>
        <c:axId val="-692134992"/>
      </c:lineChart>
      <c:catAx>
        <c:axId val="-69213281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692134992"/>
        <c:crosses val="autoZero"/>
        <c:auto val="1"/>
        <c:lblAlgn val="ctr"/>
        <c:lblOffset val="100"/>
        <c:noMultiLvlLbl val="0"/>
      </c:catAx>
      <c:valAx>
        <c:axId val="-69213499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6921328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23</TotalTime>
  <Pages>23</Pages>
  <Words>34112</Words>
  <Characters>194441</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Zodwa Zwane</dc:creator>
  <cp:keywords/>
  <dc:description/>
  <cp:lastModifiedBy>Zodwa Zwane</cp:lastModifiedBy>
  <cp:revision>31</cp:revision>
  <dcterms:created xsi:type="dcterms:W3CDTF">2024-06-25T16:26:00Z</dcterms:created>
  <dcterms:modified xsi:type="dcterms:W3CDTF">2024-07-01T09:23:00Z</dcterms:modified>
</cp:coreProperties>
</file>