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3C3E4" w14:textId="2EE1E647" w:rsidR="00746C65" w:rsidRDefault="000B1567" w:rsidP="000B1567">
      <w:pPr>
        <w:spacing w:after="0"/>
        <w:jc w:val="center"/>
        <w:rPr>
          <w:rFonts w:ascii="Arial Narrow" w:hAnsi="Arial Narrow"/>
          <w:sz w:val="20"/>
          <w:szCs w:val="20"/>
        </w:rPr>
      </w:pPr>
      <w:r>
        <w:rPr>
          <w:noProof/>
          <w:color w:val="000000"/>
          <w:lang w:val="en-ZA" w:eastAsia="en-ZA"/>
        </w:rPr>
        <w:drawing>
          <wp:inline distT="0" distB="0" distL="0" distR="0" wp14:anchorId="08CBEE1E" wp14:editId="61DB3D2D">
            <wp:extent cx="1770245" cy="719847"/>
            <wp:effectExtent l="0" t="0" r="1905" b="4445"/>
            <wp:docPr id="2" name="Picture 2" descr="cid:image001.png@01D57A93.6056F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57A93.6056F37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815999" cy="738452"/>
                    </a:xfrm>
                    <a:prstGeom prst="rect">
                      <a:avLst/>
                    </a:prstGeom>
                    <a:noFill/>
                    <a:ln>
                      <a:noFill/>
                    </a:ln>
                  </pic:spPr>
                </pic:pic>
              </a:graphicData>
            </a:graphic>
          </wp:inline>
        </w:drawing>
      </w:r>
    </w:p>
    <w:p w14:paraId="473EF0A6" w14:textId="190C9C27" w:rsidR="00746C65" w:rsidRDefault="00746C65" w:rsidP="00D45548">
      <w:pPr>
        <w:spacing w:after="0"/>
        <w:rPr>
          <w:rFonts w:ascii="Arial Narrow" w:hAnsi="Arial Narrow"/>
          <w:sz w:val="20"/>
          <w:szCs w:val="20"/>
        </w:rPr>
      </w:pPr>
    </w:p>
    <w:p w14:paraId="40F1E3C2" w14:textId="463C3D5C" w:rsidR="006E68BB" w:rsidRDefault="00D72272" w:rsidP="006E68BB">
      <w:pPr>
        <w:spacing w:after="0"/>
        <w:jc w:val="center"/>
        <w:rPr>
          <w:rFonts w:ascii="Arial Narrow" w:hAnsi="Arial Narrow"/>
          <w:b/>
          <w:szCs w:val="28"/>
        </w:rPr>
      </w:pPr>
      <w:r w:rsidRPr="006E68BB">
        <w:rPr>
          <w:rFonts w:ascii="Arial Narrow" w:hAnsi="Arial Narrow"/>
          <w:b/>
          <w:szCs w:val="28"/>
        </w:rPr>
        <w:t>PROPOSAL</w:t>
      </w:r>
      <w:r w:rsidR="00746C65" w:rsidRPr="006E68BB">
        <w:rPr>
          <w:rFonts w:ascii="Arial Narrow" w:hAnsi="Arial Narrow"/>
          <w:b/>
          <w:szCs w:val="28"/>
        </w:rPr>
        <w:t xml:space="preserve"> SUBMISSION TEMPLATE</w:t>
      </w:r>
    </w:p>
    <w:tbl>
      <w:tblPr>
        <w:tblStyle w:val="TableGrid"/>
        <w:tblW w:w="10070" w:type="dxa"/>
        <w:jc w:val="center"/>
        <w:tblLook w:val="04A0" w:firstRow="1" w:lastRow="0" w:firstColumn="1" w:lastColumn="0" w:noHBand="0" w:noVBand="1"/>
      </w:tblPr>
      <w:tblGrid>
        <w:gridCol w:w="962"/>
        <w:gridCol w:w="778"/>
        <w:gridCol w:w="1341"/>
        <w:gridCol w:w="227"/>
        <w:gridCol w:w="2590"/>
        <w:gridCol w:w="607"/>
        <w:gridCol w:w="1688"/>
        <w:gridCol w:w="500"/>
        <w:gridCol w:w="1377"/>
      </w:tblGrid>
      <w:tr w:rsidR="000B1567" w:rsidRPr="006E68BB" w14:paraId="4AA00ED8" w14:textId="77777777" w:rsidTr="006E68BB">
        <w:trPr>
          <w:trHeight w:val="454"/>
          <w:jc w:val="center"/>
        </w:trPr>
        <w:tc>
          <w:tcPr>
            <w:tcW w:w="1739" w:type="dxa"/>
            <w:gridSpan w:val="2"/>
            <w:shd w:val="clear" w:color="auto" w:fill="D9D9D9" w:themeFill="background1" w:themeFillShade="D9"/>
            <w:vAlign w:val="center"/>
          </w:tcPr>
          <w:p w14:paraId="35FA9732" w14:textId="14C75EF4" w:rsidR="000B1567" w:rsidRPr="006E68BB" w:rsidRDefault="000B1567" w:rsidP="00957554">
            <w:pPr>
              <w:pStyle w:val="Default"/>
              <w:spacing w:line="276" w:lineRule="auto"/>
              <w:rPr>
                <w:rFonts w:ascii="Times New Roman" w:hAnsi="Times New Roman" w:cs="Times New Roman"/>
                <w:b/>
              </w:rPr>
            </w:pPr>
            <w:r w:rsidRPr="006E68BB">
              <w:rPr>
                <w:rFonts w:ascii="Times New Roman" w:hAnsi="Times New Roman" w:cs="Times New Roman"/>
                <w:b/>
              </w:rPr>
              <w:t>Student number</w:t>
            </w:r>
          </w:p>
        </w:tc>
        <w:tc>
          <w:tcPr>
            <w:tcW w:w="4385" w:type="dxa"/>
            <w:gridSpan w:val="3"/>
            <w:vAlign w:val="center"/>
          </w:tcPr>
          <w:p w14:paraId="698719E6" w14:textId="71CCCD53" w:rsidR="000B1567" w:rsidRPr="006E68BB" w:rsidRDefault="00E00FF0" w:rsidP="00957554">
            <w:pPr>
              <w:spacing w:after="0"/>
              <w:rPr>
                <w:rFonts w:ascii="Times New Roman" w:hAnsi="Times New Roman"/>
                <w:sz w:val="24"/>
                <w:szCs w:val="24"/>
              </w:rPr>
            </w:pPr>
            <w:r w:rsidRPr="006E68BB">
              <w:rPr>
                <w:rFonts w:ascii="Times New Roman" w:hAnsi="Times New Roman"/>
                <w:sz w:val="24"/>
                <w:szCs w:val="24"/>
                <w:lang w:eastAsia="en-ZA"/>
              </w:rPr>
              <w:t>160688</w:t>
            </w:r>
          </w:p>
        </w:tc>
        <w:tc>
          <w:tcPr>
            <w:tcW w:w="1901" w:type="dxa"/>
            <w:gridSpan w:val="2"/>
            <w:shd w:val="clear" w:color="auto" w:fill="D9D9D9" w:themeFill="background1" w:themeFillShade="D9"/>
            <w:vAlign w:val="center"/>
          </w:tcPr>
          <w:p w14:paraId="7EF98A5B" w14:textId="77777777" w:rsidR="000B1567" w:rsidRPr="006E68BB" w:rsidRDefault="000B1567" w:rsidP="00957554">
            <w:pPr>
              <w:spacing w:after="0"/>
              <w:rPr>
                <w:rFonts w:ascii="Times New Roman" w:hAnsi="Times New Roman"/>
                <w:b/>
                <w:sz w:val="24"/>
                <w:szCs w:val="24"/>
              </w:rPr>
            </w:pPr>
            <w:r w:rsidRPr="006E68BB">
              <w:rPr>
                <w:rFonts w:ascii="Times New Roman" w:hAnsi="Times New Roman"/>
                <w:b/>
                <w:sz w:val="24"/>
                <w:szCs w:val="24"/>
              </w:rPr>
              <w:t>Title</w:t>
            </w:r>
          </w:p>
        </w:tc>
        <w:tc>
          <w:tcPr>
            <w:tcW w:w="2045" w:type="dxa"/>
            <w:gridSpan w:val="2"/>
            <w:vAlign w:val="center"/>
          </w:tcPr>
          <w:p w14:paraId="463DC449" w14:textId="77777777" w:rsidR="000B1567" w:rsidRPr="006E68BB" w:rsidRDefault="00E00FF0" w:rsidP="00957554">
            <w:pPr>
              <w:spacing w:after="0"/>
              <w:rPr>
                <w:rFonts w:ascii="Times New Roman" w:hAnsi="Times New Roman"/>
                <w:sz w:val="24"/>
                <w:szCs w:val="24"/>
              </w:rPr>
            </w:pPr>
            <w:r w:rsidRPr="006E68BB">
              <w:rPr>
                <w:rFonts w:ascii="Times New Roman" w:hAnsi="Times New Roman"/>
                <w:sz w:val="24"/>
                <w:szCs w:val="24"/>
              </w:rPr>
              <w:t>Mr</w:t>
            </w:r>
          </w:p>
        </w:tc>
      </w:tr>
      <w:tr w:rsidR="001B3869" w:rsidRPr="006E68BB" w14:paraId="56F5E97C" w14:textId="77777777" w:rsidTr="006E68BB">
        <w:trPr>
          <w:trHeight w:val="454"/>
          <w:jc w:val="center"/>
        </w:trPr>
        <w:tc>
          <w:tcPr>
            <w:tcW w:w="1739" w:type="dxa"/>
            <w:gridSpan w:val="2"/>
            <w:shd w:val="clear" w:color="auto" w:fill="D9D9D9" w:themeFill="background1" w:themeFillShade="D9"/>
            <w:vAlign w:val="center"/>
          </w:tcPr>
          <w:p w14:paraId="796644A4" w14:textId="77777777" w:rsidR="000B1567" w:rsidRPr="006E68BB" w:rsidRDefault="000B1567" w:rsidP="00957554">
            <w:pPr>
              <w:pStyle w:val="Default"/>
              <w:spacing w:line="276" w:lineRule="auto"/>
              <w:rPr>
                <w:rFonts w:ascii="Times New Roman" w:hAnsi="Times New Roman" w:cs="Times New Roman"/>
                <w:b/>
              </w:rPr>
            </w:pPr>
            <w:r w:rsidRPr="006E68BB">
              <w:rPr>
                <w:rFonts w:ascii="Times New Roman" w:hAnsi="Times New Roman" w:cs="Times New Roman"/>
                <w:b/>
              </w:rPr>
              <w:t>First name/s</w:t>
            </w:r>
          </w:p>
        </w:tc>
        <w:tc>
          <w:tcPr>
            <w:tcW w:w="4385" w:type="dxa"/>
            <w:gridSpan w:val="3"/>
            <w:vAlign w:val="center"/>
          </w:tcPr>
          <w:p w14:paraId="63642F0D" w14:textId="77777777" w:rsidR="000B1567" w:rsidRPr="006E68BB" w:rsidRDefault="00E00FF0" w:rsidP="00957554">
            <w:pPr>
              <w:spacing w:after="0"/>
              <w:rPr>
                <w:rFonts w:ascii="Times New Roman" w:hAnsi="Times New Roman"/>
                <w:sz w:val="24"/>
                <w:szCs w:val="24"/>
              </w:rPr>
            </w:pPr>
            <w:r w:rsidRPr="006E68BB">
              <w:rPr>
                <w:rFonts w:ascii="Times New Roman" w:hAnsi="Times New Roman"/>
                <w:sz w:val="24"/>
                <w:szCs w:val="24"/>
                <w:lang w:eastAsia="en-ZA"/>
              </w:rPr>
              <w:t>Aubrey Thulani</w:t>
            </w:r>
          </w:p>
        </w:tc>
        <w:tc>
          <w:tcPr>
            <w:tcW w:w="1901" w:type="dxa"/>
            <w:gridSpan w:val="2"/>
            <w:shd w:val="clear" w:color="auto" w:fill="D9D9D9" w:themeFill="background1" w:themeFillShade="D9"/>
            <w:vAlign w:val="center"/>
          </w:tcPr>
          <w:p w14:paraId="156E0015" w14:textId="77777777" w:rsidR="000B1567" w:rsidRPr="006E68BB" w:rsidRDefault="000B1567" w:rsidP="00957554">
            <w:pPr>
              <w:spacing w:after="0"/>
              <w:rPr>
                <w:rFonts w:ascii="Times New Roman" w:hAnsi="Times New Roman"/>
                <w:b/>
                <w:sz w:val="24"/>
                <w:szCs w:val="24"/>
              </w:rPr>
            </w:pPr>
            <w:r w:rsidRPr="006E68BB">
              <w:rPr>
                <w:rFonts w:ascii="Times New Roman" w:hAnsi="Times New Roman"/>
                <w:b/>
                <w:sz w:val="24"/>
                <w:szCs w:val="24"/>
              </w:rPr>
              <w:t>Surname</w:t>
            </w:r>
          </w:p>
        </w:tc>
        <w:tc>
          <w:tcPr>
            <w:tcW w:w="2045" w:type="dxa"/>
            <w:gridSpan w:val="2"/>
            <w:vAlign w:val="center"/>
          </w:tcPr>
          <w:p w14:paraId="3805F0DC" w14:textId="77777777" w:rsidR="000B1567" w:rsidRPr="006E68BB" w:rsidRDefault="00E00FF0" w:rsidP="00957554">
            <w:pPr>
              <w:spacing w:after="0"/>
              <w:rPr>
                <w:rFonts w:ascii="Times New Roman" w:hAnsi="Times New Roman"/>
                <w:sz w:val="24"/>
                <w:szCs w:val="24"/>
              </w:rPr>
            </w:pPr>
            <w:r w:rsidRPr="006E68BB">
              <w:rPr>
                <w:rFonts w:ascii="Times New Roman" w:hAnsi="Times New Roman"/>
                <w:sz w:val="24"/>
                <w:szCs w:val="24"/>
              </w:rPr>
              <w:t>Zungu</w:t>
            </w:r>
          </w:p>
        </w:tc>
      </w:tr>
      <w:tr w:rsidR="00A82FDA" w:rsidRPr="006E68BB" w14:paraId="257F1AB7" w14:textId="77777777" w:rsidTr="006E68BB">
        <w:trPr>
          <w:trHeight w:val="454"/>
          <w:jc w:val="center"/>
        </w:trPr>
        <w:tc>
          <w:tcPr>
            <w:tcW w:w="1739" w:type="dxa"/>
            <w:gridSpan w:val="2"/>
            <w:shd w:val="clear" w:color="auto" w:fill="D9D9D9" w:themeFill="background1" w:themeFillShade="D9"/>
            <w:vAlign w:val="center"/>
          </w:tcPr>
          <w:p w14:paraId="330B116A" w14:textId="77777777" w:rsidR="00A82FDA" w:rsidRPr="006E68BB" w:rsidRDefault="000B1567" w:rsidP="00957554">
            <w:pPr>
              <w:pStyle w:val="Default"/>
              <w:spacing w:line="276" w:lineRule="auto"/>
              <w:rPr>
                <w:rFonts w:ascii="Times New Roman" w:hAnsi="Times New Roman" w:cs="Times New Roman"/>
                <w:b/>
              </w:rPr>
            </w:pPr>
            <w:r w:rsidRPr="006E68BB">
              <w:rPr>
                <w:rFonts w:ascii="Times New Roman" w:hAnsi="Times New Roman" w:cs="Times New Roman"/>
                <w:b/>
              </w:rPr>
              <w:t>Title/topic of research</w:t>
            </w:r>
          </w:p>
        </w:tc>
        <w:tc>
          <w:tcPr>
            <w:tcW w:w="8331" w:type="dxa"/>
            <w:gridSpan w:val="7"/>
            <w:vAlign w:val="center"/>
          </w:tcPr>
          <w:p w14:paraId="4AA7E167" w14:textId="77777777" w:rsidR="00A82FDA" w:rsidRPr="006E68BB" w:rsidRDefault="00E00FF0" w:rsidP="00E00FF0">
            <w:pPr>
              <w:spacing w:after="0"/>
              <w:jc w:val="both"/>
              <w:rPr>
                <w:rFonts w:ascii="Times New Roman" w:hAnsi="Times New Roman"/>
                <w:sz w:val="24"/>
                <w:szCs w:val="24"/>
              </w:rPr>
            </w:pPr>
            <w:r w:rsidRPr="006E68BB">
              <w:rPr>
                <w:rFonts w:ascii="Times New Roman" w:hAnsi="Times New Roman"/>
                <w:sz w:val="24"/>
                <w:szCs w:val="24"/>
                <w:lang w:val="en-ZA" w:eastAsia="en-ZA"/>
              </w:rPr>
              <w:t xml:space="preserve">Investigating The Impact of Digital Transformation of Education On the Management of Curriculum delivery in Rural Public High Schools:  A case study of King </w:t>
            </w:r>
            <w:proofErr w:type="spellStart"/>
            <w:r w:rsidRPr="006E68BB">
              <w:rPr>
                <w:rFonts w:ascii="Times New Roman" w:hAnsi="Times New Roman"/>
                <w:sz w:val="24"/>
                <w:szCs w:val="24"/>
                <w:lang w:val="en-ZA" w:eastAsia="en-ZA"/>
              </w:rPr>
              <w:t>Zwelithini</w:t>
            </w:r>
            <w:proofErr w:type="spellEnd"/>
            <w:r w:rsidRPr="006E68BB">
              <w:rPr>
                <w:rFonts w:ascii="Times New Roman" w:hAnsi="Times New Roman"/>
                <w:sz w:val="24"/>
                <w:szCs w:val="24"/>
                <w:lang w:val="en-ZA" w:eastAsia="en-ZA"/>
              </w:rPr>
              <w:t xml:space="preserve"> High School in Eshowe Circuit</w:t>
            </w:r>
          </w:p>
        </w:tc>
      </w:tr>
      <w:tr w:rsidR="001B3869" w:rsidRPr="006E68BB" w14:paraId="14769191" w14:textId="77777777" w:rsidTr="006E68BB">
        <w:trPr>
          <w:trHeight w:val="454"/>
          <w:jc w:val="center"/>
        </w:trPr>
        <w:tc>
          <w:tcPr>
            <w:tcW w:w="1739" w:type="dxa"/>
            <w:gridSpan w:val="2"/>
            <w:shd w:val="clear" w:color="auto" w:fill="D9D9D9" w:themeFill="background1" w:themeFillShade="D9"/>
            <w:vAlign w:val="center"/>
          </w:tcPr>
          <w:p w14:paraId="1830A058" w14:textId="77777777" w:rsidR="000B1567" w:rsidRPr="006E68BB" w:rsidRDefault="000B1567" w:rsidP="00957554">
            <w:pPr>
              <w:pStyle w:val="Default"/>
              <w:spacing w:line="276" w:lineRule="auto"/>
              <w:rPr>
                <w:rFonts w:ascii="Times New Roman" w:hAnsi="Times New Roman" w:cs="Times New Roman"/>
                <w:b/>
              </w:rPr>
            </w:pPr>
            <w:r w:rsidRPr="006E68BB">
              <w:rPr>
                <w:rFonts w:ascii="Times New Roman" w:hAnsi="Times New Roman" w:cs="Times New Roman"/>
                <w:b/>
              </w:rPr>
              <w:t>Date and year of r</w:t>
            </w:r>
            <w:r w:rsidR="00EC1BA7" w:rsidRPr="006E68BB">
              <w:rPr>
                <w:rFonts w:ascii="Times New Roman" w:hAnsi="Times New Roman" w:cs="Times New Roman"/>
                <w:b/>
              </w:rPr>
              <w:t>egistration for</w:t>
            </w:r>
            <w:r w:rsidRPr="006E68BB">
              <w:rPr>
                <w:rFonts w:ascii="Times New Roman" w:hAnsi="Times New Roman" w:cs="Times New Roman"/>
                <w:b/>
              </w:rPr>
              <w:t xml:space="preserve"> the dissertation</w:t>
            </w:r>
          </w:p>
        </w:tc>
        <w:tc>
          <w:tcPr>
            <w:tcW w:w="4385" w:type="dxa"/>
            <w:gridSpan w:val="3"/>
            <w:vAlign w:val="center"/>
          </w:tcPr>
          <w:p w14:paraId="1C841CD9" w14:textId="77777777" w:rsidR="000B1567" w:rsidRPr="006E68BB" w:rsidRDefault="00E00FF0" w:rsidP="00957554">
            <w:pPr>
              <w:spacing w:after="0"/>
              <w:rPr>
                <w:rFonts w:ascii="Times New Roman" w:hAnsi="Times New Roman"/>
                <w:sz w:val="24"/>
                <w:szCs w:val="24"/>
              </w:rPr>
            </w:pPr>
            <w:r w:rsidRPr="006E68BB">
              <w:rPr>
                <w:rFonts w:ascii="Times New Roman" w:hAnsi="Times New Roman"/>
                <w:sz w:val="24"/>
                <w:szCs w:val="24"/>
              </w:rPr>
              <w:t>2021</w:t>
            </w:r>
          </w:p>
        </w:tc>
        <w:tc>
          <w:tcPr>
            <w:tcW w:w="1901" w:type="dxa"/>
            <w:gridSpan w:val="2"/>
            <w:shd w:val="clear" w:color="auto" w:fill="D9D9D9" w:themeFill="background1" w:themeFillShade="D9"/>
            <w:vAlign w:val="center"/>
          </w:tcPr>
          <w:p w14:paraId="1353723F" w14:textId="77777777" w:rsidR="000B1567" w:rsidRPr="006E68BB" w:rsidRDefault="000B1567" w:rsidP="00957554">
            <w:pPr>
              <w:spacing w:after="0"/>
              <w:rPr>
                <w:rFonts w:ascii="Times New Roman" w:hAnsi="Times New Roman"/>
                <w:b/>
                <w:sz w:val="24"/>
                <w:szCs w:val="24"/>
              </w:rPr>
            </w:pPr>
            <w:r w:rsidRPr="006E68BB">
              <w:rPr>
                <w:rFonts w:ascii="Times New Roman" w:hAnsi="Times New Roman"/>
                <w:b/>
                <w:sz w:val="24"/>
                <w:szCs w:val="24"/>
              </w:rPr>
              <w:t>Region</w:t>
            </w:r>
          </w:p>
        </w:tc>
        <w:tc>
          <w:tcPr>
            <w:tcW w:w="2045" w:type="dxa"/>
            <w:gridSpan w:val="2"/>
            <w:vAlign w:val="center"/>
          </w:tcPr>
          <w:p w14:paraId="0352A452" w14:textId="77777777" w:rsidR="000B1567" w:rsidRPr="006E68BB" w:rsidRDefault="000B1567" w:rsidP="00957554">
            <w:pPr>
              <w:spacing w:after="0"/>
              <w:rPr>
                <w:rFonts w:ascii="Times New Roman" w:hAnsi="Times New Roman"/>
                <w:sz w:val="24"/>
                <w:szCs w:val="24"/>
              </w:rPr>
            </w:pPr>
          </w:p>
        </w:tc>
      </w:tr>
      <w:tr w:rsidR="001B3869" w:rsidRPr="006E68BB" w14:paraId="59AAEB09" w14:textId="77777777" w:rsidTr="006E68BB">
        <w:trPr>
          <w:trHeight w:val="454"/>
          <w:jc w:val="center"/>
        </w:trPr>
        <w:tc>
          <w:tcPr>
            <w:tcW w:w="1739" w:type="dxa"/>
            <w:gridSpan w:val="2"/>
            <w:shd w:val="clear" w:color="auto" w:fill="D9D9D9" w:themeFill="background1" w:themeFillShade="D9"/>
            <w:vAlign w:val="center"/>
          </w:tcPr>
          <w:p w14:paraId="23BB2EDD" w14:textId="77777777" w:rsidR="001B3869" w:rsidRPr="006E68BB" w:rsidRDefault="001B3869" w:rsidP="00957554">
            <w:pPr>
              <w:pStyle w:val="Default"/>
              <w:spacing w:line="276" w:lineRule="auto"/>
              <w:rPr>
                <w:rFonts w:ascii="Times New Roman" w:hAnsi="Times New Roman" w:cs="Times New Roman"/>
                <w:b/>
              </w:rPr>
            </w:pPr>
            <w:r w:rsidRPr="006E68BB">
              <w:rPr>
                <w:rFonts w:ascii="Times New Roman" w:hAnsi="Times New Roman" w:cs="Times New Roman"/>
                <w:b/>
              </w:rPr>
              <w:t>Existing qualifications</w:t>
            </w:r>
          </w:p>
        </w:tc>
        <w:tc>
          <w:tcPr>
            <w:tcW w:w="8331" w:type="dxa"/>
            <w:gridSpan w:val="7"/>
            <w:vAlign w:val="center"/>
          </w:tcPr>
          <w:p w14:paraId="5F018DD4" w14:textId="77777777" w:rsidR="001B3869" w:rsidRPr="006E68BB" w:rsidRDefault="001B3869" w:rsidP="00957554">
            <w:pPr>
              <w:spacing w:after="0"/>
              <w:rPr>
                <w:rFonts w:ascii="Times New Roman" w:hAnsi="Times New Roman"/>
                <w:sz w:val="24"/>
                <w:szCs w:val="24"/>
              </w:rPr>
            </w:pPr>
          </w:p>
        </w:tc>
      </w:tr>
      <w:tr w:rsidR="003500D2" w:rsidRPr="006E68BB" w14:paraId="7A6B342C" w14:textId="77777777" w:rsidTr="006E68BB">
        <w:trPr>
          <w:trHeight w:val="454"/>
          <w:jc w:val="center"/>
        </w:trPr>
        <w:tc>
          <w:tcPr>
            <w:tcW w:w="1739" w:type="dxa"/>
            <w:gridSpan w:val="2"/>
            <w:shd w:val="clear" w:color="auto" w:fill="D9D9D9" w:themeFill="background1" w:themeFillShade="D9"/>
            <w:vAlign w:val="center"/>
          </w:tcPr>
          <w:p w14:paraId="0D079D20" w14:textId="77777777" w:rsidR="003500D2" w:rsidRPr="006E68BB" w:rsidRDefault="003500D2" w:rsidP="00957554">
            <w:pPr>
              <w:pStyle w:val="Default"/>
              <w:spacing w:line="276" w:lineRule="auto"/>
              <w:rPr>
                <w:rFonts w:ascii="Times New Roman" w:hAnsi="Times New Roman" w:cs="Times New Roman"/>
                <w:b/>
              </w:rPr>
            </w:pPr>
            <w:r w:rsidRPr="006E68BB">
              <w:rPr>
                <w:rFonts w:ascii="Times New Roman" w:hAnsi="Times New Roman" w:cs="Times New Roman"/>
                <w:b/>
              </w:rPr>
              <w:t>Proposed Qualification for project</w:t>
            </w:r>
          </w:p>
        </w:tc>
        <w:tc>
          <w:tcPr>
            <w:tcW w:w="1272" w:type="dxa"/>
            <w:shd w:val="clear" w:color="auto" w:fill="D9D9D9" w:themeFill="background1" w:themeFillShade="D9"/>
            <w:vAlign w:val="center"/>
          </w:tcPr>
          <w:p w14:paraId="78239AD4" w14:textId="77777777" w:rsidR="003500D2" w:rsidRPr="006E68BB" w:rsidRDefault="003500D2" w:rsidP="00957554">
            <w:pPr>
              <w:spacing w:after="0"/>
              <w:rPr>
                <w:rFonts w:ascii="Times New Roman" w:hAnsi="Times New Roman"/>
                <w:b/>
                <w:sz w:val="24"/>
                <w:szCs w:val="24"/>
              </w:rPr>
            </w:pPr>
            <w:r w:rsidRPr="006E68BB">
              <w:rPr>
                <w:rFonts w:ascii="Times New Roman" w:hAnsi="Times New Roman"/>
                <w:b/>
                <w:sz w:val="24"/>
                <w:szCs w:val="24"/>
              </w:rPr>
              <w:t>MBA</w:t>
            </w:r>
          </w:p>
        </w:tc>
        <w:tc>
          <w:tcPr>
            <w:tcW w:w="3113" w:type="dxa"/>
            <w:gridSpan w:val="2"/>
            <w:vAlign w:val="center"/>
          </w:tcPr>
          <w:p w14:paraId="08F7BECA" w14:textId="77777777" w:rsidR="003500D2" w:rsidRPr="006E68BB" w:rsidRDefault="003500D2" w:rsidP="00957554">
            <w:pPr>
              <w:spacing w:after="0"/>
              <w:rPr>
                <w:rFonts w:ascii="Times New Roman" w:hAnsi="Times New Roman"/>
                <w:sz w:val="24"/>
                <w:szCs w:val="24"/>
              </w:rPr>
            </w:pPr>
          </w:p>
        </w:tc>
        <w:tc>
          <w:tcPr>
            <w:tcW w:w="1901" w:type="dxa"/>
            <w:gridSpan w:val="2"/>
            <w:shd w:val="clear" w:color="auto" w:fill="D9D9D9" w:themeFill="background1" w:themeFillShade="D9"/>
            <w:vAlign w:val="center"/>
          </w:tcPr>
          <w:p w14:paraId="235F03F5" w14:textId="77777777" w:rsidR="003500D2" w:rsidRPr="006E68BB" w:rsidRDefault="003500D2" w:rsidP="00957554">
            <w:pPr>
              <w:spacing w:after="0"/>
              <w:rPr>
                <w:rFonts w:ascii="Times New Roman" w:hAnsi="Times New Roman"/>
                <w:b/>
                <w:sz w:val="24"/>
                <w:szCs w:val="24"/>
              </w:rPr>
            </w:pPr>
            <w:r w:rsidRPr="006E68BB">
              <w:rPr>
                <w:rFonts w:ascii="Times New Roman" w:hAnsi="Times New Roman"/>
                <w:b/>
                <w:sz w:val="24"/>
                <w:szCs w:val="24"/>
              </w:rPr>
              <w:t>MPA</w:t>
            </w:r>
          </w:p>
        </w:tc>
        <w:tc>
          <w:tcPr>
            <w:tcW w:w="2045" w:type="dxa"/>
            <w:gridSpan w:val="2"/>
            <w:vAlign w:val="center"/>
          </w:tcPr>
          <w:p w14:paraId="0F2786CE" w14:textId="4BBBA5D6" w:rsidR="003500D2" w:rsidRPr="006E68BB" w:rsidRDefault="00A10251" w:rsidP="00957554">
            <w:pPr>
              <w:spacing w:after="0"/>
              <w:rPr>
                <w:rFonts w:ascii="Times New Roman" w:hAnsi="Times New Roman"/>
                <w:sz w:val="24"/>
                <w:szCs w:val="24"/>
              </w:rPr>
            </w:pPr>
            <w:r w:rsidRPr="006E68BB">
              <w:rPr>
                <w:rFonts w:ascii="Times New Roman" w:hAnsi="Times New Roman"/>
                <w:sz w:val="24"/>
                <w:szCs w:val="24"/>
              </w:rPr>
              <w:t>X</w:t>
            </w:r>
          </w:p>
        </w:tc>
      </w:tr>
      <w:tr w:rsidR="003B364F" w:rsidRPr="006E68BB" w14:paraId="532E8E65" w14:textId="77777777" w:rsidTr="006E68BB">
        <w:trPr>
          <w:trHeight w:val="454"/>
          <w:jc w:val="center"/>
        </w:trPr>
        <w:tc>
          <w:tcPr>
            <w:tcW w:w="961" w:type="dxa"/>
            <w:vMerge w:val="restart"/>
            <w:tcBorders>
              <w:right w:val="single" w:sz="4" w:space="0" w:color="auto"/>
            </w:tcBorders>
            <w:shd w:val="clear" w:color="auto" w:fill="D9D9D9" w:themeFill="background1" w:themeFillShade="D9"/>
            <w:vAlign w:val="center"/>
          </w:tcPr>
          <w:p w14:paraId="7DBD63AF" w14:textId="77777777" w:rsidR="003B364F" w:rsidRPr="006E68BB" w:rsidRDefault="003B364F" w:rsidP="003B364F">
            <w:pPr>
              <w:spacing w:after="0"/>
              <w:rPr>
                <w:rFonts w:ascii="Times New Roman" w:hAnsi="Times New Roman"/>
                <w:b/>
                <w:sz w:val="24"/>
                <w:szCs w:val="24"/>
              </w:rPr>
            </w:pPr>
          </w:p>
          <w:p w14:paraId="65A61966" w14:textId="77777777" w:rsidR="003B364F" w:rsidRPr="006E68BB" w:rsidRDefault="003B364F" w:rsidP="003B364F">
            <w:pPr>
              <w:spacing w:after="0"/>
              <w:rPr>
                <w:rFonts w:ascii="Times New Roman" w:hAnsi="Times New Roman"/>
                <w:b/>
                <w:sz w:val="24"/>
                <w:szCs w:val="24"/>
              </w:rPr>
            </w:pPr>
          </w:p>
          <w:p w14:paraId="30293C64" w14:textId="77777777" w:rsidR="003B364F" w:rsidRPr="006E68BB" w:rsidRDefault="003B364F" w:rsidP="003B364F">
            <w:pPr>
              <w:spacing w:after="0"/>
              <w:rPr>
                <w:rFonts w:ascii="Times New Roman" w:hAnsi="Times New Roman"/>
                <w:b/>
                <w:sz w:val="24"/>
                <w:szCs w:val="24"/>
              </w:rPr>
            </w:pPr>
            <w:r w:rsidRPr="006E68BB">
              <w:rPr>
                <w:rFonts w:ascii="Times New Roman" w:hAnsi="Times New Roman"/>
                <w:b/>
                <w:sz w:val="24"/>
                <w:szCs w:val="24"/>
              </w:rPr>
              <w:t>Contact details</w:t>
            </w:r>
          </w:p>
          <w:p w14:paraId="38FE961B" w14:textId="77777777" w:rsidR="003B364F" w:rsidRPr="006E68BB" w:rsidRDefault="003B364F" w:rsidP="003B364F">
            <w:pPr>
              <w:spacing w:after="0"/>
              <w:rPr>
                <w:rFonts w:ascii="Times New Roman" w:hAnsi="Times New Roman"/>
                <w:b/>
                <w:sz w:val="24"/>
                <w:szCs w:val="24"/>
              </w:rPr>
            </w:pPr>
          </w:p>
          <w:p w14:paraId="19D1521E" w14:textId="77777777" w:rsidR="003B364F" w:rsidRPr="006E68BB" w:rsidRDefault="003B364F" w:rsidP="003B364F">
            <w:pPr>
              <w:spacing w:after="0"/>
              <w:rPr>
                <w:rFonts w:ascii="Times New Roman" w:hAnsi="Times New Roman"/>
                <w:b/>
                <w:sz w:val="24"/>
                <w:szCs w:val="24"/>
              </w:rPr>
            </w:pPr>
          </w:p>
        </w:tc>
        <w:tc>
          <w:tcPr>
            <w:tcW w:w="778" w:type="dxa"/>
            <w:tcBorders>
              <w:left w:val="single" w:sz="4" w:space="0" w:color="auto"/>
              <w:bottom w:val="single" w:sz="4" w:space="0" w:color="auto"/>
            </w:tcBorders>
            <w:shd w:val="clear" w:color="auto" w:fill="D9D9D9" w:themeFill="background1" w:themeFillShade="D9"/>
            <w:vAlign w:val="center"/>
          </w:tcPr>
          <w:p w14:paraId="0E48073E" w14:textId="77777777" w:rsidR="003B364F" w:rsidRPr="006E68BB" w:rsidRDefault="00A82FDA" w:rsidP="003B364F">
            <w:pPr>
              <w:spacing w:after="0"/>
              <w:rPr>
                <w:rFonts w:ascii="Times New Roman" w:hAnsi="Times New Roman"/>
                <w:b/>
                <w:sz w:val="24"/>
                <w:szCs w:val="24"/>
              </w:rPr>
            </w:pPr>
            <w:r w:rsidRPr="006E68BB">
              <w:rPr>
                <w:rFonts w:ascii="Times New Roman" w:hAnsi="Times New Roman"/>
                <w:b/>
                <w:sz w:val="24"/>
                <w:szCs w:val="24"/>
              </w:rPr>
              <w:t>Work</w:t>
            </w:r>
          </w:p>
        </w:tc>
        <w:tc>
          <w:tcPr>
            <w:tcW w:w="8331" w:type="dxa"/>
            <w:gridSpan w:val="7"/>
            <w:tcBorders>
              <w:bottom w:val="single" w:sz="4" w:space="0" w:color="auto"/>
            </w:tcBorders>
            <w:vAlign w:val="center"/>
          </w:tcPr>
          <w:p w14:paraId="7C4A8DCB" w14:textId="77777777" w:rsidR="003B364F" w:rsidRPr="006E68BB" w:rsidRDefault="003B364F" w:rsidP="00957554">
            <w:pPr>
              <w:pStyle w:val="Default"/>
              <w:spacing w:line="276" w:lineRule="auto"/>
              <w:rPr>
                <w:rFonts w:ascii="Times New Roman" w:hAnsi="Times New Roman" w:cs="Times New Roman"/>
              </w:rPr>
            </w:pPr>
          </w:p>
        </w:tc>
      </w:tr>
      <w:tr w:rsidR="003B364F" w:rsidRPr="006E68BB" w14:paraId="6922246C" w14:textId="77777777" w:rsidTr="006E68BB">
        <w:trPr>
          <w:trHeight w:val="454"/>
          <w:jc w:val="center"/>
        </w:trPr>
        <w:tc>
          <w:tcPr>
            <w:tcW w:w="961" w:type="dxa"/>
            <w:vMerge/>
            <w:tcBorders>
              <w:right w:val="single" w:sz="4" w:space="0" w:color="auto"/>
            </w:tcBorders>
            <w:shd w:val="clear" w:color="auto" w:fill="D9D9D9" w:themeFill="background1" w:themeFillShade="D9"/>
            <w:vAlign w:val="center"/>
          </w:tcPr>
          <w:p w14:paraId="3C199707" w14:textId="77777777" w:rsidR="003B364F" w:rsidRPr="006E68BB" w:rsidRDefault="003B364F" w:rsidP="003B364F">
            <w:pPr>
              <w:spacing w:after="0"/>
              <w:rPr>
                <w:rFonts w:ascii="Times New Roman" w:hAnsi="Times New Roman"/>
                <w:b/>
                <w:sz w:val="24"/>
                <w:szCs w:val="24"/>
              </w:rPr>
            </w:pPr>
          </w:p>
        </w:tc>
        <w:tc>
          <w:tcPr>
            <w:tcW w:w="778" w:type="dxa"/>
            <w:tcBorders>
              <w:top w:val="single" w:sz="4" w:space="0" w:color="auto"/>
              <w:left w:val="single" w:sz="4" w:space="0" w:color="auto"/>
              <w:bottom w:val="single" w:sz="4" w:space="0" w:color="auto"/>
            </w:tcBorders>
            <w:shd w:val="clear" w:color="auto" w:fill="D9D9D9" w:themeFill="background1" w:themeFillShade="D9"/>
            <w:vAlign w:val="center"/>
          </w:tcPr>
          <w:p w14:paraId="3CC3B552" w14:textId="77777777" w:rsidR="003B364F" w:rsidRPr="006E68BB" w:rsidRDefault="00A82FDA" w:rsidP="003B364F">
            <w:pPr>
              <w:pStyle w:val="Default"/>
              <w:spacing w:line="276" w:lineRule="auto"/>
              <w:rPr>
                <w:rFonts w:ascii="Times New Roman" w:hAnsi="Times New Roman" w:cs="Times New Roman"/>
                <w:b/>
              </w:rPr>
            </w:pPr>
            <w:r w:rsidRPr="006E68BB">
              <w:rPr>
                <w:rFonts w:ascii="Times New Roman" w:hAnsi="Times New Roman" w:cs="Times New Roman"/>
                <w:b/>
              </w:rPr>
              <w:t>Home</w:t>
            </w:r>
          </w:p>
        </w:tc>
        <w:tc>
          <w:tcPr>
            <w:tcW w:w="8331" w:type="dxa"/>
            <w:gridSpan w:val="7"/>
            <w:tcBorders>
              <w:top w:val="single" w:sz="4" w:space="0" w:color="auto"/>
              <w:bottom w:val="single" w:sz="4" w:space="0" w:color="auto"/>
            </w:tcBorders>
            <w:vAlign w:val="center"/>
          </w:tcPr>
          <w:p w14:paraId="3B0FD318" w14:textId="77777777" w:rsidR="003B364F" w:rsidRPr="006E68BB" w:rsidRDefault="00E00FF0" w:rsidP="00957554">
            <w:pPr>
              <w:pStyle w:val="Default"/>
              <w:spacing w:line="276" w:lineRule="auto"/>
              <w:rPr>
                <w:rFonts w:ascii="Times New Roman" w:hAnsi="Times New Roman" w:cs="Times New Roman"/>
              </w:rPr>
            </w:pPr>
            <w:r w:rsidRPr="006E68BB">
              <w:rPr>
                <w:rFonts w:ascii="Times New Roman" w:hAnsi="Times New Roman" w:cs="Times New Roman"/>
                <w:color w:val="auto"/>
                <w:lang w:eastAsia="en-ZA"/>
              </w:rPr>
              <w:t>072 820 8297</w:t>
            </w:r>
          </w:p>
        </w:tc>
      </w:tr>
      <w:tr w:rsidR="003B364F" w:rsidRPr="006E68BB" w14:paraId="4FEDB1F3" w14:textId="77777777" w:rsidTr="006E68BB">
        <w:trPr>
          <w:trHeight w:val="454"/>
          <w:jc w:val="center"/>
        </w:trPr>
        <w:tc>
          <w:tcPr>
            <w:tcW w:w="961" w:type="dxa"/>
            <w:vMerge/>
            <w:tcBorders>
              <w:right w:val="single" w:sz="4" w:space="0" w:color="auto"/>
            </w:tcBorders>
            <w:shd w:val="clear" w:color="auto" w:fill="D9D9D9" w:themeFill="background1" w:themeFillShade="D9"/>
            <w:vAlign w:val="center"/>
          </w:tcPr>
          <w:p w14:paraId="5DDC21DE" w14:textId="77777777" w:rsidR="003B364F" w:rsidRPr="006E68BB" w:rsidRDefault="003B364F" w:rsidP="003B364F">
            <w:pPr>
              <w:spacing w:after="0"/>
              <w:rPr>
                <w:rFonts w:ascii="Times New Roman" w:hAnsi="Times New Roman"/>
                <w:b/>
                <w:sz w:val="24"/>
                <w:szCs w:val="24"/>
              </w:rPr>
            </w:pPr>
          </w:p>
        </w:tc>
        <w:tc>
          <w:tcPr>
            <w:tcW w:w="778" w:type="dxa"/>
            <w:tcBorders>
              <w:top w:val="single" w:sz="4" w:space="0" w:color="auto"/>
              <w:left w:val="single" w:sz="4" w:space="0" w:color="auto"/>
              <w:bottom w:val="single" w:sz="4" w:space="0" w:color="auto"/>
            </w:tcBorders>
            <w:shd w:val="clear" w:color="auto" w:fill="D9D9D9" w:themeFill="background1" w:themeFillShade="D9"/>
            <w:vAlign w:val="center"/>
          </w:tcPr>
          <w:p w14:paraId="610C2B4C" w14:textId="77777777" w:rsidR="003B364F" w:rsidRPr="006E68BB" w:rsidRDefault="00A82FDA" w:rsidP="003B364F">
            <w:pPr>
              <w:pStyle w:val="Default"/>
              <w:spacing w:line="276" w:lineRule="auto"/>
              <w:rPr>
                <w:rFonts w:ascii="Times New Roman" w:hAnsi="Times New Roman" w:cs="Times New Roman"/>
                <w:b/>
              </w:rPr>
            </w:pPr>
            <w:r w:rsidRPr="006E68BB">
              <w:rPr>
                <w:rFonts w:ascii="Times New Roman" w:hAnsi="Times New Roman" w:cs="Times New Roman"/>
                <w:b/>
              </w:rPr>
              <w:t>Cell</w:t>
            </w:r>
          </w:p>
        </w:tc>
        <w:tc>
          <w:tcPr>
            <w:tcW w:w="8331" w:type="dxa"/>
            <w:gridSpan w:val="7"/>
            <w:tcBorders>
              <w:top w:val="single" w:sz="4" w:space="0" w:color="auto"/>
              <w:bottom w:val="single" w:sz="4" w:space="0" w:color="auto"/>
            </w:tcBorders>
            <w:vAlign w:val="center"/>
          </w:tcPr>
          <w:p w14:paraId="2AE5E0CC" w14:textId="77777777" w:rsidR="003B364F" w:rsidRPr="006E68BB" w:rsidRDefault="00E00FF0" w:rsidP="00957554">
            <w:pPr>
              <w:pStyle w:val="Default"/>
              <w:spacing w:line="276" w:lineRule="auto"/>
              <w:rPr>
                <w:rFonts w:ascii="Times New Roman" w:hAnsi="Times New Roman" w:cs="Times New Roman"/>
              </w:rPr>
            </w:pPr>
            <w:r w:rsidRPr="006E68BB">
              <w:rPr>
                <w:rFonts w:ascii="Times New Roman" w:hAnsi="Times New Roman" w:cs="Times New Roman"/>
                <w:color w:val="auto"/>
                <w:lang w:eastAsia="en-ZA"/>
              </w:rPr>
              <w:t>072 820 8297</w:t>
            </w:r>
          </w:p>
        </w:tc>
      </w:tr>
      <w:tr w:rsidR="003B364F" w:rsidRPr="006E68BB" w14:paraId="526867C9" w14:textId="77777777" w:rsidTr="006E68BB">
        <w:trPr>
          <w:trHeight w:val="454"/>
          <w:jc w:val="center"/>
        </w:trPr>
        <w:tc>
          <w:tcPr>
            <w:tcW w:w="961" w:type="dxa"/>
            <w:vMerge/>
            <w:tcBorders>
              <w:right w:val="single" w:sz="4" w:space="0" w:color="auto"/>
            </w:tcBorders>
            <w:shd w:val="clear" w:color="auto" w:fill="D9D9D9" w:themeFill="background1" w:themeFillShade="D9"/>
            <w:vAlign w:val="center"/>
          </w:tcPr>
          <w:p w14:paraId="6CD087D3" w14:textId="77777777" w:rsidR="003B364F" w:rsidRPr="006E68BB" w:rsidRDefault="003B364F" w:rsidP="003B364F">
            <w:pPr>
              <w:spacing w:after="0"/>
              <w:rPr>
                <w:rFonts w:ascii="Times New Roman" w:hAnsi="Times New Roman"/>
                <w:b/>
                <w:sz w:val="24"/>
                <w:szCs w:val="24"/>
              </w:rPr>
            </w:pPr>
          </w:p>
        </w:tc>
        <w:tc>
          <w:tcPr>
            <w:tcW w:w="778" w:type="dxa"/>
            <w:tcBorders>
              <w:top w:val="single" w:sz="4" w:space="0" w:color="auto"/>
              <w:left w:val="single" w:sz="4" w:space="0" w:color="auto"/>
            </w:tcBorders>
            <w:shd w:val="clear" w:color="auto" w:fill="D9D9D9" w:themeFill="background1" w:themeFillShade="D9"/>
            <w:vAlign w:val="center"/>
          </w:tcPr>
          <w:p w14:paraId="16F78D9C" w14:textId="77777777" w:rsidR="003B364F" w:rsidRPr="006E68BB" w:rsidRDefault="00A82FDA" w:rsidP="003B364F">
            <w:pPr>
              <w:spacing w:after="0"/>
              <w:rPr>
                <w:rFonts w:ascii="Times New Roman" w:hAnsi="Times New Roman"/>
                <w:b/>
                <w:sz w:val="24"/>
                <w:szCs w:val="24"/>
              </w:rPr>
            </w:pPr>
            <w:r w:rsidRPr="006E68BB">
              <w:rPr>
                <w:rFonts w:ascii="Times New Roman" w:hAnsi="Times New Roman"/>
                <w:b/>
                <w:sz w:val="24"/>
                <w:szCs w:val="24"/>
              </w:rPr>
              <w:t>Email</w:t>
            </w:r>
          </w:p>
        </w:tc>
        <w:tc>
          <w:tcPr>
            <w:tcW w:w="8331" w:type="dxa"/>
            <w:gridSpan w:val="7"/>
            <w:tcBorders>
              <w:top w:val="single" w:sz="4" w:space="0" w:color="auto"/>
            </w:tcBorders>
            <w:vAlign w:val="center"/>
          </w:tcPr>
          <w:p w14:paraId="32005923" w14:textId="77777777" w:rsidR="003B364F" w:rsidRPr="006E68BB" w:rsidRDefault="00E00FF0" w:rsidP="00957554">
            <w:pPr>
              <w:pStyle w:val="Default"/>
              <w:spacing w:line="276" w:lineRule="auto"/>
              <w:rPr>
                <w:rFonts w:ascii="Times New Roman" w:hAnsi="Times New Roman" w:cs="Times New Roman"/>
              </w:rPr>
            </w:pPr>
            <w:r w:rsidRPr="006E68BB">
              <w:rPr>
                <w:rFonts w:ascii="Times New Roman" w:hAnsi="Times New Roman" w:cs="Times New Roman"/>
                <w:color w:val="auto"/>
                <w:lang w:eastAsia="en-ZA"/>
              </w:rPr>
              <w:t>zunguat@gmail.com</w:t>
            </w:r>
          </w:p>
        </w:tc>
      </w:tr>
      <w:tr w:rsidR="00957554" w:rsidRPr="006E68BB" w14:paraId="7DE42FC2" w14:textId="77777777" w:rsidTr="006E68BB">
        <w:trPr>
          <w:trHeight w:val="454"/>
          <w:jc w:val="center"/>
        </w:trPr>
        <w:tc>
          <w:tcPr>
            <w:tcW w:w="1739" w:type="dxa"/>
            <w:gridSpan w:val="2"/>
            <w:shd w:val="clear" w:color="auto" w:fill="D9D9D9" w:themeFill="background1" w:themeFillShade="D9"/>
            <w:vAlign w:val="center"/>
          </w:tcPr>
          <w:p w14:paraId="0A625C38" w14:textId="77777777" w:rsidR="00957554" w:rsidRPr="006E68BB" w:rsidRDefault="000B1567" w:rsidP="003B364F">
            <w:pPr>
              <w:pStyle w:val="Default"/>
              <w:spacing w:line="276" w:lineRule="auto"/>
              <w:rPr>
                <w:rFonts w:ascii="Times New Roman" w:hAnsi="Times New Roman" w:cs="Times New Roman"/>
                <w:b/>
                <w:color w:val="auto"/>
              </w:rPr>
            </w:pPr>
            <w:r w:rsidRPr="006E68BB">
              <w:rPr>
                <w:rFonts w:ascii="Times New Roman" w:hAnsi="Times New Roman" w:cs="Times New Roman"/>
                <w:b/>
                <w:color w:val="auto"/>
              </w:rPr>
              <w:t>Date submitted</w:t>
            </w:r>
          </w:p>
        </w:tc>
        <w:tc>
          <w:tcPr>
            <w:tcW w:w="8331" w:type="dxa"/>
            <w:gridSpan w:val="7"/>
            <w:vAlign w:val="center"/>
          </w:tcPr>
          <w:p w14:paraId="7A788DC8" w14:textId="77777777" w:rsidR="00957554" w:rsidRPr="006E68BB" w:rsidRDefault="00957554" w:rsidP="00957554">
            <w:pPr>
              <w:spacing w:after="0"/>
              <w:rPr>
                <w:rFonts w:ascii="Times New Roman" w:hAnsi="Times New Roman"/>
                <w:sz w:val="24"/>
                <w:szCs w:val="24"/>
              </w:rPr>
            </w:pPr>
          </w:p>
        </w:tc>
      </w:tr>
      <w:tr w:rsidR="00957554" w:rsidRPr="006E68BB" w14:paraId="0CDA98FC" w14:textId="77777777" w:rsidTr="006E68BB">
        <w:trPr>
          <w:trHeight w:val="570"/>
          <w:jc w:val="center"/>
        </w:trPr>
        <w:tc>
          <w:tcPr>
            <w:tcW w:w="1739" w:type="dxa"/>
            <w:gridSpan w:val="2"/>
            <w:shd w:val="clear" w:color="auto" w:fill="D9D9D9" w:themeFill="background1" w:themeFillShade="D9"/>
            <w:vAlign w:val="center"/>
          </w:tcPr>
          <w:p w14:paraId="36091A4A" w14:textId="77777777" w:rsidR="00957554" w:rsidRPr="006E68BB" w:rsidRDefault="000B1567" w:rsidP="00957554">
            <w:pPr>
              <w:spacing w:after="0"/>
              <w:rPr>
                <w:rFonts w:ascii="Times New Roman" w:hAnsi="Times New Roman"/>
                <w:b/>
                <w:sz w:val="24"/>
                <w:szCs w:val="24"/>
              </w:rPr>
            </w:pPr>
            <w:r w:rsidRPr="006E68BB">
              <w:rPr>
                <w:rFonts w:ascii="Times New Roman" w:hAnsi="Times New Roman"/>
                <w:b/>
                <w:sz w:val="24"/>
                <w:szCs w:val="24"/>
              </w:rPr>
              <w:t>Research Coordinator (MANCOSA)</w:t>
            </w:r>
          </w:p>
        </w:tc>
        <w:tc>
          <w:tcPr>
            <w:tcW w:w="8331" w:type="dxa"/>
            <w:gridSpan w:val="7"/>
            <w:vAlign w:val="center"/>
          </w:tcPr>
          <w:p w14:paraId="1642699E" w14:textId="77777777" w:rsidR="00957554" w:rsidRPr="006E68BB" w:rsidRDefault="00957554" w:rsidP="00957554">
            <w:pPr>
              <w:spacing w:after="0"/>
              <w:rPr>
                <w:rFonts w:ascii="Times New Roman" w:hAnsi="Times New Roman"/>
                <w:sz w:val="24"/>
                <w:szCs w:val="24"/>
              </w:rPr>
            </w:pPr>
          </w:p>
        </w:tc>
      </w:tr>
      <w:tr w:rsidR="000B1567" w:rsidRPr="006E68BB" w14:paraId="5C8183DE" w14:textId="77777777" w:rsidTr="006E68BB">
        <w:trPr>
          <w:trHeight w:val="454"/>
          <w:jc w:val="center"/>
        </w:trPr>
        <w:tc>
          <w:tcPr>
            <w:tcW w:w="10070" w:type="dxa"/>
            <w:gridSpan w:val="9"/>
            <w:shd w:val="clear" w:color="auto" w:fill="D9D9D9" w:themeFill="background1" w:themeFillShade="D9"/>
            <w:vAlign w:val="center"/>
          </w:tcPr>
          <w:p w14:paraId="392BB312" w14:textId="77777777" w:rsidR="000B1567" w:rsidRPr="006E68BB" w:rsidRDefault="000B1567" w:rsidP="00957554">
            <w:pPr>
              <w:spacing w:after="0"/>
              <w:rPr>
                <w:rFonts w:ascii="Times New Roman" w:hAnsi="Times New Roman"/>
                <w:b/>
                <w:sz w:val="24"/>
                <w:szCs w:val="24"/>
              </w:rPr>
            </w:pPr>
            <w:r w:rsidRPr="006E68BB">
              <w:rPr>
                <w:rFonts w:ascii="Times New Roman" w:hAnsi="Times New Roman"/>
                <w:b/>
                <w:sz w:val="24"/>
                <w:szCs w:val="24"/>
              </w:rPr>
              <w:t>Supervisor details</w:t>
            </w:r>
          </w:p>
        </w:tc>
      </w:tr>
      <w:tr w:rsidR="001B3869" w:rsidRPr="006E68BB" w14:paraId="5A6F7D26" w14:textId="77777777" w:rsidTr="006E68BB">
        <w:trPr>
          <w:trHeight w:val="454"/>
          <w:jc w:val="center"/>
        </w:trPr>
        <w:tc>
          <w:tcPr>
            <w:tcW w:w="1739" w:type="dxa"/>
            <w:gridSpan w:val="2"/>
            <w:shd w:val="clear" w:color="auto" w:fill="auto"/>
            <w:vAlign w:val="center"/>
          </w:tcPr>
          <w:p w14:paraId="6FACBCAE" w14:textId="77777777" w:rsidR="000B1567" w:rsidRPr="006E68BB" w:rsidRDefault="000B1567" w:rsidP="00957554">
            <w:pPr>
              <w:spacing w:after="0"/>
              <w:rPr>
                <w:rFonts w:ascii="Times New Roman" w:hAnsi="Times New Roman"/>
                <w:sz w:val="24"/>
                <w:szCs w:val="24"/>
              </w:rPr>
            </w:pPr>
            <w:r w:rsidRPr="006E68BB">
              <w:rPr>
                <w:rFonts w:ascii="Times New Roman" w:hAnsi="Times New Roman"/>
                <w:sz w:val="24"/>
                <w:szCs w:val="24"/>
              </w:rPr>
              <w:t>Name of supervisor</w:t>
            </w:r>
          </w:p>
        </w:tc>
        <w:tc>
          <w:tcPr>
            <w:tcW w:w="1568" w:type="dxa"/>
            <w:gridSpan w:val="2"/>
            <w:vAlign w:val="center"/>
          </w:tcPr>
          <w:p w14:paraId="50CF41AB" w14:textId="77777777" w:rsidR="000B1567" w:rsidRPr="006E68BB" w:rsidRDefault="000B1567" w:rsidP="001B3869">
            <w:pPr>
              <w:spacing w:after="0"/>
              <w:jc w:val="center"/>
              <w:rPr>
                <w:rFonts w:ascii="Times New Roman" w:hAnsi="Times New Roman"/>
                <w:sz w:val="24"/>
                <w:szCs w:val="24"/>
              </w:rPr>
            </w:pPr>
            <w:r w:rsidRPr="006E68BB">
              <w:rPr>
                <w:rFonts w:ascii="Times New Roman" w:hAnsi="Times New Roman"/>
                <w:sz w:val="24"/>
                <w:szCs w:val="24"/>
              </w:rPr>
              <w:t>Contact number</w:t>
            </w:r>
          </w:p>
        </w:tc>
        <w:tc>
          <w:tcPr>
            <w:tcW w:w="3197" w:type="dxa"/>
            <w:gridSpan w:val="2"/>
            <w:vAlign w:val="center"/>
          </w:tcPr>
          <w:p w14:paraId="3A170AAC" w14:textId="77777777" w:rsidR="000B1567" w:rsidRPr="006E68BB" w:rsidRDefault="000B1567" w:rsidP="001B3869">
            <w:pPr>
              <w:spacing w:after="0"/>
              <w:jc w:val="center"/>
              <w:rPr>
                <w:rFonts w:ascii="Times New Roman" w:hAnsi="Times New Roman"/>
                <w:sz w:val="24"/>
                <w:szCs w:val="24"/>
              </w:rPr>
            </w:pPr>
            <w:r w:rsidRPr="006E68BB">
              <w:rPr>
                <w:rFonts w:ascii="Times New Roman" w:hAnsi="Times New Roman"/>
                <w:sz w:val="24"/>
                <w:szCs w:val="24"/>
              </w:rPr>
              <w:t>Email</w:t>
            </w:r>
          </w:p>
        </w:tc>
        <w:tc>
          <w:tcPr>
            <w:tcW w:w="2189" w:type="dxa"/>
            <w:gridSpan w:val="2"/>
            <w:vAlign w:val="center"/>
          </w:tcPr>
          <w:p w14:paraId="21014240" w14:textId="77777777" w:rsidR="000B1567" w:rsidRPr="006E68BB" w:rsidRDefault="000B1567" w:rsidP="001B3869">
            <w:pPr>
              <w:spacing w:after="0"/>
              <w:jc w:val="center"/>
              <w:rPr>
                <w:rFonts w:ascii="Times New Roman" w:hAnsi="Times New Roman"/>
                <w:sz w:val="24"/>
                <w:szCs w:val="24"/>
              </w:rPr>
            </w:pPr>
            <w:r w:rsidRPr="006E68BB">
              <w:rPr>
                <w:rFonts w:ascii="Times New Roman" w:hAnsi="Times New Roman"/>
                <w:sz w:val="24"/>
                <w:szCs w:val="24"/>
              </w:rPr>
              <w:t>Institution/department</w:t>
            </w:r>
          </w:p>
        </w:tc>
        <w:tc>
          <w:tcPr>
            <w:tcW w:w="1377" w:type="dxa"/>
            <w:vAlign w:val="center"/>
          </w:tcPr>
          <w:p w14:paraId="48575BF4" w14:textId="77777777" w:rsidR="000B1567" w:rsidRPr="006E68BB" w:rsidRDefault="000B1567" w:rsidP="001B3869">
            <w:pPr>
              <w:spacing w:after="0"/>
              <w:jc w:val="center"/>
              <w:rPr>
                <w:rFonts w:ascii="Times New Roman" w:hAnsi="Times New Roman"/>
                <w:sz w:val="24"/>
                <w:szCs w:val="24"/>
              </w:rPr>
            </w:pPr>
            <w:r w:rsidRPr="006E68BB">
              <w:rPr>
                <w:rFonts w:ascii="Times New Roman" w:hAnsi="Times New Roman"/>
                <w:sz w:val="24"/>
                <w:szCs w:val="24"/>
              </w:rPr>
              <w:t>Qualification</w:t>
            </w:r>
          </w:p>
        </w:tc>
      </w:tr>
      <w:tr w:rsidR="001B3869" w:rsidRPr="006E68BB" w14:paraId="01BA9943" w14:textId="77777777" w:rsidTr="006E68BB">
        <w:trPr>
          <w:trHeight w:val="454"/>
          <w:jc w:val="center"/>
        </w:trPr>
        <w:tc>
          <w:tcPr>
            <w:tcW w:w="1739" w:type="dxa"/>
            <w:gridSpan w:val="2"/>
            <w:shd w:val="clear" w:color="auto" w:fill="auto"/>
            <w:vAlign w:val="center"/>
          </w:tcPr>
          <w:p w14:paraId="02210F06" w14:textId="68428C2C" w:rsidR="001B3869" w:rsidRPr="006E68BB" w:rsidRDefault="00E00FF0" w:rsidP="00957554">
            <w:pPr>
              <w:spacing w:after="0"/>
              <w:rPr>
                <w:rFonts w:ascii="Times New Roman" w:hAnsi="Times New Roman"/>
                <w:b/>
                <w:sz w:val="24"/>
                <w:szCs w:val="24"/>
              </w:rPr>
            </w:pPr>
            <w:r w:rsidRPr="006E68BB">
              <w:rPr>
                <w:rFonts w:ascii="Times New Roman" w:hAnsi="Times New Roman"/>
                <w:sz w:val="24"/>
                <w:szCs w:val="24"/>
                <w:lang w:val="en-ZA"/>
              </w:rPr>
              <w:t xml:space="preserve"> Ndwakhulu Tshishonga</w:t>
            </w:r>
          </w:p>
        </w:tc>
        <w:tc>
          <w:tcPr>
            <w:tcW w:w="1568" w:type="dxa"/>
            <w:gridSpan w:val="2"/>
            <w:vAlign w:val="center"/>
          </w:tcPr>
          <w:p w14:paraId="494A0217" w14:textId="77777777" w:rsidR="001B3869" w:rsidRPr="006E68BB" w:rsidRDefault="00E00FF0" w:rsidP="00957554">
            <w:pPr>
              <w:spacing w:after="0"/>
              <w:rPr>
                <w:rFonts w:ascii="Times New Roman" w:hAnsi="Times New Roman"/>
                <w:sz w:val="24"/>
                <w:szCs w:val="24"/>
              </w:rPr>
            </w:pPr>
            <w:r w:rsidRPr="006E68BB">
              <w:rPr>
                <w:rFonts w:ascii="Times New Roman" w:hAnsi="Times New Roman"/>
                <w:sz w:val="24"/>
                <w:szCs w:val="24"/>
                <w:lang w:val="en-ZA"/>
              </w:rPr>
              <w:t>+27722419933</w:t>
            </w:r>
          </w:p>
        </w:tc>
        <w:tc>
          <w:tcPr>
            <w:tcW w:w="3197" w:type="dxa"/>
            <w:gridSpan w:val="2"/>
            <w:vAlign w:val="center"/>
          </w:tcPr>
          <w:p w14:paraId="373F0CF1" w14:textId="77777777" w:rsidR="001B3869" w:rsidRPr="006E68BB" w:rsidRDefault="00E00FF0" w:rsidP="00957554">
            <w:pPr>
              <w:spacing w:after="0"/>
              <w:rPr>
                <w:rFonts w:ascii="Times New Roman" w:hAnsi="Times New Roman"/>
                <w:sz w:val="24"/>
                <w:szCs w:val="24"/>
              </w:rPr>
            </w:pPr>
            <w:r w:rsidRPr="006E68BB">
              <w:rPr>
                <w:rFonts w:ascii="Times New Roman" w:hAnsi="Times New Roman"/>
                <w:sz w:val="24"/>
                <w:szCs w:val="24"/>
              </w:rPr>
              <w:t>Dovhani.Tshishonga@gmail.com</w:t>
            </w:r>
          </w:p>
        </w:tc>
        <w:tc>
          <w:tcPr>
            <w:tcW w:w="2189" w:type="dxa"/>
            <w:gridSpan w:val="2"/>
            <w:vAlign w:val="center"/>
          </w:tcPr>
          <w:p w14:paraId="08E04934" w14:textId="77777777" w:rsidR="001B3869" w:rsidRPr="006E68BB" w:rsidRDefault="00E00FF0" w:rsidP="00957554">
            <w:pPr>
              <w:spacing w:after="0"/>
              <w:rPr>
                <w:rFonts w:ascii="Times New Roman" w:hAnsi="Times New Roman"/>
                <w:sz w:val="24"/>
                <w:szCs w:val="24"/>
              </w:rPr>
            </w:pPr>
            <w:r w:rsidRPr="006E68BB">
              <w:rPr>
                <w:rFonts w:ascii="Times New Roman" w:hAnsi="Times New Roman"/>
                <w:sz w:val="24"/>
                <w:szCs w:val="24"/>
                <w:lang w:val="en-ZA"/>
              </w:rPr>
              <w:t>UKZN</w:t>
            </w:r>
          </w:p>
        </w:tc>
        <w:tc>
          <w:tcPr>
            <w:tcW w:w="1377" w:type="dxa"/>
            <w:vAlign w:val="center"/>
          </w:tcPr>
          <w:p w14:paraId="1F650697" w14:textId="77777777" w:rsidR="001B3869" w:rsidRPr="006E68BB" w:rsidRDefault="00E00FF0" w:rsidP="00957554">
            <w:pPr>
              <w:spacing w:after="0"/>
              <w:rPr>
                <w:rFonts w:ascii="Times New Roman" w:hAnsi="Times New Roman"/>
                <w:sz w:val="24"/>
                <w:szCs w:val="24"/>
              </w:rPr>
            </w:pPr>
            <w:r w:rsidRPr="006E68BB">
              <w:rPr>
                <w:rFonts w:ascii="Times New Roman" w:hAnsi="Times New Roman"/>
                <w:sz w:val="24"/>
                <w:szCs w:val="24"/>
              </w:rPr>
              <w:t>MA</w:t>
            </w:r>
          </w:p>
        </w:tc>
      </w:tr>
    </w:tbl>
    <w:p w14:paraId="6DEB244F" w14:textId="13CF3493" w:rsidR="00560FC5" w:rsidRDefault="00560FC5" w:rsidP="001D6D1E">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ind w:right="299"/>
        <w:rPr>
          <w:rFonts w:ascii="Arial Narrow" w:hAnsi="Arial Narrow" w:cs="Times-Roman"/>
          <w:b/>
          <w:sz w:val="24"/>
          <w:szCs w:val="24"/>
        </w:rPr>
        <w:sectPr w:rsidR="00560FC5" w:rsidSect="00171898">
          <w:footerReference w:type="default" r:id="rId10"/>
          <w:pgSz w:w="12240" w:h="15840"/>
          <w:pgMar w:top="1440" w:right="1080" w:bottom="1440" w:left="1080" w:header="720" w:footer="720" w:gutter="0"/>
          <w:cols w:space="720"/>
          <w:docGrid w:linePitch="360"/>
        </w:sectPr>
      </w:pPr>
    </w:p>
    <w:p w14:paraId="70DCD04D" w14:textId="77777777" w:rsidR="001D6D1E" w:rsidRDefault="00D72272">
      <w:pPr>
        <w:pStyle w:val="TOCHeading"/>
        <w:rPr>
          <w:rFonts w:ascii="Arial Narrow" w:hAnsi="Arial Narrow" w:cs="Times-Roman"/>
          <w:sz w:val="24"/>
          <w:szCs w:val="24"/>
        </w:rPr>
      </w:pPr>
      <w:r w:rsidRPr="00D72272">
        <w:rPr>
          <w:rFonts w:ascii="Arial Narrow" w:hAnsi="Arial Narrow" w:cs="Times-Roman"/>
          <w:sz w:val="24"/>
          <w:szCs w:val="24"/>
        </w:rPr>
        <w:tab/>
      </w:r>
    </w:p>
    <w:sdt>
      <w:sdtPr>
        <w:id w:val="-883794271"/>
        <w:docPartObj>
          <w:docPartGallery w:val="Table of Contents"/>
          <w:docPartUnique/>
        </w:docPartObj>
      </w:sdtPr>
      <w:sdtEndPr>
        <w:rPr>
          <w:b/>
          <w:bCs/>
          <w:noProof/>
        </w:rPr>
      </w:sdtEndPr>
      <w:sdtContent>
        <w:p w14:paraId="622FFF80" w14:textId="77777777" w:rsidR="001D6D1E" w:rsidRPr="001D6D1E" w:rsidRDefault="001D6D1E" w:rsidP="001D6D1E">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ind w:left="284" w:right="299"/>
            <w:rPr>
              <w:rFonts w:ascii="Times New Roman" w:hAnsi="Times New Roman"/>
              <w:b/>
              <w:sz w:val="24"/>
            </w:rPr>
          </w:pPr>
          <w:r w:rsidRPr="001D6D1E">
            <w:rPr>
              <w:rFonts w:ascii="Times New Roman" w:hAnsi="Times New Roman"/>
              <w:b/>
              <w:sz w:val="24"/>
            </w:rPr>
            <w:t>Contents</w:t>
          </w:r>
        </w:p>
        <w:p w14:paraId="511C8504" w14:textId="69C6AC0B" w:rsidR="00825DCD" w:rsidRDefault="001D6D1E">
          <w:pPr>
            <w:pStyle w:val="TOC1"/>
            <w:tabs>
              <w:tab w:val="right" w:leader="dot" w:pos="10070"/>
            </w:tabs>
            <w:rPr>
              <w:rFonts w:asciiTheme="minorHAnsi" w:eastAsiaTheme="minorEastAsia" w:hAnsiTheme="minorHAnsi" w:cstheme="minorBidi"/>
              <w:noProof/>
              <w:lang w:val="en-ZA" w:eastAsia="en-ZA"/>
            </w:rPr>
          </w:pPr>
          <w:r>
            <w:fldChar w:fldCharType="begin"/>
          </w:r>
          <w:r>
            <w:instrText xml:space="preserve"> TOC \o "1-3" \h \z \u </w:instrText>
          </w:r>
          <w:r>
            <w:fldChar w:fldCharType="separate"/>
          </w:r>
          <w:hyperlink w:anchor="_Toc81147369" w:history="1">
            <w:r w:rsidR="00825DCD" w:rsidRPr="004652DE">
              <w:rPr>
                <w:rStyle w:val="Hyperlink"/>
                <w:noProof/>
              </w:rPr>
              <w:t>1. INTRODUCTION</w:t>
            </w:r>
            <w:r w:rsidR="00825DCD">
              <w:rPr>
                <w:noProof/>
                <w:webHidden/>
              </w:rPr>
              <w:tab/>
            </w:r>
            <w:r w:rsidR="00825DCD">
              <w:rPr>
                <w:noProof/>
                <w:webHidden/>
              </w:rPr>
              <w:fldChar w:fldCharType="begin"/>
            </w:r>
            <w:r w:rsidR="00825DCD">
              <w:rPr>
                <w:noProof/>
                <w:webHidden/>
              </w:rPr>
              <w:instrText xml:space="preserve"> PAGEREF _Toc81147369 \h </w:instrText>
            </w:r>
            <w:r w:rsidR="00825DCD">
              <w:rPr>
                <w:noProof/>
                <w:webHidden/>
              </w:rPr>
            </w:r>
            <w:r w:rsidR="00825DCD">
              <w:rPr>
                <w:noProof/>
                <w:webHidden/>
              </w:rPr>
              <w:fldChar w:fldCharType="separate"/>
            </w:r>
            <w:r w:rsidR="00825DCD">
              <w:rPr>
                <w:noProof/>
                <w:webHidden/>
              </w:rPr>
              <w:t>1</w:t>
            </w:r>
            <w:r w:rsidR="00825DCD">
              <w:rPr>
                <w:noProof/>
                <w:webHidden/>
              </w:rPr>
              <w:fldChar w:fldCharType="end"/>
            </w:r>
          </w:hyperlink>
        </w:p>
        <w:p w14:paraId="4E27DBEE" w14:textId="14A38916"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70" w:history="1">
            <w:r w:rsidR="00825DCD" w:rsidRPr="004652DE">
              <w:rPr>
                <w:rStyle w:val="Hyperlink"/>
                <w:noProof/>
              </w:rPr>
              <w:t>2. RESEARCH CONTEXT: BACKGROUND</w:t>
            </w:r>
            <w:r w:rsidR="00825DCD">
              <w:rPr>
                <w:noProof/>
                <w:webHidden/>
              </w:rPr>
              <w:tab/>
            </w:r>
            <w:r w:rsidR="00825DCD">
              <w:rPr>
                <w:noProof/>
                <w:webHidden/>
              </w:rPr>
              <w:fldChar w:fldCharType="begin"/>
            </w:r>
            <w:r w:rsidR="00825DCD">
              <w:rPr>
                <w:noProof/>
                <w:webHidden/>
              </w:rPr>
              <w:instrText xml:space="preserve"> PAGEREF _Toc81147370 \h </w:instrText>
            </w:r>
            <w:r w:rsidR="00825DCD">
              <w:rPr>
                <w:noProof/>
                <w:webHidden/>
              </w:rPr>
            </w:r>
            <w:r w:rsidR="00825DCD">
              <w:rPr>
                <w:noProof/>
                <w:webHidden/>
              </w:rPr>
              <w:fldChar w:fldCharType="separate"/>
            </w:r>
            <w:r w:rsidR="00825DCD">
              <w:rPr>
                <w:noProof/>
                <w:webHidden/>
              </w:rPr>
              <w:t>1</w:t>
            </w:r>
            <w:r w:rsidR="00825DCD">
              <w:rPr>
                <w:noProof/>
                <w:webHidden/>
              </w:rPr>
              <w:fldChar w:fldCharType="end"/>
            </w:r>
          </w:hyperlink>
        </w:p>
        <w:p w14:paraId="6A2D2A27" w14:textId="76BA6824"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71" w:history="1">
            <w:r w:rsidR="00825DCD" w:rsidRPr="004652DE">
              <w:rPr>
                <w:rStyle w:val="Hyperlink"/>
                <w:noProof/>
              </w:rPr>
              <w:t>3. THE RESEARCH PROBLEM</w:t>
            </w:r>
            <w:r w:rsidR="00825DCD">
              <w:rPr>
                <w:noProof/>
                <w:webHidden/>
              </w:rPr>
              <w:tab/>
            </w:r>
            <w:r w:rsidR="00825DCD">
              <w:rPr>
                <w:noProof/>
                <w:webHidden/>
              </w:rPr>
              <w:fldChar w:fldCharType="begin"/>
            </w:r>
            <w:r w:rsidR="00825DCD">
              <w:rPr>
                <w:noProof/>
                <w:webHidden/>
              </w:rPr>
              <w:instrText xml:space="preserve"> PAGEREF _Toc81147371 \h </w:instrText>
            </w:r>
            <w:r w:rsidR="00825DCD">
              <w:rPr>
                <w:noProof/>
                <w:webHidden/>
              </w:rPr>
            </w:r>
            <w:r w:rsidR="00825DCD">
              <w:rPr>
                <w:noProof/>
                <w:webHidden/>
              </w:rPr>
              <w:fldChar w:fldCharType="separate"/>
            </w:r>
            <w:r w:rsidR="00825DCD">
              <w:rPr>
                <w:noProof/>
                <w:webHidden/>
              </w:rPr>
              <w:t>2</w:t>
            </w:r>
            <w:r w:rsidR="00825DCD">
              <w:rPr>
                <w:noProof/>
                <w:webHidden/>
              </w:rPr>
              <w:fldChar w:fldCharType="end"/>
            </w:r>
          </w:hyperlink>
        </w:p>
        <w:p w14:paraId="61B6FB33" w14:textId="71BE6191"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72" w:history="1">
            <w:r w:rsidR="00825DCD" w:rsidRPr="004652DE">
              <w:rPr>
                <w:rStyle w:val="Hyperlink"/>
                <w:noProof/>
              </w:rPr>
              <w:t>4. AIM OF THE STUDY</w:t>
            </w:r>
            <w:r w:rsidR="00825DCD">
              <w:rPr>
                <w:noProof/>
                <w:webHidden/>
              </w:rPr>
              <w:tab/>
            </w:r>
            <w:r w:rsidR="00825DCD">
              <w:rPr>
                <w:noProof/>
                <w:webHidden/>
              </w:rPr>
              <w:fldChar w:fldCharType="begin"/>
            </w:r>
            <w:r w:rsidR="00825DCD">
              <w:rPr>
                <w:noProof/>
                <w:webHidden/>
              </w:rPr>
              <w:instrText xml:space="preserve"> PAGEREF _Toc81147372 \h </w:instrText>
            </w:r>
            <w:r w:rsidR="00825DCD">
              <w:rPr>
                <w:noProof/>
                <w:webHidden/>
              </w:rPr>
            </w:r>
            <w:r w:rsidR="00825DCD">
              <w:rPr>
                <w:noProof/>
                <w:webHidden/>
              </w:rPr>
              <w:fldChar w:fldCharType="separate"/>
            </w:r>
            <w:r w:rsidR="00825DCD">
              <w:rPr>
                <w:noProof/>
                <w:webHidden/>
              </w:rPr>
              <w:t>3</w:t>
            </w:r>
            <w:r w:rsidR="00825DCD">
              <w:rPr>
                <w:noProof/>
                <w:webHidden/>
              </w:rPr>
              <w:fldChar w:fldCharType="end"/>
            </w:r>
          </w:hyperlink>
        </w:p>
        <w:p w14:paraId="43CFB5FC" w14:textId="5027BC83"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73" w:history="1">
            <w:r w:rsidR="00825DCD" w:rsidRPr="004652DE">
              <w:rPr>
                <w:rStyle w:val="Hyperlink"/>
                <w:noProof/>
              </w:rPr>
              <w:t>5. RESEARCH OBJECTIVES</w:t>
            </w:r>
            <w:r w:rsidR="00825DCD">
              <w:rPr>
                <w:noProof/>
                <w:webHidden/>
              </w:rPr>
              <w:tab/>
            </w:r>
            <w:r w:rsidR="00825DCD">
              <w:rPr>
                <w:noProof/>
                <w:webHidden/>
              </w:rPr>
              <w:fldChar w:fldCharType="begin"/>
            </w:r>
            <w:r w:rsidR="00825DCD">
              <w:rPr>
                <w:noProof/>
                <w:webHidden/>
              </w:rPr>
              <w:instrText xml:space="preserve"> PAGEREF _Toc81147373 \h </w:instrText>
            </w:r>
            <w:r w:rsidR="00825DCD">
              <w:rPr>
                <w:noProof/>
                <w:webHidden/>
              </w:rPr>
            </w:r>
            <w:r w:rsidR="00825DCD">
              <w:rPr>
                <w:noProof/>
                <w:webHidden/>
              </w:rPr>
              <w:fldChar w:fldCharType="separate"/>
            </w:r>
            <w:r w:rsidR="00825DCD">
              <w:rPr>
                <w:noProof/>
                <w:webHidden/>
              </w:rPr>
              <w:t>4</w:t>
            </w:r>
            <w:r w:rsidR="00825DCD">
              <w:rPr>
                <w:noProof/>
                <w:webHidden/>
              </w:rPr>
              <w:fldChar w:fldCharType="end"/>
            </w:r>
          </w:hyperlink>
        </w:p>
        <w:p w14:paraId="128551F3" w14:textId="69FDA7C8"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74" w:history="1">
            <w:r w:rsidR="00825DCD" w:rsidRPr="004652DE">
              <w:rPr>
                <w:rStyle w:val="Hyperlink"/>
                <w:noProof/>
              </w:rPr>
              <w:t>6. RESEARCH QUESTIONS</w:t>
            </w:r>
            <w:r w:rsidR="00825DCD">
              <w:rPr>
                <w:noProof/>
                <w:webHidden/>
              </w:rPr>
              <w:tab/>
            </w:r>
            <w:r w:rsidR="00825DCD">
              <w:rPr>
                <w:noProof/>
                <w:webHidden/>
              </w:rPr>
              <w:fldChar w:fldCharType="begin"/>
            </w:r>
            <w:r w:rsidR="00825DCD">
              <w:rPr>
                <w:noProof/>
                <w:webHidden/>
              </w:rPr>
              <w:instrText xml:space="preserve"> PAGEREF _Toc81147374 \h </w:instrText>
            </w:r>
            <w:r w:rsidR="00825DCD">
              <w:rPr>
                <w:noProof/>
                <w:webHidden/>
              </w:rPr>
            </w:r>
            <w:r w:rsidR="00825DCD">
              <w:rPr>
                <w:noProof/>
                <w:webHidden/>
              </w:rPr>
              <w:fldChar w:fldCharType="separate"/>
            </w:r>
            <w:r w:rsidR="00825DCD">
              <w:rPr>
                <w:noProof/>
                <w:webHidden/>
              </w:rPr>
              <w:t>4</w:t>
            </w:r>
            <w:r w:rsidR="00825DCD">
              <w:rPr>
                <w:noProof/>
                <w:webHidden/>
              </w:rPr>
              <w:fldChar w:fldCharType="end"/>
            </w:r>
          </w:hyperlink>
        </w:p>
        <w:p w14:paraId="1FA5A31B" w14:textId="4CD71B35"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75" w:history="1">
            <w:r w:rsidR="00825DCD" w:rsidRPr="004652DE">
              <w:rPr>
                <w:rStyle w:val="Hyperlink"/>
                <w:noProof/>
              </w:rPr>
              <w:t>7. SIGNIFICANCE OF THE STUDY</w:t>
            </w:r>
            <w:r w:rsidR="00825DCD">
              <w:rPr>
                <w:noProof/>
                <w:webHidden/>
              </w:rPr>
              <w:tab/>
            </w:r>
            <w:r w:rsidR="00825DCD">
              <w:rPr>
                <w:noProof/>
                <w:webHidden/>
              </w:rPr>
              <w:fldChar w:fldCharType="begin"/>
            </w:r>
            <w:r w:rsidR="00825DCD">
              <w:rPr>
                <w:noProof/>
                <w:webHidden/>
              </w:rPr>
              <w:instrText xml:space="preserve"> PAGEREF _Toc81147375 \h </w:instrText>
            </w:r>
            <w:r w:rsidR="00825DCD">
              <w:rPr>
                <w:noProof/>
                <w:webHidden/>
              </w:rPr>
            </w:r>
            <w:r w:rsidR="00825DCD">
              <w:rPr>
                <w:noProof/>
                <w:webHidden/>
              </w:rPr>
              <w:fldChar w:fldCharType="separate"/>
            </w:r>
            <w:r w:rsidR="00825DCD">
              <w:rPr>
                <w:noProof/>
                <w:webHidden/>
              </w:rPr>
              <w:t>4</w:t>
            </w:r>
            <w:r w:rsidR="00825DCD">
              <w:rPr>
                <w:noProof/>
                <w:webHidden/>
              </w:rPr>
              <w:fldChar w:fldCharType="end"/>
            </w:r>
          </w:hyperlink>
        </w:p>
        <w:p w14:paraId="306F15C1" w14:textId="7455E172"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76" w:history="1">
            <w:r w:rsidR="00825DCD" w:rsidRPr="004652DE">
              <w:rPr>
                <w:rStyle w:val="Hyperlink"/>
                <w:noProof/>
              </w:rPr>
              <w:t>8. LITERATURE REVIEW</w:t>
            </w:r>
            <w:r w:rsidR="00825DCD">
              <w:rPr>
                <w:noProof/>
                <w:webHidden/>
              </w:rPr>
              <w:tab/>
            </w:r>
            <w:r w:rsidR="00825DCD">
              <w:rPr>
                <w:noProof/>
                <w:webHidden/>
              </w:rPr>
              <w:fldChar w:fldCharType="begin"/>
            </w:r>
            <w:r w:rsidR="00825DCD">
              <w:rPr>
                <w:noProof/>
                <w:webHidden/>
              </w:rPr>
              <w:instrText xml:space="preserve"> PAGEREF _Toc81147376 \h </w:instrText>
            </w:r>
            <w:r w:rsidR="00825DCD">
              <w:rPr>
                <w:noProof/>
                <w:webHidden/>
              </w:rPr>
            </w:r>
            <w:r w:rsidR="00825DCD">
              <w:rPr>
                <w:noProof/>
                <w:webHidden/>
              </w:rPr>
              <w:fldChar w:fldCharType="separate"/>
            </w:r>
            <w:r w:rsidR="00825DCD">
              <w:rPr>
                <w:noProof/>
                <w:webHidden/>
              </w:rPr>
              <w:t>5</w:t>
            </w:r>
            <w:r w:rsidR="00825DCD">
              <w:rPr>
                <w:noProof/>
                <w:webHidden/>
              </w:rPr>
              <w:fldChar w:fldCharType="end"/>
            </w:r>
          </w:hyperlink>
        </w:p>
        <w:p w14:paraId="30A269E0" w14:textId="5D0230FE"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77" w:history="1">
            <w:r w:rsidR="00825DCD" w:rsidRPr="004652DE">
              <w:rPr>
                <w:rStyle w:val="Hyperlink"/>
                <w:noProof/>
              </w:rPr>
              <w:t>8.1. Introduction</w:t>
            </w:r>
            <w:r w:rsidR="00825DCD">
              <w:rPr>
                <w:noProof/>
                <w:webHidden/>
              </w:rPr>
              <w:tab/>
            </w:r>
            <w:r w:rsidR="00825DCD">
              <w:rPr>
                <w:noProof/>
                <w:webHidden/>
              </w:rPr>
              <w:fldChar w:fldCharType="begin"/>
            </w:r>
            <w:r w:rsidR="00825DCD">
              <w:rPr>
                <w:noProof/>
                <w:webHidden/>
              </w:rPr>
              <w:instrText xml:space="preserve"> PAGEREF _Toc81147377 \h </w:instrText>
            </w:r>
            <w:r w:rsidR="00825DCD">
              <w:rPr>
                <w:noProof/>
                <w:webHidden/>
              </w:rPr>
            </w:r>
            <w:r w:rsidR="00825DCD">
              <w:rPr>
                <w:noProof/>
                <w:webHidden/>
              </w:rPr>
              <w:fldChar w:fldCharType="separate"/>
            </w:r>
            <w:r w:rsidR="00825DCD">
              <w:rPr>
                <w:noProof/>
                <w:webHidden/>
              </w:rPr>
              <w:t>5</w:t>
            </w:r>
            <w:r w:rsidR="00825DCD">
              <w:rPr>
                <w:noProof/>
                <w:webHidden/>
              </w:rPr>
              <w:fldChar w:fldCharType="end"/>
            </w:r>
          </w:hyperlink>
        </w:p>
        <w:p w14:paraId="61C48B44" w14:textId="7A1A0D20"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78" w:history="1">
            <w:r w:rsidR="00825DCD" w:rsidRPr="004652DE">
              <w:rPr>
                <w:rStyle w:val="Hyperlink"/>
                <w:noProof/>
                <w:lang w:val="en-US"/>
              </w:rPr>
              <w:t>8.2.  Digital Transformation</w:t>
            </w:r>
            <w:r w:rsidR="00825DCD">
              <w:rPr>
                <w:noProof/>
                <w:webHidden/>
              </w:rPr>
              <w:tab/>
            </w:r>
            <w:r w:rsidR="00825DCD">
              <w:rPr>
                <w:noProof/>
                <w:webHidden/>
              </w:rPr>
              <w:fldChar w:fldCharType="begin"/>
            </w:r>
            <w:r w:rsidR="00825DCD">
              <w:rPr>
                <w:noProof/>
                <w:webHidden/>
              </w:rPr>
              <w:instrText xml:space="preserve"> PAGEREF _Toc81147378 \h </w:instrText>
            </w:r>
            <w:r w:rsidR="00825DCD">
              <w:rPr>
                <w:noProof/>
                <w:webHidden/>
              </w:rPr>
            </w:r>
            <w:r w:rsidR="00825DCD">
              <w:rPr>
                <w:noProof/>
                <w:webHidden/>
              </w:rPr>
              <w:fldChar w:fldCharType="separate"/>
            </w:r>
            <w:r w:rsidR="00825DCD">
              <w:rPr>
                <w:noProof/>
                <w:webHidden/>
              </w:rPr>
              <w:t>5</w:t>
            </w:r>
            <w:r w:rsidR="00825DCD">
              <w:rPr>
                <w:noProof/>
                <w:webHidden/>
              </w:rPr>
              <w:fldChar w:fldCharType="end"/>
            </w:r>
          </w:hyperlink>
        </w:p>
        <w:p w14:paraId="4C1FA830" w14:textId="526C5094"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79" w:history="1">
            <w:r w:rsidR="00825DCD" w:rsidRPr="004652DE">
              <w:rPr>
                <w:rStyle w:val="Hyperlink"/>
                <w:noProof/>
                <w:lang w:val="en-US"/>
              </w:rPr>
              <w:t>8.3. Digital transformation in the education sector</w:t>
            </w:r>
            <w:r w:rsidR="00825DCD">
              <w:rPr>
                <w:noProof/>
                <w:webHidden/>
              </w:rPr>
              <w:tab/>
            </w:r>
            <w:r w:rsidR="00825DCD">
              <w:rPr>
                <w:noProof/>
                <w:webHidden/>
              </w:rPr>
              <w:fldChar w:fldCharType="begin"/>
            </w:r>
            <w:r w:rsidR="00825DCD">
              <w:rPr>
                <w:noProof/>
                <w:webHidden/>
              </w:rPr>
              <w:instrText xml:space="preserve"> PAGEREF _Toc81147379 \h </w:instrText>
            </w:r>
            <w:r w:rsidR="00825DCD">
              <w:rPr>
                <w:noProof/>
                <w:webHidden/>
              </w:rPr>
            </w:r>
            <w:r w:rsidR="00825DCD">
              <w:rPr>
                <w:noProof/>
                <w:webHidden/>
              </w:rPr>
              <w:fldChar w:fldCharType="separate"/>
            </w:r>
            <w:r w:rsidR="00825DCD">
              <w:rPr>
                <w:noProof/>
                <w:webHidden/>
              </w:rPr>
              <w:t>6</w:t>
            </w:r>
            <w:r w:rsidR="00825DCD">
              <w:rPr>
                <w:noProof/>
                <w:webHidden/>
              </w:rPr>
              <w:fldChar w:fldCharType="end"/>
            </w:r>
          </w:hyperlink>
        </w:p>
        <w:p w14:paraId="75841645" w14:textId="61015A70"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80" w:history="1">
            <w:r w:rsidR="00825DCD" w:rsidRPr="004652DE">
              <w:rPr>
                <w:rStyle w:val="Hyperlink"/>
                <w:noProof/>
                <w:lang w:val="en-US"/>
              </w:rPr>
              <w:t>8.4. The role of digital transformation in the management of curriculum delivery</w:t>
            </w:r>
            <w:r w:rsidR="00825DCD">
              <w:rPr>
                <w:noProof/>
                <w:webHidden/>
              </w:rPr>
              <w:tab/>
            </w:r>
            <w:r w:rsidR="00825DCD">
              <w:rPr>
                <w:noProof/>
                <w:webHidden/>
              </w:rPr>
              <w:fldChar w:fldCharType="begin"/>
            </w:r>
            <w:r w:rsidR="00825DCD">
              <w:rPr>
                <w:noProof/>
                <w:webHidden/>
              </w:rPr>
              <w:instrText xml:space="preserve"> PAGEREF _Toc81147380 \h </w:instrText>
            </w:r>
            <w:r w:rsidR="00825DCD">
              <w:rPr>
                <w:noProof/>
                <w:webHidden/>
              </w:rPr>
            </w:r>
            <w:r w:rsidR="00825DCD">
              <w:rPr>
                <w:noProof/>
                <w:webHidden/>
              </w:rPr>
              <w:fldChar w:fldCharType="separate"/>
            </w:r>
            <w:r w:rsidR="00825DCD">
              <w:rPr>
                <w:noProof/>
                <w:webHidden/>
              </w:rPr>
              <w:t>7</w:t>
            </w:r>
            <w:r w:rsidR="00825DCD">
              <w:rPr>
                <w:noProof/>
                <w:webHidden/>
              </w:rPr>
              <w:fldChar w:fldCharType="end"/>
            </w:r>
          </w:hyperlink>
        </w:p>
        <w:p w14:paraId="6757574A" w14:textId="246A3C37"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81" w:history="1">
            <w:r w:rsidR="00825DCD" w:rsidRPr="004652DE">
              <w:rPr>
                <w:rStyle w:val="Hyperlink"/>
                <w:noProof/>
              </w:rPr>
              <w:t>8.5. Engaging and Empowering Learning through Technology</w:t>
            </w:r>
            <w:r w:rsidR="00825DCD">
              <w:rPr>
                <w:noProof/>
                <w:webHidden/>
              </w:rPr>
              <w:tab/>
            </w:r>
            <w:r w:rsidR="00825DCD">
              <w:rPr>
                <w:noProof/>
                <w:webHidden/>
              </w:rPr>
              <w:fldChar w:fldCharType="begin"/>
            </w:r>
            <w:r w:rsidR="00825DCD">
              <w:rPr>
                <w:noProof/>
                <w:webHidden/>
              </w:rPr>
              <w:instrText xml:space="preserve"> PAGEREF _Toc81147381 \h </w:instrText>
            </w:r>
            <w:r w:rsidR="00825DCD">
              <w:rPr>
                <w:noProof/>
                <w:webHidden/>
              </w:rPr>
            </w:r>
            <w:r w:rsidR="00825DCD">
              <w:rPr>
                <w:noProof/>
                <w:webHidden/>
              </w:rPr>
              <w:fldChar w:fldCharType="separate"/>
            </w:r>
            <w:r w:rsidR="00825DCD">
              <w:rPr>
                <w:noProof/>
                <w:webHidden/>
              </w:rPr>
              <w:t>8</w:t>
            </w:r>
            <w:r w:rsidR="00825DCD">
              <w:rPr>
                <w:noProof/>
                <w:webHidden/>
              </w:rPr>
              <w:fldChar w:fldCharType="end"/>
            </w:r>
          </w:hyperlink>
        </w:p>
        <w:p w14:paraId="1CBCA666" w14:textId="737B478B"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82" w:history="1">
            <w:r w:rsidR="00825DCD" w:rsidRPr="004652DE">
              <w:rPr>
                <w:rStyle w:val="Hyperlink"/>
                <w:noProof/>
                <w:lang w:val="en-ZA"/>
              </w:rPr>
              <w:t>8.6. Digital transformation challenges</w:t>
            </w:r>
            <w:r w:rsidR="00825DCD" w:rsidRPr="004652DE">
              <w:rPr>
                <w:rStyle w:val="Hyperlink"/>
                <w:noProof/>
              </w:rPr>
              <w:t xml:space="preserve"> in Rural Schools</w:t>
            </w:r>
            <w:r w:rsidR="00825DCD">
              <w:rPr>
                <w:noProof/>
                <w:webHidden/>
              </w:rPr>
              <w:tab/>
            </w:r>
            <w:r w:rsidR="00825DCD">
              <w:rPr>
                <w:noProof/>
                <w:webHidden/>
              </w:rPr>
              <w:fldChar w:fldCharType="begin"/>
            </w:r>
            <w:r w:rsidR="00825DCD">
              <w:rPr>
                <w:noProof/>
                <w:webHidden/>
              </w:rPr>
              <w:instrText xml:space="preserve"> PAGEREF _Toc81147382 \h </w:instrText>
            </w:r>
            <w:r w:rsidR="00825DCD">
              <w:rPr>
                <w:noProof/>
                <w:webHidden/>
              </w:rPr>
            </w:r>
            <w:r w:rsidR="00825DCD">
              <w:rPr>
                <w:noProof/>
                <w:webHidden/>
              </w:rPr>
              <w:fldChar w:fldCharType="separate"/>
            </w:r>
            <w:r w:rsidR="00825DCD">
              <w:rPr>
                <w:noProof/>
                <w:webHidden/>
              </w:rPr>
              <w:t>8</w:t>
            </w:r>
            <w:r w:rsidR="00825DCD">
              <w:rPr>
                <w:noProof/>
                <w:webHidden/>
              </w:rPr>
              <w:fldChar w:fldCharType="end"/>
            </w:r>
          </w:hyperlink>
        </w:p>
        <w:p w14:paraId="0C485BD8" w14:textId="78C56474"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83" w:history="1">
            <w:r w:rsidR="00825DCD" w:rsidRPr="004652DE">
              <w:rPr>
                <w:rStyle w:val="Hyperlink"/>
                <w:noProof/>
              </w:rPr>
              <w:t>8.7. Conclusion</w:t>
            </w:r>
            <w:r w:rsidR="00825DCD">
              <w:rPr>
                <w:noProof/>
                <w:webHidden/>
              </w:rPr>
              <w:tab/>
            </w:r>
            <w:r w:rsidR="00825DCD">
              <w:rPr>
                <w:noProof/>
                <w:webHidden/>
              </w:rPr>
              <w:fldChar w:fldCharType="begin"/>
            </w:r>
            <w:r w:rsidR="00825DCD">
              <w:rPr>
                <w:noProof/>
                <w:webHidden/>
              </w:rPr>
              <w:instrText xml:space="preserve"> PAGEREF _Toc81147383 \h </w:instrText>
            </w:r>
            <w:r w:rsidR="00825DCD">
              <w:rPr>
                <w:noProof/>
                <w:webHidden/>
              </w:rPr>
            </w:r>
            <w:r w:rsidR="00825DCD">
              <w:rPr>
                <w:noProof/>
                <w:webHidden/>
              </w:rPr>
              <w:fldChar w:fldCharType="separate"/>
            </w:r>
            <w:r w:rsidR="00825DCD">
              <w:rPr>
                <w:noProof/>
                <w:webHidden/>
              </w:rPr>
              <w:t>9</w:t>
            </w:r>
            <w:r w:rsidR="00825DCD">
              <w:rPr>
                <w:noProof/>
                <w:webHidden/>
              </w:rPr>
              <w:fldChar w:fldCharType="end"/>
            </w:r>
          </w:hyperlink>
        </w:p>
        <w:p w14:paraId="4EF81734" w14:textId="285308E5"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84" w:history="1">
            <w:r w:rsidR="00825DCD" w:rsidRPr="004652DE">
              <w:rPr>
                <w:rStyle w:val="Hyperlink"/>
                <w:noProof/>
              </w:rPr>
              <w:t>9. RESEARCH DESIGN AND METHODOLOGY</w:t>
            </w:r>
            <w:r w:rsidR="00825DCD">
              <w:rPr>
                <w:noProof/>
                <w:webHidden/>
              </w:rPr>
              <w:tab/>
            </w:r>
            <w:r w:rsidR="00825DCD">
              <w:rPr>
                <w:noProof/>
                <w:webHidden/>
              </w:rPr>
              <w:fldChar w:fldCharType="begin"/>
            </w:r>
            <w:r w:rsidR="00825DCD">
              <w:rPr>
                <w:noProof/>
                <w:webHidden/>
              </w:rPr>
              <w:instrText xml:space="preserve"> PAGEREF _Toc81147384 \h </w:instrText>
            </w:r>
            <w:r w:rsidR="00825DCD">
              <w:rPr>
                <w:noProof/>
                <w:webHidden/>
              </w:rPr>
            </w:r>
            <w:r w:rsidR="00825DCD">
              <w:rPr>
                <w:noProof/>
                <w:webHidden/>
              </w:rPr>
              <w:fldChar w:fldCharType="separate"/>
            </w:r>
            <w:r w:rsidR="00825DCD">
              <w:rPr>
                <w:noProof/>
                <w:webHidden/>
              </w:rPr>
              <w:t>9</w:t>
            </w:r>
            <w:r w:rsidR="00825DCD">
              <w:rPr>
                <w:noProof/>
                <w:webHidden/>
              </w:rPr>
              <w:fldChar w:fldCharType="end"/>
            </w:r>
          </w:hyperlink>
        </w:p>
        <w:p w14:paraId="1E9F0667" w14:textId="48A54019"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85" w:history="1">
            <w:r w:rsidR="00825DCD" w:rsidRPr="004652DE">
              <w:rPr>
                <w:rStyle w:val="Hyperlink"/>
                <w:noProof/>
              </w:rPr>
              <w:t>9.1 RESEARCH DESIGN</w:t>
            </w:r>
            <w:r w:rsidR="00825DCD">
              <w:rPr>
                <w:noProof/>
                <w:webHidden/>
              </w:rPr>
              <w:tab/>
            </w:r>
            <w:r w:rsidR="00825DCD">
              <w:rPr>
                <w:noProof/>
                <w:webHidden/>
              </w:rPr>
              <w:fldChar w:fldCharType="begin"/>
            </w:r>
            <w:r w:rsidR="00825DCD">
              <w:rPr>
                <w:noProof/>
                <w:webHidden/>
              </w:rPr>
              <w:instrText xml:space="preserve"> PAGEREF _Toc81147385 \h </w:instrText>
            </w:r>
            <w:r w:rsidR="00825DCD">
              <w:rPr>
                <w:noProof/>
                <w:webHidden/>
              </w:rPr>
            </w:r>
            <w:r w:rsidR="00825DCD">
              <w:rPr>
                <w:noProof/>
                <w:webHidden/>
              </w:rPr>
              <w:fldChar w:fldCharType="separate"/>
            </w:r>
            <w:r w:rsidR="00825DCD">
              <w:rPr>
                <w:noProof/>
                <w:webHidden/>
              </w:rPr>
              <w:t>10</w:t>
            </w:r>
            <w:r w:rsidR="00825DCD">
              <w:rPr>
                <w:noProof/>
                <w:webHidden/>
              </w:rPr>
              <w:fldChar w:fldCharType="end"/>
            </w:r>
          </w:hyperlink>
        </w:p>
        <w:p w14:paraId="55C54F18" w14:textId="0E901A90"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86" w:history="1">
            <w:r w:rsidR="00825DCD" w:rsidRPr="004652DE">
              <w:rPr>
                <w:rStyle w:val="Hyperlink"/>
                <w:noProof/>
              </w:rPr>
              <w:t>Explanatory research design</w:t>
            </w:r>
            <w:r w:rsidR="00825DCD">
              <w:rPr>
                <w:noProof/>
                <w:webHidden/>
              </w:rPr>
              <w:tab/>
            </w:r>
            <w:r w:rsidR="00825DCD">
              <w:rPr>
                <w:noProof/>
                <w:webHidden/>
              </w:rPr>
              <w:fldChar w:fldCharType="begin"/>
            </w:r>
            <w:r w:rsidR="00825DCD">
              <w:rPr>
                <w:noProof/>
                <w:webHidden/>
              </w:rPr>
              <w:instrText xml:space="preserve"> PAGEREF _Toc81147386 \h </w:instrText>
            </w:r>
            <w:r w:rsidR="00825DCD">
              <w:rPr>
                <w:noProof/>
                <w:webHidden/>
              </w:rPr>
            </w:r>
            <w:r w:rsidR="00825DCD">
              <w:rPr>
                <w:noProof/>
                <w:webHidden/>
              </w:rPr>
              <w:fldChar w:fldCharType="separate"/>
            </w:r>
            <w:r w:rsidR="00825DCD">
              <w:rPr>
                <w:noProof/>
                <w:webHidden/>
              </w:rPr>
              <w:t>10</w:t>
            </w:r>
            <w:r w:rsidR="00825DCD">
              <w:rPr>
                <w:noProof/>
                <w:webHidden/>
              </w:rPr>
              <w:fldChar w:fldCharType="end"/>
            </w:r>
          </w:hyperlink>
        </w:p>
        <w:p w14:paraId="0D7835F8" w14:textId="7F55E8A1"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87" w:history="1">
            <w:r w:rsidR="00825DCD" w:rsidRPr="004652DE">
              <w:rPr>
                <w:rStyle w:val="Hyperlink"/>
                <w:noProof/>
                <w:lang w:val="en-US"/>
              </w:rPr>
              <w:t>Exploratory research design</w:t>
            </w:r>
            <w:r w:rsidR="00825DCD">
              <w:rPr>
                <w:noProof/>
                <w:webHidden/>
              </w:rPr>
              <w:tab/>
            </w:r>
            <w:r w:rsidR="00825DCD">
              <w:rPr>
                <w:noProof/>
                <w:webHidden/>
              </w:rPr>
              <w:fldChar w:fldCharType="begin"/>
            </w:r>
            <w:r w:rsidR="00825DCD">
              <w:rPr>
                <w:noProof/>
                <w:webHidden/>
              </w:rPr>
              <w:instrText xml:space="preserve"> PAGEREF _Toc81147387 \h </w:instrText>
            </w:r>
            <w:r w:rsidR="00825DCD">
              <w:rPr>
                <w:noProof/>
                <w:webHidden/>
              </w:rPr>
            </w:r>
            <w:r w:rsidR="00825DCD">
              <w:rPr>
                <w:noProof/>
                <w:webHidden/>
              </w:rPr>
              <w:fldChar w:fldCharType="separate"/>
            </w:r>
            <w:r w:rsidR="00825DCD">
              <w:rPr>
                <w:noProof/>
                <w:webHidden/>
              </w:rPr>
              <w:t>10</w:t>
            </w:r>
            <w:r w:rsidR="00825DCD">
              <w:rPr>
                <w:noProof/>
                <w:webHidden/>
              </w:rPr>
              <w:fldChar w:fldCharType="end"/>
            </w:r>
          </w:hyperlink>
        </w:p>
        <w:p w14:paraId="57BB344C" w14:textId="1317B828"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88" w:history="1">
            <w:r w:rsidR="00825DCD" w:rsidRPr="004652DE">
              <w:rPr>
                <w:rStyle w:val="Hyperlink"/>
                <w:noProof/>
                <w:lang w:val="en-ZA"/>
              </w:rPr>
              <w:t>Descriptive Design</w:t>
            </w:r>
            <w:r w:rsidR="00825DCD">
              <w:rPr>
                <w:noProof/>
                <w:webHidden/>
              </w:rPr>
              <w:tab/>
            </w:r>
            <w:r w:rsidR="00825DCD">
              <w:rPr>
                <w:noProof/>
                <w:webHidden/>
              </w:rPr>
              <w:fldChar w:fldCharType="begin"/>
            </w:r>
            <w:r w:rsidR="00825DCD">
              <w:rPr>
                <w:noProof/>
                <w:webHidden/>
              </w:rPr>
              <w:instrText xml:space="preserve"> PAGEREF _Toc81147388 \h </w:instrText>
            </w:r>
            <w:r w:rsidR="00825DCD">
              <w:rPr>
                <w:noProof/>
                <w:webHidden/>
              </w:rPr>
            </w:r>
            <w:r w:rsidR="00825DCD">
              <w:rPr>
                <w:noProof/>
                <w:webHidden/>
              </w:rPr>
              <w:fldChar w:fldCharType="separate"/>
            </w:r>
            <w:r w:rsidR="00825DCD">
              <w:rPr>
                <w:noProof/>
                <w:webHidden/>
              </w:rPr>
              <w:t>11</w:t>
            </w:r>
            <w:r w:rsidR="00825DCD">
              <w:rPr>
                <w:noProof/>
                <w:webHidden/>
              </w:rPr>
              <w:fldChar w:fldCharType="end"/>
            </w:r>
          </w:hyperlink>
        </w:p>
        <w:p w14:paraId="43D23335" w14:textId="5BBFD857"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89" w:history="1">
            <w:r w:rsidR="00825DCD" w:rsidRPr="004652DE">
              <w:rPr>
                <w:rStyle w:val="Hyperlink"/>
                <w:noProof/>
              </w:rPr>
              <w:t>9.1.1 Research Approach</w:t>
            </w:r>
            <w:r w:rsidR="00825DCD">
              <w:rPr>
                <w:noProof/>
                <w:webHidden/>
              </w:rPr>
              <w:tab/>
            </w:r>
            <w:r w:rsidR="00825DCD">
              <w:rPr>
                <w:noProof/>
                <w:webHidden/>
              </w:rPr>
              <w:fldChar w:fldCharType="begin"/>
            </w:r>
            <w:r w:rsidR="00825DCD">
              <w:rPr>
                <w:noProof/>
                <w:webHidden/>
              </w:rPr>
              <w:instrText xml:space="preserve"> PAGEREF _Toc81147389 \h </w:instrText>
            </w:r>
            <w:r w:rsidR="00825DCD">
              <w:rPr>
                <w:noProof/>
                <w:webHidden/>
              </w:rPr>
            </w:r>
            <w:r w:rsidR="00825DCD">
              <w:rPr>
                <w:noProof/>
                <w:webHidden/>
              </w:rPr>
              <w:fldChar w:fldCharType="separate"/>
            </w:r>
            <w:r w:rsidR="00825DCD">
              <w:rPr>
                <w:noProof/>
                <w:webHidden/>
              </w:rPr>
              <w:t>11</w:t>
            </w:r>
            <w:r w:rsidR="00825DCD">
              <w:rPr>
                <w:noProof/>
                <w:webHidden/>
              </w:rPr>
              <w:fldChar w:fldCharType="end"/>
            </w:r>
          </w:hyperlink>
        </w:p>
        <w:p w14:paraId="72034BCC" w14:textId="2388C5CD"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90" w:history="1">
            <w:r w:rsidR="00825DCD" w:rsidRPr="004652DE">
              <w:rPr>
                <w:rStyle w:val="Hyperlink"/>
                <w:noProof/>
              </w:rPr>
              <w:t>Qualitative research approach</w:t>
            </w:r>
            <w:r w:rsidR="00825DCD">
              <w:rPr>
                <w:noProof/>
                <w:webHidden/>
              </w:rPr>
              <w:tab/>
            </w:r>
            <w:r w:rsidR="00825DCD">
              <w:rPr>
                <w:noProof/>
                <w:webHidden/>
              </w:rPr>
              <w:fldChar w:fldCharType="begin"/>
            </w:r>
            <w:r w:rsidR="00825DCD">
              <w:rPr>
                <w:noProof/>
                <w:webHidden/>
              </w:rPr>
              <w:instrText xml:space="preserve"> PAGEREF _Toc81147390 \h </w:instrText>
            </w:r>
            <w:r w:rsidR="00825DCD">
              <w:rPr>
                <w:noProof/>
                <w:webHidden/>
              </w:rPr>
            </w:r>
            <w:r w:rsidR="00825DCD">
              <w:rPr>
                <w:noProof/>
                <w:webHidden/>
              </w:rPr>
              <w:fldChar w:fldCharType="separate"/>
            </w:r>
            <w:r w:rsidR="00825DCD">
              <w:rPr>
                <w:noProof/>
                <w:webHidden/>
              </w:rPr>
              <w:t>11</w:t>
            </w:r>
            <w:r w:rsidR="00825DCD">
              <w:rPr>
                <w:noProof/>
                <w:webHidden/>
              </w:rPr>
              <w:fldChar w:fldCharType="end"/>
            </w:r>
          </w:hyperlink>
        </w:p>
        <w:p w14:paraId="037FBF42" w14:textId="7389A746"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91" w:history="1">
            <w:r w:rsidR="00825DCD" w:rsidRPr="004652DE">
              <w:rPr>
                <w:rStyle w:val="Hyperlink"/>
                <w:noProof/>
                <w:lang w:val="en-ZA"/>
              </w:rPr>
              <w:t>Quantitative research approach</w:t>
            </w:r>
            <w:r w:rsidR="00825DCD">
              <w:rPr>
                <w:noProof/>
                <w:webHidden/>
              </w:rPr>
              <w:tab/>
            </w:r>
            <w:r w:rsidR="00825DCD">
              <w:rPr>
                <w:noProof/>
                <w:webHidden/>
              </w:rPr>
              <w:fldChar w:fldCharType="begin"/>
            </w:r>
            <w:r w:rsidR="00825DCD">
              <w:rPr>
                <w:noProof/>
                <w:webHidden/>
              </w:rPr>
              <w:instrText xml:space="preserve"> PAGEREF _Toc81147391 \h </w:instrText>
            </w:r>
            <w:r w:rsidR="00825DCD">
              <w:rPr>
                <w:noProof/>
                <w:webHidden/>
              </w:rPr>
            </w:r>
            <w:r w:rsidR="00825DCD">
              <w:rPr>
                <w:noProof/>
                <w:webHidden/>
              </w:rPr>
              <w:fldChar w:fldCharType="separate"/>
            </w:r>
            <w:r w:rsidR="00825DCD">
              <w:rPr>
                <w:noProof/>
                <w:webHidden/>
              </w:rPr>
              <w:t>12</w:t>
            </w:r>
            <w:r w:rsidR="00825DCD">
              <w:rPr>
                <w:noProof/>
                <w:webHidden/>
              </w:rPr>
              <w:fldChar w:fldCharType="end"/>
            </w:r>
          </w:hyperlink>
        </w:p>
        <w:p w14:paraId="56D8FB0D" w14:textId="4E25CD73"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92" w:history="1">
            <w:r w:rsidR="00825DCD" w:rsidRPr="004652DE">
              <w:rPr>
                <w:rStyle w:val="Hyperlink"/>
                <w:noProof/>
              </w:rPr>
              <w:t>9.1.3 Research Strategy</w:t>
            </w:r>
            <w:r w:rsidR="00825DCD">
              <w:rPr>
                <w:noProof/>
                <w:webHidden/>
              </w:rPr>
              <w:tab/>
            </w:r>
            <w:r w:rsidR="00825DCD">
              <w:rPr>
                <w:noProof/>
                <w:webHidden/>
              </w:rPr>
              <w:fldChar w:fldCharType="begin"/>
            </w:r>
            <w:r w:rsidR="00825DCD">
              <w:rPr>
                <w:noProof/>
                <w:webHidden/>
              </w:rPr>
              <w:instrText xml:space="preserve"> PAGEREF _Toc81147392 \h </w:instrText>
            </w:r>
            <w:r w:rsidR="00825DCD">
              <w:rPr>
                <w:noProof/>
                <w:webHidden/>
              </w:rPr>
            </w:r>
            <w:r w:rsidR="00825DCD">
              <w:rPr>
                <w:noProof/>
                <w:webHidden/>
              </w:rPr>
              <w:fldChar w:fldCharType="separate"/>
            </w:r>
            <w:r w:rsidR="00825DCD">
              <w:rPr>
                <w:noProof/>
                <w:webHidden/>
              </w:rPr>
              <w:t>12</w:t>
            </w:r>
            <w:r w:rsidR="00825DCD">
              <w:rPr>
                <w:noProof/>
                <w:webHidden/>
              </w:rPr>
              <w:fldChar w:fldCharType="end"/>
            </w:r>
          </w:hyperlink>
        </w:p>
        <w:p w14:paraId="5D2404C7" w14:textId="10C1F731"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93" w:history="1">
            <w:r w:rsidR="00825DCD" w:rsidRPr="004652DE">
              <w:rPr>
                <w:rStyle w:val="Hyperlink"/>
                <w:noProof/>
              </w:rPr>
              <w:t>Positivist Philosophy</w:t>
            </w:r>
            <w:r w:rsidR="00825DCD">
              <w:rPr>
                <w:noProof/>
                <w:webHidden/>
              </w:rPr>
              <w:tab/>
            </w:r>
            <w:r w:rsidR="00825DCD">
              <w:rPr>
                <w:noProof/>
                <w:webHidden/>
              </w:rPr>
              <w:fldChar w:fldCharType="begin"/>
            </w:r>
            <w:r w:rsidR="00825DCD">
              <w:rPr>
                <w:noProof/>
                <w:webHidden/>
              </w:rPr>
              <w:instrText xml:space="preserve"> PAGEREF _Toc81147393 \h </w:instrText>
            </w:r>
            <w:r w:rsidR="00825DCD">
              <w:rPr>
                <w:noProof/>
                <w:webHidden/>
              </w:rPr>
            </w:r>
            <w:r w:rsidR="00825DCD">
              <w:rPr>
                <w:noProof/>
                <w:webHidden/>
              </w:rPr>
              <w:fldChar w:fldCharType="separate"/>
            </w:r>
            <w:r w:rsidR="00825DCD">
              <w:rPr>
                <w:noProof/>
                <w:webHidden/>
              </w:rPr>
              <w:t>13</w:t>
            </w:r>
            <w:r w:rsidR="00825DCD">
              <w:rPr>
                <w:noProof/>
                <w:webHidden/>
              </w:rPr>
              <w:fldChar w:fldCharType="end"/>
            </w:r>
          </w:hyperlink>
        </w:p>
        <w:p w14:paraId="49D82514" w14:textId="323184A0"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94" w:history="1">
            <w:r w:rsidR="00825DCD" w:rsidRPr="004652DE">
              <w:rPr>
                <w:rStyle w:val="Hyperlink"/>
                <w:noProof/>
              </w:rPr>
              <w:t>Phenomenological Philosophy</w:t>
            </w:r>
            <w:r w:rsidR="00825DCD">
              <w:rPr>
                <w:noProof/>
                <w:webHidden/>
              </w:rPr>
              <w:tab/>
            </w:r>
            <w:r w:rsidR="00825DCD">
              <w:rPr>
                <w:noProof/>
                <w:webHidden/>
              </w:rPr>
              <w:fldChar w:fldCharType="begin"/>
            </w:r>
            <w:r w:rsidR="00825DCD">
              <w:rPr>
                <w:noProof/>
                <w:webHidden/>
              </w:rPr>
              <w:instrText xml:space="preserve"> PAGEREF _Toc81147394 \h </w:instrText>
            </w:r>
            <w:r w:rsidR="00825DCD">
              <w:rPr>
                <w:noProof/>
                <w:webHidden/>
              </w:rPr>
            </w:r>
            <w:r w:rsidR="00825DCD">
              <w:rPr>
                <w:noProof/>
                <w:webHidden/>
              </w:rPr>
              <w:fldChar w:fldCharType="separate"/>
            </w:r>
            <w:r w:rsidR="00825DCD">
              <w:rPr>
                <w:noProof/>
                <w:webHidden/>
              </w:rPr>
              <w:t>13</w:t>
            </w:r>
            <w:r w:rsidR="00825DCD">
              <w:rPr>
                <w:noProof/>
                <w:webHidden/>
              </w:rPr>
              <w:fldChar w:fldCharType="end"/>
            </w:r>
          </w:hyperlink>
        </w:p>
        <w:p w14:paraId="0413417E" w14:textId="5215004E"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95" w:history="1">
            <w:r w:rsidR="00825DCD" w:rsidRPr="004652DE">
              <w:rPr>
                <w:rStyle w:val="Hyperlink"/>
                <w:noProof/>
              </w:rPr>
              <w:t>Interpretivist Philosophy</w:t>
            </w:r>
            <w:r w:rsidR="00825DCD">
              <w:rPr>
                <w:noProof/>
                <w:webHidden/>
              </w:rPr>
              <w:tab/>
            </w:r>
            <w:r w:rsidR="00825DCD">
              <w:rPr>
                <w:noProof/>
                <w:webHidden/>
              </w:rPr>
              <w:fldChar w:fldCharType="begin"/>
            </w:r>
            <w:r w:rsidR="00825DCD">
              <w:rPr>
                <w:noProof/>
                <w:webHidden/>
              </w:rPr>
              <w:instrText xml:space="preserve"> PAGEREF _Toc81147395 \h </w:instrText>
            </w:r>
            <w:r w:rsidR="00825DCD">
              <w:rPr>
                <w:noProof/>
                <w:webHidden/>
              </w:rPr>
            </w:r>
            <w:r w:rsidR="00825DCD">
              <w:rPr>
                <w:noProof/>
                <w:webHidden/>
              </w:rPr>
              <w:fldChar w:fldCharType="separate"/>
            </w:r>
            <w:r w:rsidR="00825DCD">
              <w:rPr>
                <w:noProof/>
                <w:webHidden/>
              </w:rPr>
              <w:t>13</w:t>
            </w:r>
            <w:r w:rsidR="00825DCD">
              <w:rPr>
                <w:noProof/>
                <w:webHidden/>
              </w:rPr>
              <w:fldChar w:fldCharType="end"/>
            </w:r>
          </w:hyperlink>
        </w:p>
        <w:p w14:paraId="71C42E5A" w14:textId="322BEC3A"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96" w:history="1">
            <w:r w:rsidR="00825DCD" w:rsidRPr="004652DE">
              <w:rPr>
                <w:rStyle w:val="Hyperlink"/>
                <w:noProof/>
              </w:rPr>
              <w:t>9.2 RESEARCH METHODOLOGY</w:t>
            </w:r>
            <w:r w:rsidR="00825DCD">
              <w:rPr>
                <w:noProof/>
                <w:webHidden/>
              </w:rPr>
              <w:tab/>
            </w:r>
            <w:r w:rsidR="00825DCD">
              <w:rPr>
                <w:noProof/>
                <w:webHidden/>
              </w:rPr>
              <w:fldChar w:fldCharType="begin"/>
            </w:r>
            <w:r w:rsidR="00825DCD">
              <w:rPr>
                <w:noProof/>
                <w:webHidden/>
              </w:rPr>
              <w:instrText xml:space="preserve"> PAGEREF _Toc81147396 \h </w:instrText>
            </w:r>
            <w:r w:rsidR="00825DCD">
              <w:rPr>
                <w:noProof/>
                <w:webHidden/>
              </w:rPr>
            </w:r>
            <w:r w:rsidR="00825DCD">
              <w:rPr>
                <w:noProof/>
                <w:webHidden/>
              </w:rPr>
              <w:fldChar w:fldCharType="separate"/>
            </w:r>
            <w:r w:rsidR="00825DCD">
              <w:rPr>
                <w:noProof/>
                <w:webHidden/>
              </w:rPr>
              <w:t>14</w:t>
            </w:r>
            <w:r w:rsidR="00825DCD">
              <w:rPr>
                <w:noProof/>
                <w:webHidden/>
              </w:rPr>
              <w:fldChar w:fldCharType="end"/>
            </w:r>
          </w:hyperlink>
        </w:p>
        <w:p w14:paraId="0E3319A6" w14:textId="5E9B7B46"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97" w:history="1">
            <w:r w:rsidR="00825DCD" w:rsidRPr="004652DE">
              <w:rPr>
                <w:rStyle w:val="Hyperlink"/>
                <w:noProof/>
              </w:rPr>
              <w:t>9.2.1 Sampling strategy</w:t>
            </w:r>
            <w:r w:rsidR="00825DCD">
              <w:rPr>
                <w:noProof/>
                <w:webHidden/>
              </w:rPr>
              <w:tab/>
            </w:r>
            <w:r w:rsidR="00825DCD">
              <w:rPr>
                <w:noProof/>
                <w:webHidden/>
              </w:rPr>
              <w:fldChar w:fldCharType="begin"/>
            </w:r>
            <w:r w:rsidR="00825DCD">
              <w:rPr>
                <w:noProof/>
                <w:webHidden/>
              </w:rPr>
              <w:instrText xml:space="preserve"> PAGEREF _Toc81147397 \h </w:instrText>
            </w:r>
            <w:r w:rsidR="00825DCD">
              <w:rPr>
                <w:noProof/>
                <w:webHidden/>
              </w:rPr>
            </w:r>
            <w:r w:rsidR="00825DCD">
              <w:rPr>
                <w:noProof/>
                <w:webHidden/>
              </w:rPr>
              <w:fldChar w:fldCharType="separate"/>
            </w:r>
            <w:r w:rsidR="00825DCD">
              <w:rPr>
                <w:noProof/>
                <w:webHidden/>
              </w:rPr>
              <w:t>14</w:t>
            </w:r>
            <w:r w:rsidR="00825DCD">
              <w:rPr>
                <w:noProof/>
                <w:webHidden/>
              </w:rPr>
              <w:fldChar w:fldCharType="end"/>
            </w:r>
          </w:hyperlink>
        </w:p>
        <w:p w14:paraId="596BBEF5" w14:textId="67E58EFC"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98" w:history="1">
            <w:r w:rsidR="00825DCD" w:rsidRPr="004652DE">
              <w:rPr>
                <w:rStyle w:val="Hyperlink"/>
                <w:noProof/>
                <w:lang w:val="en-ZA"/>
              </w:rPr>
              <w:t>Target population</w:t>
            </w:r>
            <w:r w:rsidR="00825DCD">
              <w:rPr>
                <w:noProof/>
                <w:webHidden/>
              </w:rPr>
              <w:tab/>
            </w:r>
            <w:r w:rsidR="00825DCD">
              <w:rPr>
                <w:noProof/>
                <w:webHidden/>
              </w:rPr>
              <w:fldChar w:fldCharType="begin"/>
            </w:r>
            <w:r w:rsidR="00825DCD">
              <w:rPr>
                <w:noProof/>
                <w:webHidden/>
              </w:rPr>
              <w:instrText xml:space="preserve"> PAGEREF _Toc81147398 \h </w:instrText>
            </w:r>
            <w:r w:rsidR="00825DCD">
              <w:rPr>
                <w:noProof/>
                <w:webHidden/>
              </w:rPr>
            </w:r>
            <w:r w:rsidR="00825DCD">
              <w:rPr>
                <w:noProof/>
                <w:webHidden/>
              </w:rPr>
              <w:fldChar w:fldCharType="separate"/>
            </w:r>
            <w:r w:rsidR="00825DCD">
              <w:rPr>
                <w:noProof/>
                <w:webHidden/>
              </w:rPr>
              <w:t>14</w:t>
            </w:r>
            <w:r w:rsidR="00825DCD">
              <w:rPr>
                <w:noProof/>
                <w:webHidden/>
              </w:rPr>
              <w:fldChar w:fldCharType="end"/>
            </w:r>
          </w:hyperlink>
        </w:p>
        <w:p w14:paraId="1589AC0D" w14:textId="30D3EF54"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399" w:history="1">
            <w:r w:rsidR="00825DCD" w:rsidRPr="004652DE">
              <w:rPr>
                <w:rStyle w:val="Hyperlink"/>
                <w:noProof/>
              </w:rPr>
              <w:t>Sampling size</w:t>
            </w:r>
            <w:r w:rsidR="00825DCD">
              <w:rPr>
                <w:noProof/>
                <w:webHidden/>
              </w:rPr>
              <w:tab/>
            </w:r>
            <w:r w:rsidR="00825DCD">
              <w:rPr>
                <w:noProof/>
                <w:webHidden/>
              </w:rPr>
              <w:fldChar w:fldCharType="begin"/>
            </w:r>
            <w:r w:rsidR="00825DCD">
              <w:rPr>
                <w:noProof/>
                <w:webHidden/>
              </w:rPr>
              <w:instrText xml:space="preserve"> PAGEREF _Toc81147399 \h </w:instrText>
            </w:r>
            <w:r w:rsidR="00825DCD">
              <w:rPr>
                <w:noProof/>
                <w:webHidden/>
              </w:rPr>
            </w:r>
            <w:r w:rsidR="00825DCD">
              <w:rPr>
                <w:noProof/>
                <w:webHidden/>
              </w:rPr>
              <w:fldChar w:fldCharType="separate"/>
            </w:r>
            <w:r w:rsidR="00825DCD">
              <w:rPr>
                <w:noProof/>
                <w:webHidden/>
              </w:rPr>
              <w:t>14</w:t>
            </w:r>
            <w:r w:rsidR="00825DCD">
              <w:rPr>
                <w:noProof/>
                <w:webHidden/>
              </w:rPr>
              <w:fldChar w:fldCharType="end"/>
            </w:r>
          </w:hyperlink>
        </w:p>
        <w:p w14:paraId="5D9A298A" w14:textId="71642A4B"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00" w:history="1">
            <w:r w:rsidR="00825DCD" w:rsidRPr="004652DE">
              <w:rPr>
                <w:rStyle w:val="Hyperlink"/>
                <w:noProof/>
              </w:rPr>
              <w:t>9.3 DATA COLLECTION</w:t>
            </w:r>
            <w:r w:rsidR="00825DCD">
              <w:rPr>
                <w:noProof/>
                <w:webHidden/>
              </w:rPr>
              <w:tab/>
            </w:r>
            <w:r w:rsidR="00825DCD">
              <w:rPr>
                <w:noProof/>
                <w:webHidden/>
              </w:rPr>
              <w:fldChar w:fldCharType="begin"/>
            </w:r>
            <w:r w:rsidR="00825DCD">
              <w:rPr>
                <w:noProof/>
                <w:webHidden/>
              </w:rPr>
              <w:instrText xml:space="preserve"> PAGEREF _Toc81147400 \h </w:instrText>
            </w:r>
            <w:r w:rsidR="00825DCD">
              <w:rPr>
                <w:noProof/>
                <w:webHidden/>
              </w:rPr>
            </w:r>
            <w:r w:rsidR="00825DCD">
              <w:rPr>
                <w:noProof/>
                <w:webHidden/>
              </w:rPr>
              <w:fldChar w:fldCharType="separate"/>
            </w:r>
            <w:r w:rsidR="00825DCD">
              <w:rPr>
                <w:noProof/>
                <w:webHidden/>
              </w:rPr>
              <w:t>14</w:t>
            </w:r>
            <w:r w:rsidR="00825DCD">
              <w:rPr>
                <w:noProof/>
                <w:webHidden/>
              </w:rPr>
              <w:fldChar w:fldCharType="end"/>
            </w:r>
          </w:hyperlink>
        </w:p>
        <w:p w14:paraId="7E388386" w14:textId="57BC5B5D"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01" w:history="1">
            <w:r w:rsidR="00825DCD" w:rsidRPr="004652DE">
              <w:rPr>
                <w:rStyle w:val="Hyperlink"/>
                <w:noProof/>
              </w:rPr>
              <w:t>9.3.1 Surveys</w:t>
            </w:r>
            <w:r w:rsidR="00825DCD">
              <w:rPr>
                <w:noProof/>
                <w:webHidden/>
              </w:rPr>
              <w:tab/>
            </w:r>
            <w:r w:rsidR="00825DCD">
              <w:rPr>
                <w:noProof/>
                <w:webHidden/>
              </w:rPr>
              <w:fldChar w:fldCharType="begin"/>
            </w:r>
            <w:r w:rsidR="00825DCD">
              <w:rPr>
                <w:noProof/>
                <w:webHidden/>
              </w:rPr>
              <w:instrText xml:space="preserve"> PAGEREF _Toc81147401 \h </w:instrText>
            </w:r>
            <w:r w:rsidR="00825DCD">
              <w:rPr>
                <w:noProof/>
                <w:webHidden/>
              </w:rPr>
            </w:r>
            <w:r w:rsidR="00825DCD">
              <w:rPr>
                <w:noProof/>
                <w:webHidden/>
              </w:rPr>
              <w:fldChar w:fldCharType="separate"/>
            </w:r>
            <w:r w:rsidR="00825DCD">
              <w:rPr>
                <w:noProof/>
                <w:webHidden/>
              </w:rPr>
              <w:t>15</w:t>
            </w:r>
            <w:r w:rsidR="00825DCD">
              <w:rPr>
                <w:noProof/>
                <w:webHidden/>
              </w:rPr>
              <w:fldChar w:fldCharType="end"/>
            </w:r>
          </w:hyperlink>
        </w:p>
        <w:p w14:paraId="591A9733" w14:textId="2B08967B"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02" w:history="1">
            <w:r w:rsidR="00825DCD" w:rsidRPr="004652DE">
              <w:rPr>
                <w:rStyle w:val="Hyperlink"/>
                <w:noProof/>
              </w:rPr>
              <w:t>9.3.2 Observations</w:t>
            </w:r>
            <w:r w:rsidR="00825DCD">
              <w:rPr>
                <w:noProof/>
                <w:webHidden/>
              </w:rPr>
              <w:tab/>
            </w:r>
            <w:r w:rsidR="00825DCD">
              <w:rPr>
                <w:noProof/>
                <w:webHidden/>
              </w:rPr>
              <w:fldChar w:fldCharType="begin"/>
            </w:r>
            <w:r w:rsidR="00825DCD">
              <w:rPr>
                <w:noProof/>
                <w:webHidden/>
              </w:rPr>
              <w:instrText xml:space="preserve"> PAGEREF _Toc81147402 \h </w:instrText>
            </w:r>
            <w:r w:rsidR="00825DCD">
              <w:rPr>
                <w:noProof/>
                <w:webHidden/>
              </w:rPr>
            </w:r>
            <w:r w:rsidR="00825DCD">
              <w:rPr>
                <w:noProof/>
                <w:webHidden/>
              </w:rPr>
              <w:fldChar w:fldCharType="separate"/>
            </w:r>
            <w:r w:rsidR="00825DCD">
              <w:rPr>
                <w:noProof/>
                <w:webHidden/>
              </w:rPr>
              <w:t>15</w:t>
            </w:r>
            <w:r w:rsidR="00825DCD">
              <w:rPr>
                <w:noProof/>
                <w:webHidden/>
              </w:rPr>
              <w:fldChar w:fldCharType="end"/>
            </w:r>
          </w:hyperlink>
        </w:p>
        <w:p w14:paraId="6C27728A" w14:textId="4A34D1F5"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03" w:history="1">
            <w:r w:rsidR="00825DCD" w:rsidRPr="004652DE">
              <w:rPr>
                <w:rStyle w:val="Hyperlink"/>
                <w:noProof/>
              </w:rPr>
              <w:t>9.3.3 Interviews</w:t>
            </w:r>
            <w:r w:rsidR="00825DCD">
              <w:rPr>
                <w:noProof/>
                <w:webHidden/>
              </w:rPr>
              <w:tab/>
            </w:r>
            <w:r w:rsidR="00825DCD">
              <w:rPr>
                <w:noProof/>
                <w:webHidden/>
              </w:rPr>
              <w:fldChar w:fldCharType="begin"/>
            </w:r>
            <w:r w:rsidR="00825DCD">
              <w:rPr>
                <w:noProof/>
                <w:webHidden/>
              </w:rPr>
              <w:instrText xml:space="preserve"> PAGEREF _Toc81147403 \h </w:instrText>
            </w:r>
            <w:r w:rsidR="00825DCD">
              <w:rPr>
                <w:noProof/>
                <w:webHidden/>
              </w:rPr>
            </w:r>
            <w:r w:rsidR="00825DCD">
              <w:rPr>
                <w:noProof/>
                <w:webHidden/>
              </w:rPr>
              <w:fldChar w:fldCharType="separate"/>
            </w:r>
            <w:r w:rsidR="00825DCD">
              <w:rPr>
                <w:noProof/>
                <w:webHidden/>
              </w:rPr>
              <w:t>15</w:t>
            </w:r>
            <w:r w:rsidR="00825DCD">
              <w:rPr>
                <w:noProof/>
                <w:webHidden/>
              </w:rPr>
              <w:fldChar w:fldCharType="end"/>
            </w:r>
          </w:hyperlink>
        </w:p>
        <w:p w14:paraId="4062115E" w14:textId="53BABEF3"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04" w:history="1">
            <w:r w:rsidR="00825DCD" w:rsidRPr="004652DE">
              <w:rPr>
                <w:rStyle w:val="Hyperlink"/>
                <w:noProof/>
              </w:rPr>
              <w:t>9.4 DATA ANALYSIS</w:t>
            </w:r>
            <w:r w:rsidR="00825DCD">
              <w:rPr>
                <w:noProof/>
                <w:webHidden/>
              </w:rPr>
              <w:tab/>
            </w:r>
            <w:r w:rsidR="00825DCD">
              <w:rPr>
                <w:noProof/>
                <w:webHidden/>
              </w:rPr>
              <w:fldChar w:fldCharType="begin"/>
            </w:r>
            <w:r w:rsidR="00825DCD">
              <w:rPr>
                <w:noProof/>
                <w:webHidden/>
              </w:rPr>
              <w:instrText xml:space="preserve"> PAGEREF _Toc81147404 \h </w:instrText>
            </w:r>
            <w:r w:rsidR="00825DCD">
              <w:rPr>
                <w:noProof/>
                <w:webHidden/>
              </w:rPr>
            </w:r>
            <w:r w:rsidR="00825DCD">
              <w:rPr>
                <w:noProof/>
                <w:webHidden/>
              </w:rPr>
              <w:fldChar w:fldCharType="separate"/>
            </w:r>
            <w:r w:rsidR="00825DCD">
              <w:rPr>
                <w:noProof/>
                <w:webHidden/>
              </w:rPr>
              <w:t>16</w:t>
            </w:r>
            <w:r w:rsidR="00825DCD">
              <w:rPr>
                <w:noProof/>
                <w:webHidden/>
              </w:rPr>
              <w:fldChar w:fldCharType="end"/>
            </w:r>
          </w:hyperlink>
        </w:p>
        <w:p w14:paraId="0D411918" w14:textId="7A44B6D0"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05" w:history="1">
            <w:r w:rsidR="00825DCD" w:rsidRPr="004652DE">
              <w:rPr>
                <w:rStyle w:val="Hyperlink"/>
                <w:noProof/>
                <w:lang w:val="en-ZA"/>
              </w:rPr>
              <w:t>9.4.1 Qualitative Analysis</w:t>
            </w:r>
            <w:r w:rsidR="00825DCD">
              <w:rPr>
                <w:noProof/>
                <w:webHidden/>
              </w:rPr>
              <w:tab/>
            </w:r>
            <w:r w:rsidR="00825DCD">
              <w:rPr>
                <w:noProof/>
                <w:webHidden/>
              </w:rPr>
              <w:fldChar w:fldCharType="begin"/>
            </w:r>
            <w:r w:rsidR="00825DCD">
              <w:rPr>
                <w:noProof/>
                <w:webHidden/>
              </w:rPr>
              <w:instrText xml:space="preserve"> PAGEREF _Toc81147405 \h </w:instrText>
            </w:r>
            <w:r w:rsidR="00825DCD">
              <w:rPr>
                <w:noProof/>
                <w:webHidden/>
              </w:rPr>
            </w:r>
            <w:r w:rsidR="00825DCD">
              <w:rPr>
                <w:noProof/>
                <w:webHidden/>
              </w:rPr>
              <w:fldChar w:fldCharType="separate"/>
            </w:r>
            <w:r w:rsidR="00825DCD">
              <w:rPr>
                <w:noProof/>
                <w:webHidden/>
              </w:rPr>
              <w:t>17</w:t>
            </w:r>
            <w:r w:rsidR="00825DCD">
              <w:rPr>
                <w:noProof/>
                <w:webHidden/>
              </w:rPr>
              <w:fldChar w:fldCharType="end"/>
            </w:r>
          </w:hyperlink>
        </w:p>
        <w:p w14:paraId="156C6E4F" w14:textId="74E9F0FC"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06" w:history="1">
            <w:r w:rsidR="00825DCD" w:rsidRPr="004652DE">
              <w:rPr>
                <w:rStyle w:val="Hyperlink"/>
                <w:noProof/>
              </w:rPr>
              <w:t>9.5 PILOT STUDY</w:t>
            </w:r>
            <w:r w:rsidR="00825DCD">
              <w:rPr>
                <w:noProof/>
                <w:webHidden/>
              </w:rPr>
              <w:tab/>
            </w:r>
            <w:r w:rsidR="00825DCD">
              <w:rPr>
                <w:noProof/>
                <w:webHidden/>
              </w:rPr>
              <w:fldChar w:fldCharType="begin"/>
            </w:r>
            <w:r w:rsidR="00825DCD">
              <w:rPr>
                <w:noProof/>
                <w:webHidden/>
              </w:rPr>
              <w:instrText xml:space="preserve"> PAGEREF _Toc81147406 \h </w:instrText>
            </w:r>
            <w:r w:rsidR="00825DCD">
              <w:rPr>
                <w:noProof/>
                <w:webHidden/>
              </w:rPr>
            </w:r>
            <w:r w:rsidR="00825DCD">
              <w:rPr>
                <w:noProof/>
                <w:webHidden/>
              </w:rPr>
              <w:fldChar w:fldCharType="separate"/>
            </w:r>
            <w:r w:rsidR="00825DCD">
              <w:rPr>
                <w:noProof/>
                <w:webHidden/>
              </w:rPr>
              <w:t>17</w:t>
            </w:r>
            <w:r w:rsidR="00825DCD">
              <w:rPr>
                <w:noProof/>
                <w:webHidden/>
              </w:rPr>
              <w:fldChar w:fldCharType="end"/>
            </w:r>
          </w:hyperlink>
        </w:p>
        <w:p w14:paraId="7BD09633" w14:textId="4373E5A4"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07" w:history="1">
            <w:r w:rsidR="00825DCD" w:rsidRPr="004652DE">
              <w:rPr>
                <w:rStyle w:val="Hyperlink"/>
                <w:noProof/>
              </w:rPr>
              <w:t>9.6 TRUSTWORTHINESS</w:t>
            </w:r>
            <w:r w:rsidR="00825DCD">
              <w:rPr>
                <w:noProof/>
                <w:webHidden/>
              </w:rPr>
              <w:tab/>
            </w:r>
            <w:r w:rsidR="00825DCD">
              <w:rPr>
                <w:noProof/>
                <w:webHidden/>
              </w:rPr>
              <w:fldChar w:fldCharType="begin"/>
            </w:r>
            <w:r w:rsidR="00825DCD">
              <w:rPr>
                <w:noProof/>
                <w:webHidden/>
              </w:rPr>
              <w:instrText xml:space="preserve"> PAGEREF _Toc81147407 \h </w:instrText>
            </w:r>
            <w:r w:rsidR="00825DCD">
              <w:rPr>
                <w:noProof/>
                <w:webHidden/>
              </w:rPr>
            </w:r>
            <w:r w:rsidR="00825DCD">
              <w:rPr>
                <w:noProof/>
                <w:webHidden/>
              </w:rPr>
              <w:fldChar w:fldCharType="separate"/>
            </w:r>
            <w:r w:rsidR="00825DCD">
              <w:rPr>
                <w:noProof/>
                <w:webHidden/>
              </w:rPr>
              <w:t>18</w:t>
            </w:r>
            <w:r w:rsidR="00825DCD">
              <w:rPr>
                <w:noProof/>
                <w:webHidden/>
              </w:rPr>
              <w:fldChar w:fldCharType="end"/>
            </w:r>
          </w:hyperlink>
        </w:p>
        <w:p w14:paraId="0C1F2A00" w14:textId="0F849D5C"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08" w:history="1">
            <w:r w:rsidR="00825DCD" w:rsidRPr="004652DE">
              <w:rPr>
                <w:rStyle w:val="Hyperlink"/>
                <w:noProof/>
              </w:rPr>
              <w:t>Credibility</w:t>
            </w:r>
            <w:r w:rsidR="00825DCD">
              <w:rPr>
                <w:noProof/>
                <w:webHidden/>
              </w:rPr>
              <w:tab/>
            </w:r>
            <w:r w:rsidR="00825DCD">
              <w:rPr>
                <w:noProof/>
                <w:webHidden/>
              </w:rPr>
              <w:fldChar w:fldCharType="begin"/>
            </w:r>
            <w:r w:rsidR="00825DCD">
              <w:rPr>
                <w:noProof/>
                <w:webHidden/>
              </w:rPr>
              <w:instrText xml:space="preserve"> PAGEREF _Toc81147408 \h </w:instrText>
            </w:r>
            <w:r w:rsidR="00825DCD">
              <w:rPr>
                <w:noProof/>
                <w:webHidden/>
              </w:rPr>
            </w:r>
            <w:r w:rsidR="00825DCD">
              <w:rPr>
                <w:noProof/>
                <w:webHidden/>
              </w:rPr>
              <w:fldChar w:fldCharType="separate"/>
            </w:r>
            <w:r w:rsidR="00825DCD">
              <w:rPr>
                <w:noProof/>
                <w:webHidden/>
              </w:rPr>
              <w:t>18</w:t>
            </w:r>
            <w:r w:rsidR="00825DCD">
              <w:rPr>
                <w:noProof/>
                <w:webHidden/>
              </w:rPr>
              <w:fldChar w:fldCharType="end"/>
            </w:r>
          </w:hyperlink>
        </w:p>
        <w:p w14:paraId="229B0510" w14:textId="740BD3ED"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09" w:history="1">
            <w:r w:rsidR="00825DCD" w:rsidRPr="004652DE">
              <w:rPr>
                <w:rStyle w:val="Hyperlink"/>
                <w:noProof/>
              </w:rPr>
              <w:t>Transferability</w:t>
            </w:r>
            <w:r w:rsidR="00825DCD">
              <w:rPr>
                <w:noProof/>
                <w:webHidden/>
              </w:rPr>
              <w:tab/>
            </w:r>
            <w:r w:rsidR="00825DCD">
              <w:rPr>
                <w:noProof/>
                <w:webHidden/>
              </w:rPr>
              <w:fldChar w:fldCharType="begin"/>
            </w:r>
            <w:r w:rsidR="00825DCD">
              <w:rPr>
                <w:noProof/>
                <w:webHidden/>
              </w:rPr>
              <w:instrText xml:space="preserve"> PAGEREF _Toc81147409 \h </w:instrText>
            </w:r>
            <w:r w:rsidR="00825DCD">
              <w:rPr>
                <w:noProof/>
                <w:webHidden/>
              </w:rPr>
            </w:r>
            <w:r w:rsidR="00825DCD">
              <w:rPr>
                <w:noProof/>
                <w:webHidden/>
              </w:rPr>
              <w:fldChar w:fldCharType="separate"/>
            </w:r>
            <w:r w:rsidR="00825DCD">
              <w:rPr>
                <w:noProof/>
                <w:webHidden/>
              </w:rPr>
              <w:t>18</w:t>
            </w:r>
            <w:r w:rsidR="00825DCD">
              <w:rPr>
                <w:noProof/>
                <w:webHidden/>
              </w:rPr>
              <w:fldChar w:fldCharType="end"/>
            </w:r>
          </w:hyperlink>
        </w:p>
        <w:p w14:paraId="301E0018" w14:textId="14433FCE"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10" w:history="1">
            <w:r w:rsidR="00825DCD" w:rsidRPr="004652DE">
              <w:rPr>
                <w:rStyle w:val="Hyperlink"/>
                <w:noProof/>
              </w:rPr>
              <w:t>Dependability</w:t>
            </w:r>
            <w:r w:rsidR="00825DCD">
              <w:rPr>
                <w:noProof/>
                <w:webHidden/>
              </w:rPr>
              <w:tab/>
            </w:r>
            <w:r w:rsidR="00825DCD">
              <w:rPr>
                <w:noProof/>
                <w:webHidden/>
              </w:rPr>
              <w:fldChar w:fldCharType="begin"/>
            </w:r>
            <w:r w:rsidR="00825DCD">
              <w:rPr>
                <w:noProof/>
                <w:webHidden/>
              </w:rPr>
              <w:instrText xml:space="preserve"> PAGEREF _Toc81147410 \h </w:instrText>
            </w:r>
            <w:r w:rsidR="00825DCD">
              <w:rPr>
                <w:noProof/>
                <w:webHidden/>
              </w:rPr>
            </w:r>
            <w:r w:rsidR="00825DCD">
              <w:rPr>
                <w:noProof/>
                <w:webHidden/>
              </w:rPr>
              <w:fldChar w:fldCharType="separate"/>
            </w:r>
            <w:r w:rsidR="00825DCD">
              <w:rPr>
                <w:noProof/>
                <w:webHidden/>
              </w:rPr>
              <w:t>19</w:t>
            </w:r>
            <w:r w:rsidR="00825DCD">
              <w:rPr>
                <w:noProof/>
                <w:webHidden/>
              </w:rPr>
              <w:fldChar w:fldCharType="end"/>
            </w:r>
          </w:hyperlink>
        </w:p>
        <w:p w14:paraId="09F664ED" w14:textId="460F118C"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11" w:history="1">
            <w:r w:rsidR="00825DCD" w:rsidRPr="004652DE">
              <w:rPr>
                <w:rStyle w:val="Hyperlink"/>
                <w:noProof/>
              </w:rPr>
              <w:t>Conformability</w:t>
            </w:r>
            <w:r w:rsidR="00825DCD">
              <w:rPr>
                <w:noProof/>
                <w:webHidden/>
              </w:rPr>
              <w:tab/>
            </w:r>
            <w:r w:rsidR="00825DCD">
              <w:rPr>
                <w:noProof/>
                <w:webHidden/>
              </w:rPr>
              <w:fldChar w:fldCharType="begin"/>
            </w:r>
            <w:r w:rsidR="00825DCD">
              <w:rPr>
                <w:noProof/>
                <w:webHidden/>
              </w:rPr>
              <w:instrText xml:space="preserve"> PAGEREF _Toc81147411 \h </w:instrText>
            </w:r>
            <w:r w:rsidR="00825DCD">
              <w:rPr>
                <w:noProof/>
                <w:webHidden/>
              </w:rPr>
            </w:r>
            <w:r w:rsidR="00825DCD">
              <w:rPr>
                <w:noProof/>
                <w:webHidden/>
              </w:rPr>
              <w:fldChar w:fldCharType="separate"/>
            </w:r>
            <w:r w:rsidR="00825DCD">
              <w:rPr>
                <w:noProof/>
                <w:webHidden/>
              </w:rPr>
              <w:t>19</w:t>
            </w:r>
            <w:r w:rsidR="00825DCD">
              <w:rPr>
                <w:noProof/>
                <w:webHidden/>
              </w:rPr>
              <w:fldChar w:fldCharType="end"/>
            </w:r>
          </w:hyperlink>
        </w:p>
        <w:p w14:paraId="4C8A8128" w14:textId="300C3DEE"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12" w:history="1">
            <w:r w:rsidR="00825DCD" w:rsidRPr="004652DE">
              <w:rPr>
                <w:rStyle w:val="Hyperlink"/>
                <w:noProof/>
              </w:rPr>
              <w:t>10. ETHICAL CONSIDERATIONS</w:t>
            </w:r>
            <w:r w:rsidR="00825DCD">
              <w:rPr>
                <w:noProof/>
                <w:webHidden/>
              </w:rPr>
              <w:tab/>
            </w:r>
            <w:r w:rsidR="00825DCD">
              <w:rPr>
                <w:noProof/>
                <w:webHidden/>
              </w:rPr>
              <w:fldChar w:fldCharType="begin"/>
            </w:r>
            <w:r w:rsidR="00825DCD">
              <w:rPr>
                <w:noProof/>
                <w:webHidden/>
              </w:rPr>
              <w:instrText xml:space="preserve"> PAGEREF _Toc81147412 \h </w:instrText>
            </w:r>
            <w:r w:rsidR="00825DCD">
              <w:rPr>
                <w:noProof/>
                <w:webHidden/>
              </w:rPr>
            </w:r>
            <w:r w:rsidR="00825DCD">
              <w:rPr>
                <w:noProof/>
                <w:webHidden/>
              </w:rPr>
              <w:fldChar w:fldCharType="separate"/>
            </w:r>
            <w:r w:rsidR="00825DCD">
              <w:rPr>
                <w:noProof/>
                <w:webHidden/>
              </w:rPr>
              <w:t>19</w:t>
            </w:r>
            <w:r w:rsidR="00825DCD">
              <w:rPr>
                <w:noProof/>
                <w:webHidden/>
              </w:rPr>
              <w:fldChar w:fldCharType="end"/>
            </w:r>
          </w:hyperlink>
        </w:p>
        <w:p w14:paraId="7889CA0C" w14:textId="6222FE40"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13" w:history="1">
            <w:r w:rsidR="00825DCD" w:rsidRPr="004652DE">
              <w:rPr>
                <w:rStyle w:val="Hyperlink"/>
                <w:noProof/>
              </w:rPr>
              <w:t>10.1 Ensuring participants have given informed consent</w:t>
            </w:r>
            <w:r w:rsidR="00825DCD">
              <w:rPr>
                <w:noProof/>
                <w:webHidden/>
              </w:rPr>
              <w:tab/>
            </w:r>
            <w:r w:rsidR="00825DCD">
              <w:rPr>
                <w:noProof/>
                <w:webHidden/>
              </w:rPr>
              <w:fldChar w:fldCharType="begin"/>
            </w:r>
            <w:r w:rsidR="00825DCD">
              <w:rPr>
                <w:noProof/>
                <w:webHidden/>
              </w:rPr>
              <w:instrText xml:space="preserve"> PAGEREF _Toc81147413 \h </w:instrText>
            </w:r>
            <w:r w:rsidR="00825DCD">
              <w:rPr>
                <w:noProof/>
                <w:webHidden/>
              </w:rPr>
            </w:r>
            <w:r w:rsidR="00825DCD">
              <w:rPr>
                <w:noProof/>
                <w:webHidden/>
              </w:rPr>
              <w:fldChar w:fldCharType="separate"/>
            </w:r>
            <w:r w:rsidR="00825DCD">
              <w:rPr>
                <w:noProof/>
                <w:webHidden/>
              </w:rPr>
              <w:t>19</w:t>
            </w:r>
            <w:r w:rsidR="00825DCD">
              <w:rPr>
                <w:noProof/>
                <w:webHidden/>
              </w:rPr>
              <w:fldChar w:fldCharType="end"/>
            </w:r>
          </w:hyperlink>
        </w:p>
        <w:p w14:paraId="59192B7D" w14:textId="4D92814E"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14" w:history="1">
            <w:r w:rsidR="00825DCD" w:rsidRPr="004652DE">
              <w:rPr>
                <w:rStyle w:val="Hyperlink"/>
                <w:noProof/>
              </w:rPr>
              <w:t>10.2 Ensuring no harm comes to participants</w:t>
            </w:r>
            <w:r w:rsidR="00825DCD">
              <w:rPr>
                <w:noProof/>
                <w:webHidden/>
              </w:rPr>
              <w:tab/>
            </w:r>
            <w:r w:rsidR="00825DCD">
              <w:rPr>
                <w:noProof/>
                <w:webHidden/>
              </w:rPr>
              <w:fldChar w:fldCharType="begin"/>
            </w:r>
            <w:r w:rsidR="00825DCD">
              <w:rPr>
                <w:noProof/>
                <w:webHidden/>
              </w:rPr>
              <w:instrText xml:space="preserve"> PAGEREF _Toc81147414 \h </w:instrText>
            </w:r>
            <w:r w:rsidR="00825DCD">
              <w:rPr>
                <w:noProof/>
                <w:webHidden/>
              </w:rPr>
            </w:r>
            <w:r w:rsidR="00825DCD">
              <w:rPr>
                <w:noProof/>
                <w:webHidden/>
              </w:rPr>
              <w:fldChar w:fldCharType="separate"/>
            </w:r>
            <w:r w:rsidR="00825DCD">
              <w:rPr>
                <w:noProof/>
                <w:webHidden/>
              </w:rPr>
              <w:t>20</w:t>
            </w:r>
            <w:r w:rsidR="00825DCD">
              <w:rPr>
                <w:noProof/>
                <w:webHidden/>
              </w:rPr>
              <w:fldChar w:fldCharType="end"/>
            </w:r>
          </w:hyperlink>
        </w:p>
        <w:p w14:paraId="35A64170" w14:textId="36C41857"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15" w:history="1">
            <w:r w:rsidR="00825DCD" w:rsidRPr="004652DE">
              <w:rPr>
                <w:rStyle w:val="Hyperlink"/>
                <w:noProof/>
              </w:rPr>
              <w:t>10.3 Ensuring confidentiality and anonymity</w:t>
            </w:r>
            <w:r w:rsidR="00825DCD">
              <w:rPr>
                <w:noProof/>
                <w:webHidden/>
              </w:rPr>
              <w:tab/>
            </w:r>
            <w:r w:rsidR="00825DCD">
              <w:rPr>
                <w:noProof/>
                <w:webHidden/>
              </w:rPr>
              <w:fldChar w:fldCharType="begin"/>
            </w:r>
            <w:r w:rsidR="00825DCD">
              <w:rPr>
                <w:noProof/>
                <w:webHidden/>
              </w:rPr>
              <w:instrText xml:space="preserve"> PAGEREF _Toc81147415 \h </w:instrText>
            </w:r>
            <w:r w:rsidR="00825DCD">
              <w:rPr>
                <w:noProof/>
                <w:webHidden/>
              </w:rPr>
            </w:r>
            <w:r w:rsidR="00825DCD">
              <w:rPr>
                <w:noProof/>
                <w:webHidden/>
              </w:rPr>
              <w:fldChar w:fldCharType="separate"/>
            </w:r>
            <w:r w:rsidR="00825DCD">
              <w:rPr>
                <w:noProof/>
                <w:webHidden/>
              </w:rPr>
              <w:t>20</w:t>
            </w:r>
            <w:r w:rsidR="00825DCD">
              <w:rPr>
                <w:noProof/>
                <w:webHidden/>
              </w:rPr>
              <w:fldChar w:fldCharType="end"/>
            </w:r>
          </w:hyperlink>
        </w:p>
        <w:p w14:paraId="46293629" w14:textId="3ECA89F6"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16" w:history="1">
            <w:r w:rsidR="00825DCD" w:rsidRPr="004652DE">
              <w:rPr>
                <w:rStyle w:val="Hyperlink"/>
                <w:noProof/>
              </w:rPr>
              <w:t>10.4 Ensuring that permission is obtained</w:t>
            </w:r>
            <w:r w:rsidR="00825DCD">
              <w:rPr>
                <w:noProof/>
                <w:webHidden/>
              </w:rPr>
              <w:tab/>
            </w:r>
            <w:r w:rsidR="00825DCD">
              <w:rPr>
                <w:noProof/>
                <w:webHidden/>
              </w:rPr>
              <w:fldChar w:fldCharType="begin"/>
            </w:r>
            <w:r w:rsidR="00825DCD">
              <w:rPr>
                <w:noProof/>
                <w:webHidden/>
              </w:rPr>
              <w:instrText xml:space="preserve"> PAGEREF _Toc81147416 \h </w:instrText>
            </w:r>
            <w:r w:rsidR="00825DCD">
              <w:rPr>
                <w:noProof/>
                <w:webHidden/>
              </w:rPr>
            </w:r>
            <w:r w:rsidR="00825DCD">
              <w:rPr>
                <w:noProof/>
                <w:webHidden/>
              </w:rPr>
              <w:fldChar w:fldCharType="separate"/>
            </w:r>
            <w:r w:rsidR="00825DCD">
              <w:rPr>
                <w:noProof/>
                <w:webHidden/>
              </w:rPr>
              <w:t>20</w:t>
            </w:r>
            <w:r w:rsidR="00825DCD">
              <w:rPr>
                <w:noProof/>
                <w:webHidden/>
              </w:rPr>
              <w:fldChar w:fldCharType="end"/>
            </w:r>
          </w:hyperlink>
        </w:p>
        <w:p w14:paraId="360F9FE2" w14:textId="278B6717"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17" w:history="1">
            <w:r w:rsidR="00825DCD" w:rsidRPr="004652DE">
              <w:rPr>
                <w:rStyle w:val="Hyperlink"/>
                <w:noProof/>
              </w:rPr>
              <w:t>11. CHAPTER ORGANISATION</w:t>
            </w:r>
            <w:r w:rsidR="00825DCD">
              <w:rPr>
                <w:noProof/>
                <w:webHidden/>
              </w:rPr>
              <w:tab/>
            </w:r>
            <w:r w:rsidR="00825DCD">
              <w:rPr>
                <w:noProof/>
                <w:webHidden/>
              </w:rPr>
              <w:fldChar w:fldCharType="begin"/>
            </w:r>
            <w:r w:rsidR="00825DCD">
              <w:rPr>
                <w:noProof/>
                <w:webHidden/>
              </w:rPr>
              <w:instrText xml:space="preserve"> PAGEREF _Toc81147417 \h </w:instrText>
            </w:r>
            <w:r w:rsidR="00825DCD">
              <w:rPr>
                <w:noProof/>
                <w:webHidden/>
              </w:rPr>
            </w:r>
            <w:r w:rsidR="00825DCD">
              <w:rPr>
                <w:noProof/>
                <w:webHidden/>
              </w:rPr>
              <w:fldChar w:fldCharType="separate"/>
            </w:r>
            <w:r w:rsidR="00825DCD">
              <w:rPr>
                <w:noProof/>
                <w:webHidden/>
              </w:rPr>
              <w:t>20</w:t>
            </w:r>
            <w:r w:rsidR="00825DCD">
              <w:rPr>
                <w:noProof/>
                <w:webHidden/>
              </w:rPr>
              <w:fldChar w:fldCharType="end"/>
            </w:r>
          </w:hyperlink>
        </w:p>
        <w:p w14:paraId="1075648A" w14:textId="2DBACE2C"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18" w:history="1">
            <w:r w:rsidR="00825DCD" w:rsidRPr="004652DE">
              <w:rPr>
                <w:rStyle w:val="Hyperlink"/>
                <w:noProof/>
              </w:rPr>
              <w:t>12. PROPOSED TIMETABLE</w:t>
            </w:r>
            <w:r w:rsidR="00825DCD">
              <w:rPr>
                <w:noProof/>
                <w:webHidden/>
              </w:rPr>
              <w:tab/>
            </w:r>
            <w:r w:rsidR="00825DCD">
              <w:rPr>
                <w:noProof/>
                <w:webHidden/>
              </w:rPr>
              <w:fldChar w:fldCharType="begin"/>
            </w:r>
            <w:r w:rsidR="00825DCD">
              <w:rPr>
                <w:noProof/>
                <w:webHidden/>
              </w:rPr>
              <w:instrText xml:space="preserve"> PAGEREF _Toc81147418 \h </w:instrText>
            </w:r>
            <w:r w:rsidR="00825DCD">
              <w:rPr>
                <w:noProof/>
                <w:webHidden/>
              </w:rPr>
            </w:r>
            <w:r w:rsidR="00825DCD">
              <w:rPr>
                <w:noProof/>
                <w:webHidden/>
              </w:rPr>
              <w:fldChar w:fldCharType="separate"/>
            </w:r>
            <w:r w:rsidR="00825DCD">
              <w:rPr>
                <w:noProof/>
                <w:webHidden/>
              </w:rPr>
              <w:t>21</w:t>
            </w:r>
            <w:r w:rsidR="00825DCD">
              <w:rPr>
                <w:noProof/>
                <w:webHidden/>
              </w:rPr>
              <w:fldChar w:fldCharType="end"/>
            </w:r>
          </w:hyperlink>
        </w:p>
        <w:p w14:paraId="029EC7E5" w14:textId="5A7233F1"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19" w:history="1">
            <w:r w:rsidR="00825DCD" w:rsidRPr="004652DE">
              <w:rPr>
                <w:rStyle w:val="Hyperlink"/>
                <w:noProof/>
              </w:rPr>
              <w:t>BIBLIOGRAPHY</w:t>
            </w:r>
            <w:r w:rsidR="00825DCD">
              <w:rPr>
                <w:noProof/>
                <w:webHidden/>
              </w:rPr>
              <w:tab/>
            </w:r>
            <w:r w:rsidR="00825DCD">
              <w:rPr>
                <w:noProof/>
                <w:webHidden/>
              </w:rPr>
              <w:fldChar w:fldCharType="begin"/>
            </w:r>
            <w:r w:rsidR="00825DCD">
              <w:rPr>
                <w:noProof/>
                <w:webHidden/>
              </w:rPr>
              <w:instrText xml:space="preserve"> PAGEREF _Toc81147419 \h </w:instrText>
            </w:r>
            <w:r w:rsidR="00825DCD">
              <w:rPr>
                <w:noProof/>
                <w:webHidden/>
              </w:rPr>
            </w:r>
            <w:r w:rsidR="00825DCD">
              <w:rPr>
                <w:noProof/>
                <w:webHidden/>
              </w:rPr>
              <w:fldChar w:fldCharType="separate"/>
            </w:r>
            <w:r w:rsidR="00825DCD">
              <w:rPr>
                <w:noProof/>
                <w:webHidden/>
              </w:rPr>
              <w:t>21</w:t>
            </w:r>
            <w:r w:rsidR="00825DCD">
              <w:rPr>
                <w:noProof/>
                <w:webHidden/>
              </w:rPr>
              <w:fldChar w:fldCharType="end"/>
            </w:r>
          </w:hyperlink>
        </w:p>
        <w:p w14:paraId="206753CA" w14:textId="028D143A"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20" w:history="1">
            <w:r w:rsidR="00825DCD" w:rsidRPr="004652DE">
              <w:rPr>
                <w:rStyle w:val="Hyperlink"/>
                <w:noProof/>
              </w:rPr>
              <w:t>APPENDICES</w:t>
            </w:r>
            <w:r w:rsidR="00825DCD">
              <w:rPr>
                <w:noProof/>
                <w:webHidden/>
              </w:rPr>
              <w:tab/>
            </w:r>
            <w:r w:rsidR="00825DCD">
              <w:rPr>
                <w:noProof/>
                <w:webHidden/>
              </w:rPr>
              <w:fldChar w:fldCharType="begin"/>
            </w:r>
            <w:r w:rsidR="00825DCD">
              <w:rPr>
                <w:noProof/>
                <w:webHidden/>
              </w:rPr>
              <w:instrText xml:space="preserve"> PAGEREF _Toc81147420 \h </w:instrText>
            </w:r>
            <w:r w:rsidR="00825DCD">
              <w:rPr>
                <w:noProof/>
                <w:webHidden/>
              </w:rPr>
            </w:r>
            <w:r w:rsidR="00825DCD">
              <w:rPr>
                <w:noProof/>
                <w:webHidden/>
              </w:rPr>
              <w:fldChar w:fldCharType="separate"/>
            </w:r>
            <w:r w:rsidR="00825DCD">
              <w:rPr>
                <w:noProof/>
                <w:webHidden/>
              </w:rPr>
              <w:t>26</w:t>
            </w:r>
            <w:r w:rsidR="00825DCD">
              <w:rPr>
                <w:noProof/>
                <w:webHidden/>
              </w:rPr>
              <w:fldChar w:fldCharType="end"/>
            </w:r>
          </w:hyperlink>
        </w:p>
        <w:p w14:paraId="37063DAF" w14:textId="0F71DFE6"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21" w:history="1">
            <w:r w:rsidR="00825DCD" w:rsidRPr="004652DE">
              <w:rPr>
                <w:rStyle w:val="Hyperlink"/>
                <w:noProof/>
              </w:rPr>
              <w:t>Appendix A: Letter of Permission to Conduct the study</w:t>
            </w:r>
            <w:r w:rsidR="00825DCD">
              <w:rPr>
                <w:noProof/>
                <w:webHidden/>
              </w:rPr>
              <w:tab/>
            </w:r>
            <w:r w:rsidR="00825DCD">
              <w:rPr>
                <w:noProof/>
                <w:webHidden/>
              </w:rPr>
              <w:fldChar w:fldCharType="begin"/>
            </w:r>
            <w:r w:rsidR="00825DCD">
              <w:rPr>
                <w:noProof/>
                <w:webHidden/>
              </w:rPr>
              <w:instrText xml:space="preserve"> PAGEREF _Toc81147421 \h </w:instrText>
            </w:r>
            <w:r w:rsidR="00825DCD">
              <w:rPr>
                <w:noProof/>
                <w:webHidden/>
              </w:rPr>
            </w:r>
            <w:r w:rsidR="00825DCD">
              <w:rPr>
                <w:noProof/>
                <w:webHidden/>
              </w:rPr>
              <w:fldChar w:fldCharType="separate"/>
            </w:r>
            <w:r w:rsidR="00825DCD">
              <w:rPr>
                <w:noProof/>
                <w:webHidden/>
              </w:rPr>
              <w:t>26</w:t>
            </w:r>
            <w:r w:rsidR="00825DCD">
              <w:rPr>
                <w:noProof/>
                <w:webHidden/>
              </w:rPr>
              <w:fldChar w:fldCharType="end"/>
            </w:r>
          </w:hyperlink>
        </w:p>
        <w:p w14:paraId="05793021" w14:textId="34901FCA"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22" w:history="1">
            <w:r w:rsidR="00825DCD" w:rsidRPr="004652DE">
              <w:rPr>
                <w:rStyle w:val="Hyperlink"/>
                <w:noProof/>
              </w:rPr>
              <w:t>Appendix B: Covering Letter</w:t>
            </w:r>
            <w:r w:rsidR="00825DCD">
              <w:rPr>
                <w:noProof/>
                <w:webHidden/>
              </w:rPr>
              <w:tab/>
            </w:r>
            <w:r w:rsidR="00825DCD">
              <w:rPr>
                <w:noProof/>
                <w:webHidden/>
              </w:rPr>
              <w:fldChar w:fldCharType="begin"/>
            </w:r>
            <w:r w:rsidR="00825DCD">
              <w:rPr>
                <w:noProof/>
                <w:webHidden/>
              </w:rPr>
              <w:instrText xml:space="preserve"> PAGEREF _Toc81147422 \h </w:instrText>
            </w:r>
            <w:r w:rsidR="00825DCD">
              <w:rPr>
                <w:noProof/>
                <w:webHidden/>
              </w:rPr>
            </w:r>
            <w:r w:rsidR="00825DCD">
              <w:rPr>
                <w:noProof/>
                <w:webHidden/>
              </w:rPr>
              <w:fldChar w:fldCharType="separate"/>
            </w:r>
            <w:r w:rsidR="00825DCD">
              <w:rPr>
                <w:noProof/>
                <w:webHidden/>
              </w:rPr>
              <w:t>27</w:t>
            </w:r>
            <w:r w:rsidR="00825DCD">
              <w:rPr>
                <w:noProof/>
                <w:webHidden/>
              </w:rPr>
              <w:fldChar w:fldCharType="end"/>
            </w:r>
          </w:hyperlink>
        </w:p>
        <w:p w14:paraId="15381564" w14:textId="76B1485B"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23" w:history="1">
            <w:r w:rsidR="00825DCD" w:rsidRPr="004652DE">
              <w:rPr>
                <w:rStyle w:val="Hyperlink"/>
                <w:noProof/>
              </w:rPr>
              <w:t>Appendix C: Draft Questionnaire / Interview guide</w:t>
            </w:r>
            <w:r w:rsidR="00825DCD">
              <w:rPr>
                <w:noProof/>
                <w:webHidden/>
              </w:rPr>
              <w:tab/>
            </w:r>
            <w:r w:rsidR="00825DCD">
              <w:rPr>
                <w:noProof/>
                <w:webHidden/>
              </w:rPr>
              <w:fldChar w:fldCharType="begin"/>
            </w:r>
            <w:r w:rsidR="00825DCD">
              <w:rPr>
                <w:noProof/>
                <w:webHidden/>
              </w:rPr>
              <w:instrText xml:space="preserve"> PAGEREF _Toc81147423 \h </w:instrText>
            </w:r>
            <w:r w:rsidR="00825DCD">
              <w:rPr>
                <w:noProof/>
                <w:webHidden/>
              </w:rPr>
            </w:r>
            <w:r w:rsidR="00825DCD">
              <w:rPr>
                <w:noProof/>
                <w:webHidden/>
              </w:rPr>
              <w:fldChar w:fldCharType="separate"/>
            </w:r>
            <w:r w:rsidR="00825DCD">
              <w:rPr>
                <w:noProof/>
                <w:webHidden/>
              </w:rPr>
              <w:t>28</w:t>
            </w:r>
            <w:r w:rsidR="00825DCD">
              <w:rPr>
                <w:noProof/>
                <w:webHidden/>
              </w:rPr>
              <w:fldChar w:fldCharType="end"/>
            </w:r>
          </w:hyperlink>
        </w:p>
        <w:p w14:paraId="23996809" w14:textId="30182723" w:rsidR="00825DCD" w:rsidRDefault="00EF082D">
          <w:pPr>
            <w:pStyle w:val="TOC1"/>
            <w:tabs>
              <w:tab w:val="right" w:leader="dot" w:pos="10070"/>
            </w:tabs>
            <w:rPr>
              <w:rFonts w:asciiTheme="minorHAnsi" w:eastAsiaTheme="minorEastAsia" w:hAnsiTheme="minorHAnsi" w:cstheme="minorBidi"/>
              <w:noProof/>
              <w:lang w:val="en-ZA" w:eastAsia="en-ZA"/>
            </w:rPr>
          </w:pPr>
          <w:hyperlink w:anchor="_Toc81147424" w:history="1">
            <w:r w:rsidR="00825DCD" w:rsidRPr="004652DE">
              <w:rPr>
                <w:rStyle w:val="Hyperlink"/>
                <w:noProof/>
              </w:rPr>
              <w:t>Appendix D: Ethical Checklist</w:t>
            </w:r>
            <w:r w:rsidR="00825DCD">
              <w:rPr>
                <w:noProof/>
                <w:webHidden/>
              </w:rPr>
              <w:tab/>
            </w:r>
            <w:r w:rsidR="00825DCD">
              <w:rPr>
                <w:noProof/>
                <w:webHidden/>
              </w:rPr>
              <w:fldChar w:fldCharType="begin"/>
            </w:r>
            <w:r w:rsidR="00825DCD">
              <w:rPr>
                <w:noProof/>
                <w:webHidden/>
              </w:rPr>
              <w:instrText xml:space="preserve"> PAGEREF _Toc81147424 \h </w:instrText>
            </w:r>
            <w:r w:rsidR="00825DCD">
              <w:rPr>
                <w:noProof/>
                <w:webHidden/>
              </w:rPr>
            </w:r>
            <w:r w:rsidR="00825DCD">
              <w:rPr>
                <w:noProof/>
                <w:webHidden/>
              </w:rPr>
              <w:fldChar w:fldCharType="separate"/>
            </w:r>
            <w:r w:rsidR="00825DCD">
              <w:rPr>
                <w:noProof/>
                <w:webHidden/>
              </w:rPr>
              <w:t>29</w:t>
            </w:r>
            <w:r w:rsidR="00825DCD">
              <w:rPr>
                <w:noProof/>
                <w:webHidden/>
              </w:rPr>
              <w:fldChar w:fldCharType="end"/>
            </w:r>
          </w:hyperlink>
        </w:p>
        <w:p w14:paraId="5D87A670" w14:textId="06B7B80D" w:rsidR="001D6D1E" w:rsidRDefault="001D6D1E">
          <w:r>
            <w:rPr>
              <w:b/>
              <w:bCs/>
              <w:noProof/>
            </w:rPr>
            <w:fldChar w:fldCharType="end"/>
          </w:r>
        </w:p>
      </w:sdtContent>
    </w:sdt>
    <w:p w14:paraId="38090821" w14:textId="77777777" w:rsidR="00D72272" w:rsidRDefault="00D72272" w:rsidP="00957554">
      <w:pPr>
        <w:spacing w:after="0"/>
        <w:jc w:val="both"/>
        <w:rPr>
          <w:rFonts w:ascii="Arial Narrow" w:hAnsi="Arial Narrow"/>
          <w:sz w:val="20"/>
          <w:szCs w:val="20"/>
        </w:rPr>
      </w:pPr>
    </w:p>
    <w:p w14:paraId="4D89B3FA" w14:textId="77777777" w:rsidR="00D72272" w:rsidRDefault="00D72272" w:rsidP="00081147">
      <w:pPr>
        <w:spacing w:after="0" w:line="240" w:lineRule="auto"/>
        <w:rPr>
          <w:rFonts w:ascii="Arial Narrow" w:hAnsi="Arial Narrow"/>
          <w:sz w:val="20"/>
          <w:szCs w:val="20"/>
        </w:rPr>
      </w:pPr>
    </w:p>
    <w:p w14:paraId="1CAFFF26" w14:textId="4459C1FC" w:rsidR="00C35C9D" w:rsidRPr="001D6D1E" w:rsidRDefault="00C35C9D" w:rsidP="001D6D1E">
      <w:pPr>
        <w:tabs>
          <w:tab w:val="center" w:pos="5040"/>
        </w:tabs>
        <w:spacing w:after="0"/>
        <w:jc w:val="both"/>
        <w:rPr>
          <w:rFonts w:ascii="Arial Narrow" w:hAnsi="Arial Narrow"/>
          <w:b/>
        </w:rPr>
        <w:sectPr w:rsidR="00C35C9D" w:rsidRPr="001D6D1E" w:rsidSect="00C35C9D">
          <w:footerReference w:type="default" r:id="rId11"/>
          <w:pgSz w:w="12240" w:h="15840"/>
          <w:pgMar w:top="1440" w:right="1080" w:bottom="1440" w:left="1080" w:header="720" w:footer="720" w:gutter="0"/>
          <w:pgNumType w:fmt="lowerRoman" w:start="1"/>
          <w:cols w:space="720"/>
          <w:docGrid w:linePitch="360"/>
        </w:sectPr>
      </w:pP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6"/>
      </w:tblGrid>
      <w:tr w:rsidR="0036465D" w:rsidRPr="00D72272" w14:paraId="64CBA615" w14:textId="77777777" w:rsidTr="00BC758E">
        <w:trPr>
          <w:trHeight w:val="620"/>
          <w:jc w:val="center"/>
        </w:trPr>
        <w:tc>
          <w:tcPr>
            <w:tcW w:w="9356" w:type="dxa"/>
            <w:tcBorders>
              <w:bottom w:val="single" w:sz="4" w:space="0" w:color="auto"/>
            </w:tcBorders>
            <w:shd w:val="clear" w:color="auto" w:fill="D9D9D9" w:themeFill="background1" w:themeFillShade="D9"/>
            <w:vAlign w:val="center"/>
          </w:tcPr>
          <w:p w14:paraId="26DC1984" w14:textId="77777777" w:rsidR="00E95354" w:rsidRPr="00D72272" w:rsidRDefault="00812AA4" w:rsidP="00C35C9D">
            <w:pPr>
              <w:pStyle w:val="Heading1"/>
            </w:pPr>
            <w:bookmarkStart w:id="0" w:name="_Toc81147369"/>
            <w:r>
              <w:t>1. INTRODUCTION</w:t>
            </w:r>
            <w:bookmarkEnd w:id="0"/>
          </w:p>
        </w:tc>
      </w:tr>
      <w:tr w:rsidR="002829B1" w:rsidRPr="00D72272" w14:paraId="42CD8880" w14:textId="77777777" w:rsidTr="00BC758E">
        <w:trPr>
          <w:trHeight w:val="2220"/>
          <w:jc w:val="center"/>
        </w:trPr>
        <w:tc>
          <w:tcPr>
            <w:tcW w:w="9356" w:type="dxa"/>
            <w:tcBorders>
              <w:top w:val="single" w:sz="4" w:space="0" w:color="auto"/>
            </w:tcBorders>
            <w:vAlign w:val="center"/>
          </w:tcPr>
          <w:p w14:paraId="73AF5841" w14:textId="77777777" w:rsidR="00E00FF0" w:rsidRPr="00E00FF0" w:rsidRDefault="00E00FF0" w:rsidP="00E00FF0">
            <w:pPr>
              <w:autoSpaceDE w:val="0"/>
              <w:autoSpaceDN w:val="0"/>
              <w:adjustRightInd w:val="0"/>
              <w:spacing w:after="0" w:line="360" w:lineRule="auto"/>
              <w:jc w:val="both"/>
              <w:rPr>
                <w:rFonts w:ascii="Times New Roman" w:hAnsi="Times New Roman"/>
                <w:color w:val="000000"/>
                <w:sz w:val="24"/>
                <w:szCs w:val="24"/>
                <w:lang w:eastAsia="en-GB" w:bidi="x-none"/>
              </w:rPr>
            </w:pPr>
            <w:r w:rsidRPr="00E00FF0">
              <w:rPr>
                <w:rFonts w:ascii="Times New Roman" w:hAnsi="Times New Roman"/>
                <w:color w:val="000000"/>
                <w:sz w:val="24"/>
                <w:szCs w:val="24"/>
                <w:lang w:eastAsia="en-GB" w:bidi="x-none"/>
              </w:rPr>
              <w:t xml:space="preserve">This study </w:t>
            </w:r>
            <w:r w:rsidRPr="00E00FF0">
              <w:rPr>
                <w:rFonts w:ascii="Times New Roman" w:hAnsi="Times New Roman"/>
                <w:color w:val="000000"/>
                <w:sz w:val="24"/>
                <w:szCs w:val="24"/>
                <w:lang w:val="en-ZA" w:eastAsia="en-GB" w:bidi="x-none"/>
              </w:rPr>
              <w:t xml:space="preserve">investigates the impact of digital transformation of education on the management of curriculum delivery in rural public high schools, focusing at king </w:t>
            </w:r>
            <w:proofErr w:type="spellStart"/>
            <w:r w:rsidRPr="00E00FF0">
              <w:rPr>
                <w:rFonts w:ascii="Times New Roman" w:hAnsi="Times New Roman"/>
                <w:color w:val="000000"/>
                <w:sz w:val="24"/>
                <w:szCs w:val="24"/>
                <w:lang w:val="en-ZA" w:eastAsia="en-GB" w:bidi="x-none"/>
              </w:rPr>
              <w:t>Zwelithini</w:t>
            </w:r>
            <w:proofErr w:type="spellEnd"/>
            <w:r w:rsidRPr="00E00FF0">
              <w:rPr>
                <w:rFonts w:ascii="Times New Roman" w:hAnsi="Times New Roman"/>
                <w:color w:val="000000"/>
                <w:sz w:val="24"/>
                <w:szCs w:val="24"/>
                <w:lang w:val="en-ZA" w:eastAsia="en-GB" w:bidi="x-none"/>
              </w:rPr>
              <w:t xml:space="preserve"> high school in Eshowe circuit</w:t>
            </w:r>
            <w:r w:rsidRPr="00E00FF0">
              <w:rPr>
                <w:rFonts w:ascii="Times New Roman" w:hAnsi="Times New Roman"/>
                <w:color w:val="000000"/>
                <w:sz w:val="24"/>
                <w:szCs w:val="24"/>
                <w:lang w:eastAsia="en-GB" w:bidi="x-none"/>
              </w:rPr>
              <w:t xml:space="preserve">. Considering the structural exclusion and marginalisation of rural schools especially government public, this study is key in investigating the role played by digital transformation in upgrading the education standards. In this proposal, the background, problems statement, aim, objectives and research question as well as the significance of the study will be provided. In addition, the proposal will include research design, as well as relevant data collection techniques, data analysis frameworks, pilot study and ethical considerations.  </w:t>
            </w:r>
          </w:p>
          <w:p w14:paraId="28D9B3A5" w14:textId="77777777" w:rsidR="00E247A3" w:rsidRPr="00E00FF0" w:rsidRDefault="00E247A3" w:rsidP="00E00FF0">
            <w:pPr>
              <w:autoSpaceDE w:val="0"/>
              <w:autoSpaceDN w:val="0"/>
              <w:adjustRightInd w:val="0"/>
              <w:spacing w:after="0" w:line="360" w:lineRule="auto"/>
              <w:jc w:val="both"/>
              <w:rPr>
                <w:rFonts w:ascii="Arial Narrow" w:hAnsi="Arial Narrow" w:cs="Times-Roman"/>
              </w:rPr>
            </w:pPr>
          </w:p>
        </w:tc>
      </w:tr>
      <w:tr w:rsidR="0036465D" w:rsidRPr="00D72272" w14:paraId="5CA3CE95" w14:textId="77777777" w:rsidTr="00BC758E">
        <w:trPr>
          <w:trHeight w:val="728"/>
          <w:jc w:val="center"/>
        </w:trPr>
        <w:tc>
          <w:tcPr>
            <w:tcW w:w="9356" w:type="dxa"/>
            <w:tcBorders>
              <w:bottom w:val="single" w:sz="4" w:space="0" w:color="auto"/>
            </w:tcBorders>
            <w:shd w:val="clear" w:color="auto" w:fill="D9D9D9" w:themeFill="background1" w:themeFillShade="D9"/>
            <w:vAlign w:val="center"/>
          </w:tcPr>
          <w:p w14:paraId="61FA5BE2" w14:textId="77777777" w:rsidR="0036465D" w:rsidRPr="00D72272" w:rsidRDefault="00D72272" w:rsidP="00C35C9D">
            <w:pPr>
              <w:pStyle w:val="Heading1"/>
            </w:pPr>
            <w:bookmarkStart w:id="1" w:name="_Toc81147370"/>
            <w:r w:rsidRPr="00D72272">
              <w:t>2. RESEARCH CONTEXT: BACKGROUND</w:t>
            </w:r>
            <w:bookmarkEnd w:id="1"/>
          </w:p>
        </w:tc>
      </w:tr>
      <w:tr w:rsidR="002829B1" w:rsidRPr="00D72272" w14:paraId="3AEED589" w14:textId="77777777" w:rsidTr="00BC758E">
        <w:trPr>
          <w:trHeight w:val="737"/>
          <w:jc w:val="center"/>
        </w:trPr>
        <w:tc>
          <w:tcPr>
            <w:tcW w:w="9356" w:type="dxa"/>
            <w:tcBorders>
              <w:top w:val="single" w:sz="4" w:space="0" w:color="auto"/>
            </w:tcBorders>
            <w:vAlign w:val="center"/>
          </w:tcPr>
          <w:p w14:paraId="13391009" w14:textId="77777777" w:rsidR="00613328" w:rsidRDefault="00613328" w:rsidP="00784886">
            <w:pPr>
              <w:autoSpaceDE w:val="0"/>
              <w:autoSpaceDN w:val="0"/>
              <w:adjustRightInd w:val="0"/>
              <w:spacing w:after="0" w:line="360" w:lineRule="auto"/>
              <w:contextualSpacing/>
              <w:jc w:val="both"/>
              <w:rPr>
                <w:rFonts w:ascii="Arial Narrow" w:hAnsi="Arial Narrow" w:cs="Times-Roman"/>
              </w:rPr>
            </w:pPr>
          </w:p>
          <w:p w14:paraId="0F28DDF3" w14:textId="77777777" w:rsidR="00784886" w:rsidRPr="00784886" w:rsidRDefault="00784886" w:rsidP="00784886">
            <w:pPr>
              <w:spacing w:line="360" w:lineRule="auto"/>
              <w:jc w:val="both"/>
              <w:rPr>
                <w:rFonts w:ascii="Times New Roman" w:hAnsi="Times New Roman"/>
                <w:sz w:val="24"/>
                <w:szCs w:val="24"/>
                <w:lang w:eastAsia="x-none" w:bidi="x-none"/>
              </w:rPr>
            </w:pPr>
            <w:r w:rsidRPr="00784886">
              <w:rPr>
                <w:rFonts w:ascii="Times New Roman" w:hAnsi="Times New Roman"/>
                <w:sz w:val="24"/>
                <w:szCs w:val="24"/>
              </w:rPr>
              <w:t>Living in the 21st century has seen technology taking over the world, it has allowed people to make developments that our ancestors could only wish for (</w:t>
            </w:r>
            <w:proofErr w:type="spellStart"/>
            <w:r w:rsidRPr="00784886">
              <w:rPr>
                <w:rFonts w:ascii="Times New Roman" w:hAnsi="Times New Roman"/>
                <w:sz w:val="24"/>
                <w:szCs w:val="24"/>
              </w:rPr>
              <w:t>Diggory</w:t>
            </w:r>
            <w:proofErr w:type="spellEnd"/>
            <w:r w:rsidRPr="00784886">
              <w:rPr>
                <w:rFonts w:ascii="Times New Roman" w:hAnsi="Times New Roman"/>
                <w:sz w:val="24"/>
                <w:szCs w:val="24"/>
              </w:rPr>
              <w:t>, 2018). The 21st century announced a number of technological strides which impact on all features of people’s lives and central to this is the booming use of Information and Communications Technology (ICT) in all domains from workplace, sports field, schools and on personal and social level (</w:t>
            </w:r>
            <w:proofErr w:type="spellStart"/>
            <w:r w:rsidRPr="00784886">
              <w:rPr>
                <w:rFonts w:ascii="Times New Roman" w:hAnsi="Times New Roman"/>
                <w:sz w:val="24"/>
                <w:szCs w:val="24"/>
              </w:rPr>
              <w:t>Mdlongwa</w:t>
            </w:r>
            <w:proofErr w:type="spellEnd"/>
            <w:r w:rsidRPr="00784886">
              <w:rPr>
                <w:rFonts w:ascii="Times New Roman" w:hAnsi="Times New Roman"/>
                <w:sz w:val="24"/>
                <w:szCs w:val="24"/>
              </w:rPr>
              <w:t xml:space="preserve"> 2012). The growth of the use of ICT meant that schools must integrate ICT in order to enhance the curriculum delivery. For example, OECD (2001) as cited in </w:t>
            </w:r>
            <w:proofErr w:type="spellStart"/>
            <w:r w:rsidRPr="00784886">
              <w:rPr>
                <w:rFonts w:ascii="Times New Roman" w:hAnsi="Times New Roman"/>
                <w:sz w:val="24"/>
                <w:szCs w:val="24"/>
              </w:rPr>
              <w:t>Dzansi</w:t>
            </w:r>
            <w:proofErr w:type="spellEnd"/>
            <w:r w:rsidRPr="00784886">
              <w:rPr>
                <w:rFonts w:ascii="Times New Roman" w:hAnsi="Times New Roman"/>
                <w:sz w:val="24"/>
                <w:szCs w:val="24"/>
              </w:rPr>
              <w:t xml:space="preserve"> and </w:t>
            </w:r>
            <w:proofErr w:type="spellStart"/>
            <w:r w:rsidRPr="00784886">
              <w:rPr>
                <w:rFonts w:ascii="Times New Roman" w:hAnsi="Times New Roman"/>
                <w:sz w:val="24"/>
                <w:szCs w:val="24"/>
              </w:rPr>
              <w:t>Amedzo</w:t>
            </w:r>
            <w:proofErr w:type="spellEnd"/>
            <w:r w:rsidRPr="00784886">
              <w:rPr>
                <w:rFonts w:ascii="Times New Roman" w:hAnsi="Times New Roman"/>
                <w:sz w:val="24"/>
                <w:szCs w:val="24"/>
              </w:rPr>
              <w:t xml:space="preserve"> (2014) has advocated countries to turn to ICT for the enhancement of quality and effectiveness of learning process and Department of Education (2004) as cited in </w:t>
            </w:r>
            <w:proofErr w:type="spellStart"/>
            <w:r w:rsidRPr="00784886">
              <w:rPr>
                <w:rFonts w:ascii="Times New Roman" w:hAnsi="Times New Roman"/>
                <w:sz w:val="24"/>
                <w:szCs w:val="24"/>
              </w:rPr>
              <w:t>Dzansi</w:t>
            </w:r>
            <w:proofErr w:type="spellEnd"/>
            <w:r w:rsidRPr="00784886">
              <w:rPr>
                <w:rFonts w:ascii="Times New Roman" w:hAnsi="Times New Roman"/>
                <w:sz w:val="24"/>
                <w:szCs w:val="24"/>
              </w:rPr>
              <w:t xml:space="preserve"> and </w:t>
            </w:r>
            <w:proofErr w:type="spellStart"/>
            <w:r w:rsidRPr="00784886">
              <w:rPr>
                <w:rFonts w:ascii="Times New Roman" w:hAnsi="Times New Roman"/>
                <w:sz w:val="24"/>
                <w:szCs w:val="24"/>
              </w:rPr>
              <w:t>Amedzo</w:t>
            </w:r>
            <w:proofErr w:type="spellEnd"/>
            <w:r w:rsidRPr="00784886">
              <w:rPr>
                <w:rFonts w:ascii="Times New Roman" w:hAnsi="Times New Roman"/>
                <w:sz w:val="24"/>
                <w:szCs w:val="24"/>
              </w:rPr>
              <w:t xml:space="preserve"> (2014) concurred by stating that incorporation of ICT into South African schools is a tool to ensure quality education delivery to all. ICT provides the opportunity for learners and teachers to operate in the current information age (</w:t>
            </w:r>
            <w:proofErr w:type="spellStart"/>
            <w:r w:rsidRPr="00784886">
              <w:rPr>
                <w:rFonts w:ascii="Times New Roman" w:hAnsi="Times New Roman"/>
                <w:sz w:val="24"/>
                <w:szCs w:val="24"/>
              </w:rPr>
              <w:t>Bingimlas</w:t>
            </w:r>
            <w:proofErr w:type="spellEnd"/>
            <w:r w:rsidRPr="00784886">
              <w:rPr>
                <w:rFonts w:ascii="Times New Roman" w:hAnsi="Times New Roman"/>
                <w:sz w:val="24"/>
                <w:szCs w:val="24"/>
              </w:rPr>
              <w:t xml:space="preserve"> 2009 and </w:t>
            </w:r>
            <w:proofErr w:type="spellStart"/>
            <w:r w:rsidRPr="00784886">
              <w:rPr>
                <w:rFonts w:ascii="Times New Roman" w:hAnsi="Times New Roman"/>
                <w:sz w:val="24"/>
                <w:szCs w:val="24"/>
              </w:rPr>
              <w:t>Loyd</w:t>
            </w:r>
            <w:proofErr w:type="spellEnd"/>
            <w:r w:rsidRPr="00784886">
              <w:rPr>
                <w:rFonts w:ascii="Times New Roman" w:hAnsi="Times New Roman"/>
                <w:sz w:val="24"/>
                <w:szCs w:val="24"/>
              </w:rPr>
              <w:t xml:space="preserve"> 2008 as cited in </w:t>
            </w:r>
            <w:proofErr w:type="spellStart"/>
            <w:r w:rsidRPr="00784886">
              <w:rPr>
                <w:rFonts w:ascii="Times New Roman" w:hAnsi="Times New Roman"/>
                <w:sz w:val="24"/>
                <w:szCs w:val="24"/>
              </w:rPr>
              <w:t>Dzansi</w:t>
            </w:r>
            <w:proofErr w:type="spellEnd"/>
            <w:r w:rsidRPr="00784886">
              <w:rPr>
                <w:rFonts w:ascii="Times New Roman" w:hAnsi="Times New Roman"/>
                <w:sz w:val="24"/>
                <w:szCs w:val="24"/>
              </w:rPr>
              <w:t xml:space="preserve"> and </w:t>
            </w:r>
            <w:proofErr w:type="spellStart"/>
            <w:r w:rsidRPr="00784886">
              <w:rPr>
                <w:rFonts w:ascii="Times New Roman" w:hAnsi="Times New Roman"/>
                <w:sz w:val="24"/>
                <w:szCs w:val="24"/>
              </w:rPr>
              <w:t>Amedzo</w:t>
            </w:r>
            <w:proofErr w:type="spellEnd"/>
            <w:r w:rsidRPr="00784886">
              <w:rPr>
                <w:rFonts w:ascii="Times New Roman" w:hAnsi="Times New Roman"/>
                <w:sz w:val="24"/>
                <w:szCs w:val="24"/>
              </w:rPr>
              <w:t xml:space="preserve"> 2014). Thus, government organizations utilise technology to advance the living standard of the people and deliver services to the people (</w:t>
            </w:r>
            <w:proofErr w:type="spellStart"/>
            <w:r w:rsidRPr="00784886">
              <w:rPr>
                <w:rFonts w:ascii="Times New Roman" w:hAnsi="Times New Roman"/>
                <w:sz w:val="24"/>
                <w:szCs w:val="24"/>
              </w:rPr>
              <w:t>Kuye</w:t>
            </w:r>
            <w:proofErr w:type="spellEnd"/>
            <w:r w:rsidRPr="00784886">
              <w:rPr>
                <w:rFonts w:ascii="Times New Roman" w:hAnsi="Times New Roman"/>
                <w:sz w:val="24"/>
                <w:szCs w:val="24"/>
              </w:rPr>
              <w:t xml:space="preserve"> and Naidoo, 2016). For Colbert et al. (2016), public services are the core business of governments in the world. Teachers and educators struggled with the adjustment to work and teach online (</w:t>
            </w:r>
            <w:proofErr w:type="spellStart"/>
            <w:r w:rsidRPr="00784886">
              <w:rPr>
                <w:rFonts w:ascii="Times New Roman" w:hAnsi="Times New Roman"/>
                <w:sz w:val="24"/>
                <w:szCs w:val="24"/>
              </w:rPr>
              <w:t>Donitsa</w:t>
            </w:r>
            <w:proofErr w:type="spellEnd"/>
            <w:r w:rsidRPr="00784886">
              <w:rPr>
                <w:rFonts w:ascii="Times New Roman" w:hAnsi="Times New Roman"/>
                <w:sz w:val="24"/>
                <w:szCs w:val="24"/>
              </w:rPr>
              <w:t xml:space="preserve">-Schmidt &amp; </w:t>
            </w:r>
            <w:proofErr w:type="spellStart"/>
            <w:r w:rsidRPr="00784886">
              <w:rPr>
                <w:rFonts w:ascii="Times New Roman" w:hAnsi="Times New Roman"/>
                <w:sz w:val="24"/>
                <w:szCs w:val="24"/>
              </w:rPr>
              <w:t>Ramot</w:t>
            </w:r>
            <w:proofErr w:type="spellEnd"/>
            <w:r w:rsidRPr="00784886">
              <w:rPr>
                <w:rFonts w:ascii="Times New Roman" w:hAnsi="Times New Roman"/>
                <w:sz w:val="24"/>
                <w:szCs w:val="24"/>
              </w:rPr>
              <w:t xml:space="preserve">, 2020), especially those who have been teaching in a traditional classroom setting and were asked to rapidly regroup and prepare for a longer period of educational “social distancing” </w:t>
            </w:r>
            <w:proofErr w:type="spellStart"/>
            <w:r w:rsidRPr="00784886">
              <w:rPr>
                <w:rFonts w:ascii="Times New Roman" w:hAnsi="Times New Roman"/>
                <w:sz w:val="24"/>
                <w:szCs w:val="24"/>
              </w:rPr>
              <w:t>Amenduni</w:t>
            </w:r>
            <w:proofErr w:type="spellEnd"/>
            <w:r w:rsidRPr="00784886">
              <w:rPr>
                <w:rFonts w:ascii="Times New Roman" w:hAnsi="Times New Roman"/>
                <w:sz w:val="24"/>
                <w:szCs w:val="24"/>
              </w:rPr>
              <w:t xml:space="preserve"> et al. 2-021: 83) . Essentially, digital skills gap required teachers to activate personal, social, and contextual resources. However, OECD (2019) stresses the need for professional development in ICT skills for teaching.</w:t>
            </w:r>
          </w:p>
          <w:p w14:paraId="2DD75AFE" w14:textId="77777777" w:rsidR="002006CE" w:rsidRDefault="00784886" w:rsidP="00784886">
            <w:pPr>
              <w:autoSpaceDE w:val="0"/>
              <w:autoSpaceDN w:val="0"/>
              <w:adjustRightInd w:val="0"/>
              <w:spacing w:after="0" w:line="360" w:lineRule="auto"/>
              <w:contextualSpacing/>
              <w:jc w:val="both"/>
              <w:rPr>
                <w:rFonts w:ascii="Times New Roman" w:hAnsi="Times New Roman"/>
                <w:sz w:val="24"/>
                <w:szCs w:val="24"/>
              </w:rPr>
            </w:pPr>
            <w:r w:rsidRPr="00784886">
              <w:rPr>
                <w:rFonts w:ascii="Times New Roman" w:hAnsi="Times New Roman"/>
                <w:sz w:val="24"/>
                <w:szCs w:val="24"/>
              </w:rPr>
              <w:t xml:space="preserve">South Africa came to a grinding standstill when President </w:t>
            </w:r>
            <w:proofErr w:type="spellStart"/>
            <w:r w:rsidRPr="00784886">
              <w:rPr>
                <w:rFonts w:ascii="Times New Roman" w:hAnsi="Times New Roman"/>
                <w:sz w:val="24"/>
                <w:szCs w:val="24"/>
              </w:rPr>
              <w:t>Ramaphosa</w:t>
            </w:r>
            <w:proofErr w:type="spellEnd"/>
            <w:r w:rsidRPr="00784886">
              <w:rPr>
                <w:rFonts w:ascii="Times New Roman" w:hAnsi="Times New Roman"/>
                <w:sz w:val="24"/>
                <w:szCs w:val="24"/>
              </w:rPr>
              <w:t xml:space="preserve"> announced the twenty one days lockdown in March 2020 (</w:t>
            </w:r>
            <w:proofErr w:type="spellStart"/>
            <w:r w:rsidRPr="00784886">
              <w:rPr>
                <w:rFonts w:ascii="Times New Roman" w:hAnsi="Times New Roman"/>
                <w:sz w:val="24"/>
                <w:szCs w:val="24"/>
              </w:rPr>
              <w:t>SANews</w:t>
            </w:r>
            <w:proofErr w:type="spellEnd"/>
            <w:r w:rsidRPr="00784886">
              <w:rPr>
                <w:rFonts w:ascii="Times New Roman" w:hAnsi="Times New Roman"/>
                <w:sz w:val="24"/>
                <w:szCs w:val="24"/>
              </w:rPr>
              <w:t xml:space="preserve">, 2020). Public Schools were shut down and the Department of Basic Education (DBE) was forced to abandon the face to face instruction traditional ways of teaching and explore online curriculum delivery as the only available mode of curriculum delivery that could help salvage the academic year (Mail and guardian, 2021). </w:t>
            </w:r>
          </w:p>
          <w:p w14:paraId="39CA8017" w14:textId="77777777" w:rsidR="002006CE" w:rsidRDefault="002006CE" w:rsidP="00784886">
            <w:pPr>
              <w:autoSpaceDE w:val="0"/>
              <w:autoSpaceDN w:val="0"/>
              <w:adjustRightInd w:val="0"/>
              <w:spacing w:after="0" w:line="360" w:lineRule="auto"/>
              <w:contextualSpacing/>
              <w:jc w:val="both"/>
              <w:rPr>
                <w:rFonts w:ascii="Times New Roman" w:hAnsi="Times New Roman"/>
                <w:sz w:val="24"/>
                <w:szCs w:val="24"/>
              </w:rPr>
            </w:pPr>
          </w:p>
          <w:p w14:paraId="28A0C694" w14:textId="77777777" w:rsidR="00E247A3" w:rsidRPr="00D72272" w:rsidRDefault="00784886" w:rsidP="00784886">
            <w:pPr>
              <w:autoSpaceDE w:val="0"/>
              <w:autoSpaceDN w:val="0"/>
              <w:adjustRightInd w:val="0"/>
              <w:spacing w:after="0" w:line="360" w:lineRule="auto"/>
              <w:contextualSpacing/>
              <w:jc w:val="both"/>
              <w:rPr>
                <w:rFonts w:ascii="Arial Narrow" w:hAnsi="Arial Narrow"/>
              </w:rPr>
            </w:pPr>
            <w:r w:rsidRPr="00784886">
              <w:rPr>
                <w:rFonts w:ascii="Times New Roman" w:hAnsi="Times New Roman"/>
                <w:sz w:val="24"/>
                <w:szCs w:val="24"/>
              </w:rPr>
              <w:t xml:space="preserve">This study therefore assesses the impact that Digital Transformation of Education has on the management of curriculum delivery at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 in Eshowe Circuit</w:t>
            </w:r>
            <w:r>
              <w:rPr>
                <w:rFonts w:ascii="Times New Roman" w:hAnsi="Times New Roman"/>
                <w:sz w:val="24"/>
                <w:szCs w:val="24"/>
              </w:rPr>
              <w:t>.</w:t>
            </w:r>
          </w:p>
        </w:tc>
      </w:tr>
      <w:tr w:rsidR="0036465D" w:rsidRPr="00D72272" w14:paraId="6EB2C95E" w14:textId="77777777" w:rsidTr="00BC758E">
        <w:trPr>
          <w:trHeight w:val="773"/>
          <w:jc w:val="center"/>
        </w:trPr>
        <w:tc>
          <w:tcPr>
            <w:tcW w:w="9356" w:type="dxa"/>
            <w:tcBorders>
              <w:bottom w:val="single" w:sz="4" w:space="0" w:color="auto"/>
            </w:tcBorders>
            <w:shd w:val="clear" w:color="auto" w:fill="D9D9D9" w:themeFill="background1" w:themeFillShade="D9"/>
            <w:vAlign w:val="center"/>
          </w:tcPr>
          <w:p w14:paraId="7782C454" w14:textId="77777777" w:rsidR="00570470" w:rsidRPr="00D72272" w:rsidRDefault="00D72272" w:rsidP="00C35C9D">
            <w:pPr>
              <w:pStyle w:val="Heading1"/>
            </w:pPr>
            <w:bookmarkStart w:id="2" w:name="_Toc81147371"/>
            <w:r w:rsidRPr="00D72272">
              <w:t>3. THE RESEARCH PROBLEM</w:t>
            </w:r>
            <w:bookmarkEnd w:id="2"/>
          </w:p>
        </w:tc>
      </w:tr>
      <w:tr w:rsidR="002829B1" w:rsidRPr="00D72272" w14:paraId="5927EBB5" w14:textId="77777777" w:rsidTr="0022268C">
        <w:trPr>
          <w:trHeight w:val="1692"/>
          <w:jc w:val="center"/>
        </w:trPr>
        <w:tc>
          <w:tcPr>
            <w:tcW w:w="9356" w:type="dxa"/>
            <w:tcBorders>
              <w:top w:val="single" w:sz="4" w:space="0" w:color="auto"/>
            </w:tcBorders>
            <w:vAlign w:val="center"/>
          </w:tcPr>
          <w:p w14:paraId="5BE408EB" w14:textId="77777777" w:rsidR="00784886" w:rsidRPr="00784886" w:rsidRDefault="00784886" w:rsidP="00D45548">
            <w:pPr>
              <w:spacing w:line="360" w:lineRule="auto"/>
              <w:jc w:val="both"/>
              <w:rPr>
                <w:rFonts w:ascii="Times New Roman" w:hAnsi="Times New Roman"/>
                <w:sz w:val="24"/>
                <w:szCs w:val="24"/>
                <w:lang w:eastAsia="x-none" w:bidi="x-none"/>
              </w:rPr>
            </w:pPr>
            <w:r w:rsidRPr="00784886">
              <w:rPr>
                <w:rFonts w:ascii="Times New Roman" w:hAnsi="Times New Roman"/>
                <w:sz w:val="24"/>
                <w:szCs w:val="24"/>
              </w:rPr>
              <w:t xml:space="preserve">Digital Transformation of schools has deepened the digital divide that exists within the urban schools and rural schools. </w:t>
            </w:r>
            <w:r>
              <w:rPr>
                <w:rFonts w:ascii="Times New Roman" w:hAnsi="Times New Roman"/>
                <w:sz w:val="24"/>
                <w:szCs w:val="24"/>
                <w:lang w:eastAsia="x-none" w:bidi="x-none"/>
              </w:rPr>
              <w:t xml:space="preserve">As the result, the </w:t>
            </w:r>
            <w:r w:rsidRPr="00784886">
              <w:rPr>
                <w:rFonts w:ascii="Times New Roman" w:hAnsi="Times New Roman"/>
                <w:sz w:val="24"/>
                <w:szCs w:val="24"/>
              </w:rPr>
              <w:t xml:space="preserve">growing use of the ICT required that schools like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 must integrate ICT in order to enhance the curriculum delivery</w:t>
            </w:r>
            <w:r>
              <w:rPr>
                <w:rFonts w:ascii="Times New Roman" w:hAnsi="Times New Roman"/>
                <w:sz w:val="24"/>
                <w:szCs w:val="24"/>
              </w:rPr>
              <w:t xml:space="preserve">. On the other side, </w:t>
            </w:r>
            <w:r w:rsidRPr="00784886">
              <w:rPr>
                <w:rFonts w:ascii="Times New Roman" w:hAnsi="Times New Roman"/>
                <w:sz w:val="24"/>
                <w:szCs w:val="24"/>
              </w:rPr>
              <w:t xml:space="preserve">digital divide that exist in South African schools made the integration to be stagnant in rural schools like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an</w:t>
            </w:r>
            <w:r>
              <w:rPr>
                <w:rFonts w:ascii="Times New Roman" w:hAnsi="Times New Roman"/>
                <w:sz w:val="24"/>
                <w:szCs w:val="24"/>
              </w:rPr>
              <w:t xml:space="preserve">d only trendy in urban schools. </w:t>
            </w:r>
            <w:r w:rsidRPr="00784886">
              <w:rPr>
                <w:rFonts w:ascii="Times New Roman" w:hAnsi="Times New Roman"/>
                <w:sz w:val="24"/>
                <w:szCs w:val="24"/>
              </w:rPr>
              <w:t xml:space="preserve">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 is one of the rural schools that have not integrated ICT as a tool to enhance curriculum delivery because of the infrastructure challenges and connectivity.</w:t>
            </w:r>
          </w:p>
          <w:p w14:paraId="5636FD41" w14:textId="77777777" w:rsidR="00784886" w:rsidRPr="00784886" w:rsidRDefault="00784886" w:rsidP="00D45548">
            <w:pPr>
              <w:spacing w:line="360" w:lineRule="auto"/>
              <w:jc w:val="both"/>
              <w:rPr>
                <w:rFonts w:ascii="Times New Roman" w:hAnsi="Times New Roman"/>
                <w:sz w:val="24"/>
                <w:szCs w:val="24"/>
                <w:lang w:eastAsia="x-none" w:bidi="x-none"/>
              </w:rPr>
            </w:pPr>
            <w:r w:rsidRPr="00784886">
              <w:rPr>
                <w:rFonts w:ascii="Times New Roman" w:hAnsi="Times New Roman"/>
                <w:sz w:val="24"/>
                <w:szCs w:val="24"/>
              </w:rPr>
              <w:t xml:space="preserve">The situation impacted negatively to the learners especially grade 12 as they were expected to write the same examination as the learners from urban schools that were able to quickly acclimatize to online curriculum delivery and cover most of the syllabus. The first lockdown that was imposed by President </w:t>
            </w:r>
            <w:proofErr w:type="spellStart"/>
            <w:r w:rsidRPr="00784886">
              <w:rPr>
                <w:rFonts w:ascii="Times New Roman" w:hAnsi="Times New Roman"/>
                <w:sz w:val="24"/>
                <w:szCs w:val="24"/>
              </w:rPr>
              <w:t>Ramaphosa</w:t>
            </w:r>
            <w:proofErr w:type="spellEnd"/>
            <w:r w:rsidRPr="00784886">
              <w:rPr>
                <w:rFonts w:ascii="Times New Roman" w:hAnsi="Times New Roman"/>
                <w:sz w:val="24"/>
                <w:szCs w:val="24"/>
              </w:rPr>
              <w:t xml:space="preserve"> forced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 to abandon the traditional curriculum delivery which is face to face and explore the online curriculum delivery as an alternative and the only available mode of curriculum delivery that could help salvage the academic year. Teachers and learners in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 struggled with the adjustment to teach and learn online, because they are used to teaching in a traditional classroom setting and they had never been introduced to online curriculum delivery before. Thus the use of </w:t>
            </w:r>
            <w:proofErr w:type="spellStart"/>
            <w:r w:rsidRPr="00784886">
              <w:rPr>
                <w:rFonts w:ascii="Times New Roman" w:hAnsi="Times New Roman"/>
                <w:sz w:val="24"/>
                <w:szCs w:val="24"/>
              </w:rPr>
              <w:t>traditonal</w:t>
            </w:r>
            <w:proofErr w:type="spellEnd"/>
            <w:r w:rsidRPr="00784886">
              <w:rPr>
                <w:rFonts w:ascii="Times New Roman" w:hAnsi="Times New Roman"/>
                <w:sz w:val="24"/>
                <w:szCs w:val="24"/>
              </w:rPr>
              <w:t xml:space="preserve"> teaching methods have an impact on the curriculum delivery of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w:t>
            </w:r>
          </w:p>
          <w:p w14:paraId="169E974F" w14:textId="77777777" w:rsidR="00784886" w:rsidRPr="00784886" w:rsidRDefault="00784886" w:rsidP="00D45548">
            <w:pPr>
              <w:spacing w:line="360" w:lineRule="auto"/>
              <w:jc w:val="both"/>
              <w:rPr>
                <w:rFonts w:ascii="Times New Roman" w:hAnsi="Times New Roman"/>
                <w:sz w:val="24"/>
                <w:szCs w:val="24"/>
                <w:lang w:eastAsia="x-none" w:bidi="x-none"/>
              </w:rPr>
            </w:pPr>
            <w:r w:rsidRPr="00784886">
              <w:rPr>
                <w:rFonts w:ascii="Times New Roman" w:hAnsi="Times New Roman"/>
                <w:sz w:val="24"/>
                <w:szCs w:val="24"/>
              </w:rPr>
              <w:t xml:space="preserve">The digital divide had a significant impact on the curriculum delivery in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 during the pandemic, because the school had no resources like data, internet and gadgets to assist in delivering the curriculum online. Teachers, learners and parents of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 are no digital experts and some had never had home internet excess or exposure to many devices nor received any training on the online curriculum delivery and some learners have never even owned a smart phone in their life.</w:t>
            </w:r>
            <w:r w:rsidRPr="00784886">
              <w:rPr>
                <w:rFonts w:ascii="Times New Roman" w:hAnsi="Times New Roman"/>
                <w:color w:val="000000"/>
                <w:sz w:val="24"/>
                <w:szCs w:val="24"/>
              </w:rPr>
              <w:t xml:space="preserve"> Principal of King </w:t>
            </w:r>
            <w:proofErr w:type="spellStart"/>
            <w:r w:rsidRPr="00784886">
              <w:rPr>
                <w:rFonts w:ascii="Times New Roman" w:hAnsi="Times New Roman"/>
                <w:color w:val="000000"/>
                <w:sz w:val="24"/>
                <w:szCs w:val="24"/>
              </w:rPr>
              <w:t>Zwelithini</w:t>
            </w:r>
            <w:proofErr w:type="spellEnd"/>
            <w:r w:rsidRPr="00784886">
              <w:rPr>
                <w:rFonts w:ascii="Times New Roman" w:hAnsi="Times New Roman"/>
                <w:color w:val="000000"/>
                <w:sz w:val="24"/>
                <w:szCs w:val="24"/>
              </w:rPr>
              <w:t xml:space="preserve"> High School and the entire School Management Team (SMT) are key delivery agents of the curriculum in school and have a responsibility to ensure that curriculum is delivered without fail in their school, even during the challenging time of the pandemic COVID 19 where traditional ways of curriculum delivery are suspended. As a result they had to make means to deliver the curriculum online in order for the learners of king </w:t>
            </w:r>
            <w:proofErr w:type="spellStart"/>
            <w:r w:rsidRPr="00784886">
              <w:rPr>
                <w:rFonts w:ascii="Times New Roman" w:hAnsi="Times New Roman"/>
                <w:color w:val="000000"/>
                <w:sz w:val="24"/>
                <w:szCs w:val="24"/>
              </w:rPr>
              <w:t>Zwelithini</w:t>
            </w:r>
            <w:proofErr w:type="spellEnd"/>
            <w:r w:rsidRPr="00784886">
              <w:rPr>
                <w:rFonts w:ascii="Times New Roman" w:hAnsi="Times New Roman"/>
                <w:color w:val="000000"/>
                <w:sz w:val="24"/>
                <w:szCs w:val="24"/>
              </w:rPr>
              <w:t xml:space="preserve"> to be able to match the level of learners from the fully resourced urban schools, as they were going to write the same examination. </w:t>
            </w:r>
          </w:p>
          <w:p w14:paraId="5D1F6C5E" w14:textId="77777777" w:rsidR="00784886" w:rsidRPr="00784886" w:rsidRDefault="00784886" w:rsidP="00D45548">
            <w:pPr>
              <w:spacing w:line="360" w:lineRule="auto"/>
              <w:jc w:val="both"/>
              <w:rPr>
                <w:rFonts w:ascii="Times New Roman" w:hAnsi="Times New Roman"/>
                <w:sz w:val="24"/>
                <w:szCs w:val="24"/>
                <w:lang w:eastAsia="x-none" w:bidi="x-none"/>
              </w:rPr>
            </w:pPr>
            <w:r w:rsidRPr="00784886">
              <w:rPr>
                <w:rFonts w:ascii="Times New Roman" w:hAnsi="Times New Roman"/>
                <w:sz w:val="24"/>
                <w:szCs w:val="24"/>
              </w:rPr>
              <w:t xml:space="preserve">Education has changed dramatically with the distinctive rise of e-learning. The sudden shift away from the classroom in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 left a number of concerns about how the situation would impact the curriculum delivery in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w:t>
            </w:r>
          </w:p>
          <w:p w14:paraId="198D349B" w14:textId="77777777" w:rsidR="00613328" w:rsidRPr="00D72272" w:rsidRDefault="00613328" w:rsidP="00C35C9D">
            <w:pPr>
              <w:spacing w:after="0" w:line="360" w:lineRule="auto"/>
              <w:rPr>
                <w:rFonts w:ascii="Arial Narrow" w:hAnsi="Arial Narrow"/>
              </w:rPr>
            </w:pPr>
          </w:p>
        </w:tc>
      </w:tr>
      <w:tr w:rsidR="00A758E6" w:rsidRPr="00D72272" w14:paraId="391BC6DC" w14:textId="77777777" w:rsidTr="00BC758E">
        <w:trPr>
          <w:trHeight w:val="710"/>
          <w:jc w:val="center"/>
        </w:trPr>
        <w:tc>
          <w:tcPr>
            <w:tcW w:w="9356" w:type="dxa"/>
            <w:tcBorders>
              <w:bottom w:val="single" w:sz="4" w:space="0" w:color="auto"/>
            </w:tcBorders>
            <w:shd w:val="clear" w:color="auto" w:fill="D9D9D9" w:themeFill="background1" w:themeFillShade="D9"/>
            <w:vAlign w:val="center"/>
          </w:tcPr>
          <w:p w14:paraId="6B8A70F1" w14:textId="77777777" w:rsidR="00A758E6" w:rsidRPr="00D72272" w:rsidRDefault="00D72272" w:rsidP="00C35C9D">
            <w:pPr>
              <w:pStyle w:val="Heading1"/>
            </w:pPr>
            <w:bookmarkStart w:id="3" w:name="_Toc81147372"/>
            <w:r w:rsidRPr="00D72272">
              <w:t>4. AIM OF THE STUDY</w:t>
            </w:r>
            <w:bookmarkEnd w:id="3"/>
            <w:r w:rsidRPr="00D72272">
              <w:t xml:space="preserve"> </w:t>
            </w:r>
          </w:p>
        </w:tc>
      </w:tr>
      <w:tr w:rsidR="002829B1" w:rsidRPr="00D72272" w14:paraId="5A446856" w14:textId="77777777" w:rsidTr="00BC758E">
        <w:trPr>
          <w:trHeight w:val="1650"/>
          <w:jc w:val="center"/>
        </w:trPr>
        <w:tc>
          <w:tcPr>
            <w:tcW w:w="9356" w:type="dxa"/>
            <w:tcBorders>
              <w:top w:val="single" w:sz="4" w:space="0" w:color="auto"/>
            </w:tcBorders>
            <w:vAlign w:val="center"/>
          </w:tcPr>
          <w:p w14:paraId="79A8C2C1" w14:textId="77777777" w:rsidR="002829B1" w:rsidRPr="00D72272" w:rsidRDefault="00D45548" w:rsidP="00D45548">
            <w:pPr>
              <w:autoSpaceDE w:val="0"/>
              <w:autoSpaceDN w:val="0"/>
              <w:adjustRightInd w:val="0"/>
              <w:spacing w:after="0" w:line="360" w:lineRule="auto"/>
              <w:contextualSpacing/>
              <w:jc w:val="both"/>
              <w:rPr>
                <w:rFonts w:ascii="Arial Narrow" w:hAnsi="Arial Narrow"/>
              </w:rPr>
            </w:pPr>
            <w:r w:rsidRPr="00D45548">
              <w:rPr>
                <w:rFonts w:ascii="Times New Roman" w:hAnsi="Times New Roman"/>
                <w:sz w:val="24"/>
                <w:szCs w:val="24"/>
                <w:lang w:val="en-ZA"/>
              </w:rPr>
              <w:t xml:space="preserve">The aim of this research is to investigate the impact of digital transformation of education on the management of curriculum delivery in rural public high schools: a case study of King </w:t>
            </w:r>
            <w:proofErr w:type="spellStart"/>
            <w:r w:rsidRPr="00D45548">
              <w:rPr>
                <w:rFonts w:ascii="Times New Roman" w:hAnsi="Times New Roman"/>
                <w:sz w:val="24"/>
                <w:szCs w:val="24"/>
                <w:lang w:val="en-ZA"/>
              </w:rPr>
              <w:t>Zwelithini</w:t>
            </w:r>
            <w:proofErr w:type="spellEnd"/>
            <w:r w:rsidRPr="00D45548">
              <w:rPr>
                <w:rFonts w:ascii="Times New Roman" w:hAnsi="Times New Roman"/>
                <w:sz w:val="24"/>
                <w:szCs w:val="24"/>
                <w:lang w:val="en-ZA"/>
              </w:rPr>
              <w:t xml:space="preserve"> high school in Eshowe </w:t>
            </w:r>
            <w:commentRangeStart w:id="4"/>
            <w:r w:rsidRPr="00D45548">
              <w:rPr>
                <w:rFonts w:ascii="Times New Roman" w:hAnsi="Times New Roman"/>
                <w:sz w:val="24"/>
                <w:szCs w:val="24"/>
                <w:lang w:val="en-ZA"/>
              </w:rPr>
              <w:t>circuit</w:t>
            </w:r>
            <w:commentRangeEnd w:id="4"/>
            <w:r w:rsidR="009C54E5">
              <w:rPr>
                <w:rStyle w:val="CommentReference"/>
              </w:rPr>
              <w:commentReference w:id="4"/>
            </w:r>
            <w:r w:rsidRPr="00D45548">
              <w:rPr>
                <w:rFonts w:ascii="Times New Roman" w:hAnsi="Times New Roman"/>
                <w:sz w:val="24"/>
                <w:szCs w:val="24"/>
                <w:lang w:val="en-ZA"/>
              </w:rPr>
              <w:t xml:space="preserve">.  </w:t>
            </w:r>
          </w:p>
        </w:tc>
      </w:tr>
      <w:tr w:rsidR="0036465D" w:rsidRPr="00D72272" w14:paraId="41F49A43" w14:textId="77777777" w:rsidTr="00BC758E">
        <w:trPr>
          <w:trHeight w:val="692"/>
          <w:jc w:val="center"/>
        </w:trPr>
        <w:tc>
          <w:tcPr>
            <w:tcW w:w="9356" w:type="dxa"/>
            <w:tcBorders>
              <w:bottom w:val="single" w:sz="4" w:space="0" w:color="auto"/>
            </w:tcBorders>
            <w:shd w:val="clear" w:color="auto" w:fill="D9D9D9" w:themeFill="background1" w:themeFillShade="D9"/>
            <w:vAlign w:val="center"/>
          </w:tcPr>
          <w:p w14:paraId="0D639FC2" w14:textId="77777777" w:rsidR="00570470" w:rsidRPr="00D72272" w:rsidRDefault="00D72272" w:rsidP="00C35C9D">
            <w:pPr>
              <w:pStyle w:val="Heading1"/>
            </w:pPr>
            <w:bookmarkStart w:id="5" w:name="_Toc81147373"/>
            <w:r w:rsidRPr="00D72272">
              <w:t>5. RESEARCH OBJECTIVES</w:t>
            </w:r>
            <w:bookmarkEnd w:id="5"/>
            <w:r w:rsidRPr="00D72272">
              <w:t xml:space="preserve"> </w:t>
            </w:r>
          </w:p>
        </w:tc>
      </w:tr>
      <w:tr w:rsidR="002829B1" w:rsidRPr="00D72272" w14:paraId="727DCB7E" w14:textId="77777777" w:rsidTr="00BC758E">
        <w:trPr>
          <w:trHeight w:val="1410"/>
          <w:jc w:val="center"/>
        </w:trPr>
        <w:tc>
          <w:tcPr>
            <w:tcW w:w="9356" w:type="dxa"/>
            <w:tcBorders>
              <w:top w:val="single" w:sz="4" w:space="0" w:color="auto"/>
            </w:tcBorders>
            <w:vAlign w:val="center"/>
          </w:tcPr>
          <w:p w14:paraId="5FCECC70" w14:textId="77777777" w:rsidR="00D72272" w:rsidRPr="00D72272" w:rsidRDefault="00D72272" w:rsidP="00D72272">
            <w:pPr>
              <w:autoSpaceDE w:val="0"/>
              <w:autoSpaceDN w:val="0"/>
              <w:adjustRightInd w:val="0"/>
              <w:spacing w:after="0" w:line="360" w:lineRule="auto"/>
              <w:ind w:left="360"/>
              <w:contextualSpacing/>
              <w:rPr>
                <w:rFonts w:ascii="Arial Narrow" w:hAnsi="Arial Narrow" w:cs="Times-Roman"/>
              </w:rPr>
            </w:pPr>
          </w:p>
          <w:p w14:paraId="1B85C533" w14:textId="77777777" w:rsidR="00784886" w:rsidRPr="00582CFC" w:rsidRDefault="00784886" w:rsidP="00784886">
            <w:pPr>
              <w:numPr>
                <w:ilvl w:val="0"/>
                <w:numId w:val="41"/>
              </w:numPr>
              <w:spacing w:line="240" w:lineRule="auto"/>
              <w:rPr>
                <w:rFonts w:ascii="Times New Roman" w:hAnsi="Times New Roman"/>
                <w:sz w:val="24"/>
                <w:szCs w:val="24"/>
                <w:lang w:eastAsia="x-none" w:bidi="x-none"/>
              </w:rPr>
            </w:pPr>
            <w:r w:rsidRPr="00582CFC">
              <w:rPr>
                <w:rFonts w:ascii="Times New Roman" w:hAnsi="Times New Roman"/>
                <w:sz w:val="24"/>
                <w:szCs w:val="24"/>
                <w:lang w:eastAsia="x-none" w:bidi="x-none"/>
              </w:rPr>
              <w:t xml:space="preserve">To investigate how </w:t>
            </w:r>
            <w:r w:rsidR="002006CE" w:rsidRPr="00582CFC">
              <w:rPr>
                <w:rFonts w:ascii="Times New Roman" w:hAnsi="Times New Roman"/>
                <w:sz w:val="24"/>
                <w:szCs w:val="24"/>
                <w:lang w:eastAsia="x-none" w:bidi="x-none"/>
              </w:rPr>
              <w:t xml:space="preserve">the </w:t>
            </w:r>
            <w:r w:rsidRPr="00582CFC">
              <w:rPr>
                <w:rFonts w:ascii="Times New Roman" w:hAnsi="Times New Roman"/>
                <w:sz w:val="24"/>
                <w:szCs w:val="24"/>
              </w:rPr>
              <w:t xml:space="preserve">digital transformation </w:t>
            </w:r>
            <w:r w:rsidRPr="00582CFC">
              <w:rPr>
                <w:rFonts w:ascii="Times New Roman" w:hAnsi="Times New Roman"/>
                <w:sz w:val="24"/>
                <w:szCs w:val="24"/>
                <w:lang w:eastAsia="x-none" w:bidi="x-none"/>
              </w:rPr>
              <w:t xml:space="preserve">affects the curriculum delivery </w:t>
            </w:r>
            <w:r w:rsidRPr="00582CFC">
              <w:rPr>
                <w:rFonts w:ascii="Times New Roman" w:hAnsi="Times New Roman"/>
                <w:sz w:val="24"/>
                <w:szCs w:val="24"/>
              </w:rPr>
              <w:t xml:space="preserve">in King </w:t>
            </w:r>
            <w:proofErr w:type="spellStart"/>
            <w:r w:rsidRPr="00582CFC">
              <w:rPr>
                <w:rFonts w:ascii="Times New Roman" w:hAnsi="Times New Roman"/>
                <w:sz w:val="24"/>
                <w:szCs w:val="24"/>
              </w:rPr>
              <w:t>Zwelithini</w:t>
            </w:r>
            <w:proofErr w:type="spellEnd"/>
            <w:r w:rsidRPr="00582CFC">
              <w:rPr>
                <w:rFonts w:ascii="Times New Roman" w:hAnsi="Times New Roman"/>
                <w:sz w:val="24"/>
                <w:szCs w:val="24"/>
              </w:rPr>
              <w:t xml:space="preserve"> High School.</w:t>
            </w:r>
          </w:p>
          <w:p w14:paraId="75EAE734" w14:textId="25C1F04F" w:rsidR="00784886" w:rsidRPr="00784886" w:rsidRDefault="00784886" w:rsidP="00784886">
            <w:pPr>
              <w:numPr>
                <w:ilvl w:val="0"/>
                <w:numId w:val="41"/>
              </w:numPr>
              <w:contextualSpacing/>
              <w:jc w:val="both"/>
              <w:rPr>
                <w:rFonts w:ascii="Times New Roman" w:hAnsi="Times New Roman"/>
                <w:sz w:val="24"/>
                <w:szCs w:val="24"/>
                <w:lang w:eastAsia="x-none" w:bidi="x-none"/>
              </w:rPr>
            </w:pPr>
            <w:r w:rsidRPr="00784886">
              <w:rPr>
                <w:rFonts w:ascii="Times New Roman" w:hAnsi="Times New Roman"/>
                <w:sz w:val="24"/>
                <w:szCs w:val="24"/>
              </w:rPr>
              <w:t>To determine th</w:t>
            </w:r>
            <w:r w:rsidR="002006CE">
              <w:rPr>
                <w:rFonts w:ascii="Times New Roman" w:hAnsi="Times New Roman"/>
                <w:sz w:val="24"/>
                <w:szCs w:val="24"/>
              </w:rPr>
              <w:t>e</w:t>
            </w:r>
            <w:r w:rsidRPr="00784886">
              <w:rPr>
                <w:rFonts w:ascii="Times New Roman" w:hAnsi="Times New Roman"/>
                <w:sz w:val="24"/>
                <w:szCs w:val="24"/>
              </w:rPr>
              <w:t xml:space="preserve"> influence </w:t>
            </w:r>
            <w:r w:rsidR="002006CE">
              <w:rPr>
                <w:rFonts w:ascii="Times New Roman" w:hAnsi="Times New Roman"/>
                <w:sz w:val="24"/>
                <w:szCs w:val="24"/>
              </w:rPr>
              <w:t xml:space="preserve">that </w:t>
            </w:r>
            <w:r w:rsidRPr="00784886">
              <w:rPr>
                <w:rFonts w:ascii="Times New Roman" w:hAnsi="Times New Roman"/>
                <w:sz w:val="24"/>
                <w:szCs w:val="24"/>
                <w:lang w:val="en-ZA"/>
              </w:rPr>
              <w:t xml:space="preserve">digital transformation of Education </w:t>
            </w:r>
            <w:r w:rsidR="002006CE">
              <w:rPr>
                <w:rFonts w:ascii="Times New Roman" w:hAnsi="Times New Roman"/>
                <w:sz w:val="24"/>
                <w:szCs w:val="24"/>
                <w:lang w:val="en-ZA"/>
              </w:rPr>
              <w:t xml:space="preserve">has </w:t>
            </w:r>
            <w:r w:rsidRPr="00784886">
              <w:rPr>
                <w:rFonts w:ascii="Times New Roman" w:hAnsi="Times New Roman"/>
                <w:sz w:val="24"/>
                <w:szCs w:val="24"/>
                <w:lang w:val="en-ZA"/>
              </w:rPr>
              <w:t>on</w:t>
            </w:r>
            <w:r w:rsidRPr="00784886">
              <w:rPr>
                <w:rFonts w:ascii="Times New Roman" w:hAnsi="Times New Roman"/>
                <w:b/>
                <w:sz w:val="24"/>
                <w:szCs w:val="24"/>
                <w:lang w:val="en-ZA"/>
              </w:rPr>
              <w:t xml:space="preserve"> </w:t>
            </w:r>
            <w:r w:rsidRPr="00784886">
              <w:rPr>
                <w:rFonts w:ascii="Times New Roman" w:hAnsi="Times New Roman"/>
                <w:sz w:val="24"/>
                <w:szCs w:val="24"/>
              </w:rPr>
              <w:t xml:space="preserve">curriculum delivery and management at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 </w:t>
            </w:r>
          </w:p>
          <w:p w14:paraId="4FB4A023" w14:textId="77777777" w:rsidR="00784886" w:rsidRPr="00784886" w:rsidRDefault="00784886" w:rsidP="00784886">
            <w:pPr>
              <w:numPr>
                <w:ilvl w:val="0"/>
                <w:numId w:val="41"/>
              </w:numPr>
              <w:contextualSpacing/>
              <w:jc w:val="both"/>
              <w:rPr>
                <w:rFonts w:ascii="Times New Roman" w:hAnsi="Times New Roman"/>
                <w:sz w:val="24"/>
                <w:szCs w:val="24"/>
                <w:lang w:eastAsia="x-none" w:bidi="x-none"/>
              </w:rPr>
            </w:pPr>
            <w:r w:rsidRPr="00784886">
              <w:rPr>
                <w:rFonts w:ascii="Times New Roman" w:hAnsi="Times New Roman"/>
                <w:sz w:val="24"/>
                <w:szCs w:val="24"/>
              </w:rPr>
              <w:t xml:space="preserve">To investigate challenges of implementing </w:t>
            </w:r>
            <w:r w:rsidRPr="00784886">
              <w:rPr>
                <w:rFonts w:ascii="Times New Roman" w:hAnsi="Times New Roman"/>
                <w:sz w:val="24"/>
                <w:szCs w:val="24"/>
                <w:lang w:val="en-ZA"/>
              </w:rPr>
              <w:t>digital transformation of Education</w:t>
            </w:r>
            <w:r w:rsidRPr="00784886">
              <w:rPr>
                <w:rFonts w:ascii="Times New Roman" w:hAnsi="Times New Roman"/>
                <w:b/>
                <w:sz w:val="24"/>
                <w:szCs w:val="24"/>
                <w:lang w:val="en-ZA"/>
              </w:rPr>
              <w:t xml:space="preserve"> </w:t>
            </w:r>
            <w:r w:rsidRPr="00784886">
              <w:rPr>
                <w:rFonts w:ascii="Times New Roman" w:hAnsi="Times New Roman"/>
                <w:sz w:val="24"/>
                <w:szCs w:val="24"/>
              </w:rPr>
              <w:t xml:space="preserve">in curriculum delivery and management at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 </w:t>
            </w:r>
          </w:p>
          <w:p w14:paraId="5F704E6E" w14:textId="7B427677" w:rsidR="002829B1" w:rsidRPr="00784886" w:rsidRDefault="00784886" w:rsidP="00784886">
            <w:pPr>
              <w:pStyle w:val="ListParagraph"/>
              <w:numPr>
                <w:ilvl w:val="0"/>
                <w:numId w:val="41"/>
              </w:numPr>
              <w:autoSpaceDE w:val="0"/>
              <w:autoSpaceDN w:val="0"/>
              <w:adjustRightInd w:val="0"/>
              <w:spacing w:after="0" w:line="360" w:lineRule="auto"/>
              <w:rPr>
                <w:rFonts w:ascii="Arial Narrow" w:hAnsi="Arial Narrow" w:cs="Times-Roman"/>
              </w:rPr>
            </w:pPr>
            <w:r w:rsidRPr="00784886">
              <w:rPr>
                <w:rFonts w:ascii="Times New Roman" w:hAnsi="Times New Roman"/>
                <w:sz w:val="24"/>
                <w:szCs w:val="24"/>
              </w:rPr>
              <w:t xml:space="preserve">To provide recommendations to King </w:t>
            </w:r>
            <w:proofErr w:type="spellStart"/>
            <w:r w:rsidRPr="00784886">
              <w:rPr>
                <w:rFonts w:ascii="Times New Roman" w:hAnsi="Times New Roman"/>
                <w:sz w:val="24"/>
                <w:szCs w:val="24"/>
              </w:rPr>
              <w:t>Zwelithini</w:t>
            </w:r>
            <w:proofErr w:type="spellEnd"/>
            <w:r w:rsidRPr="00784886">
              <w:rPr>
                <w:rFonts w:ascii="Times New Roman" w:hAnsi="Times New Roman"/>
                <w:sz w:val="24"/>
                <w:szCs w:val="24"/>
              </w:rPr>
              <w:t xml:space="preserve"> High School </w:t>
            </w:r>
            <w:r w:rsidR="002006CE">
              <w:rPr>
                <w:rFonts w:ascii="Times New Roman" w:hAnsi="Times New Roman"/>
                <w:sz w:val="24"/>
                <w:szCs w:val="24"/>
              </w:rPr>
              <w:t xml:space="preserve">Management </w:t>
            </w:r>
            <w:r w:rsidRPr="00784886">
              <w:rPr>
                <w:rFonts w:ascii="Times New Roman" w:hAnsi="Times New Roman"/>
                <w:sz w:val="24"/>
                <w:szCs w:val="24"/>
              </w:rPr>
              <w:t xml:space="preserve">on how </w:t>
            </w:r>
            <w:r w:rsidRPr="00784886">
              <w:rPr>
                <w:rFonts w:ascii="Times New Roman" w:hAnsi="Times New Roman"/>
                <w:sz w:val="24"/>
                <w:szCs w:val="24"/>
                <w:lang w:val="en-ZA"/>
              </w:rPr>
              <w:t>digital transformation of education</w:t>
            </w:r>
            <w:r w:rsidRPr="00784886">
              <w:rPr>
                <w:rFonts w:ascii="Times New Roman" w:hAnsi="Times New Roman"/>
                <w:b/>
                <w:sz w:val="24"/>
                <w:szCs w:val="24"/>
                <w:lang w:val="en-ZA"/>
              </w:rPr>
              <w:t xml:space="preserve"> </w:t>
            </w:r>
            <w:r w:rsidRPr="00784886">
              <w:rPr>
                <w:rFonts w:ascii="Times New Roman" w:hAnsi="Times New Roman"/>
                <w:sz w:val="24"/>
                <w:szCs w:val="24"/>
                <w:lang w:val="en-ZA"/>
              </w:rPr>
              <w:t>could be improved for effective cur</w:t>
            </w:r>
            <w:r w:rsidR="00F86037">
              <w:rPr>
                <w:rFonts w:ascii="Times New Roman" w:hAnsi="Times New Roman"/>
                <w:sz w:val="24"/>
                <w:szCs w:val="24"/>
                <w:lang w:val="en-ZA"/>
              </w:rPr>
              <w:t>riculum delivery and management</w:t>
            </w:r>
          </w:p>
        </w:tc>
      </w:tr>
      <w:tr w:rsidR="0036465D" w:rsidRPr="00D72272" w14:paraId="67A2C1A7" w14:textId="77777777" w:rsidTr="00BC758E">
        <w:trPr>
          <w:trHeight w:val="602"/>
          <w:jc w:val="center"/>
        </w:trPr>
        <w:tc>
          <w:tcPr>
            <w:tcW w:w="9356" w:type="dxa"/>
            <w:tcBorders>
              <w:bottom w:val="single" w:sz="4" w:space="0" w:color="auto"/>
            </w:tcBorders>
            <w:shd w:val="clear" w:color="auto" w:fill="D9D9D9" w:themeFill="background1" w:themeFillShade="D9"/>
            <w:vAlign w:val="center"/>
          </w:tcPr>
          <w:p w14:paraId="5EF49270" w14:textId="77777777" w:rsidR="0036465D" w:rsidRPr="00D72272" w:rsidRDefault="00D72272" w:rsidP="00C35C9D">
            <w:pPr>
              <w:pStyle w:val="Heading1"/>
            </w:pPr>
            <w:bookmarkStart w:id="6" w:name="_Toc81147374"/>
            <w:r w:rsidRPr="00D72272">
              <w:t>6. RESEARCH QUESTIONS</w:t>
            </w:r>
            <w:bookmarkEnd w:id="6"/>
            <w:r w:rsidRPr="00D72272">
              <w:t xml:space="preserve"> </w:t>
            </w:r>
          </w:p>
        </w:tc>
      </w:tr>
      <w:tr w:rsidR="002829B1" w:rsidRPr="00D72272" w14:paraId="1F4A79CC" w14:textId="77777777" w:rsidTr="00BC758E">
        <w:trPr>
          <w:trHeight w:val="1610"/>
          <w:jc w:val="center"/>
        </w:trPr>
        <w:tc>
          <w:tcPr>
            <w:tcW w:w="9356" w:type="dxa"/>
            <w:tcBorders>
              <w:top w:val="single" w:sz="4" w:space="0" w:color="auto"/>
            </w:tcBorders>
            <w:vAlign w:val="center"/>
          </w:tcPr>
          <w:p w14:paraId="69EC243E" w14:textId="7FE344DC" w:rsidR="00D45548" w:rsidRPr="00D45548" w:rsidRDefault="00D45548" w:rsidP="00D45548">
            <w:pPr>
              <w:numPr>
                <w:ilvl w:val="0"/>
                <w:numId w:val="42"/>
              </w:numPr>
              <w:spacing w:line="240" w:lineRule="auto"/>
              <w:rPr>
                <w:rFonts w:ascii="Times New Roman" w:hAnsi="Times New Roman"/>
                <w:sz w:val="24"/>
                <w:szCs w:val="24"/>
                <w:lang w:eastAsia="x-none" w:bidi="x-none"/>
              </w:rPr>
            </w:pPr>
            <w:r w:rsidRPr="00D45548">
              <w:rPr>
                <w:rFonts w:ascii="Times New Roman" w:hAnsi="Times New Roman"/>
                <w:sz w:val="24"/>
                <w:szCs w:val="24"/>
              </w:rPr>
              <w:t xml:space="preserve">How </w:t>
            </w:r>
            <w:r w:rsidR="00582CFC" w:rsidRPr="00D45548">
              <w:rPr>
                <w:rFonts w:ascii="Times New Roman" w:hAnsi="Times New Roman"/>
                <w:sz w:val="24"/>
                <w:szCs w:val="24"/>
              </w:rPr>
              <w:t>digital transformation does</w:t>
            </w:r>
            <w:r w:rsidRPr="00D45548">
              <w:rPr>
                <w:rFonts w:ascii="Times New Roman" w:hAnsi="Times New Roman"/>
                <w:sz w:val="24"/>
                <w:szCs w:val="24"/>
              </w:rPr>
              <w:t xml:space="preserve"> </w:t>
            </w:r>
            <w:r w:rsidR="00582CFC">
              <w:rPr>
                <w:rFonts w:ascii="Times New Roman" w:hAnsi="Times New Roman"/>
                <w:sz w:val="24"/>
                <w:szCs w:val="24"/>
              </w:rPr>
              <w:t>affects</w:t>
            </w:r>
            <w:r w:rsidR="00582CFC" w:rsidRPr="00D45548">
              <w:rPr>
                <w:rFonts w:ascii="Times New Roman" w:hAnsi="Times New Roman"/>
                <w:sz w:val="24"/>
                <w:szCs w:val="24"/>
              </w:rPr>
              <w:t xml:space="preserve"> </w:t>
            </w:r>
            <w:r w:rsidRPr="00D45548">
              <w:rPr>
                <w:rFonts w:ascii="Times New Roman" w:hAnsi="Times New Roman"/>
                <w:sz w:val="24"/>
                <w:szCs w:val="24"/>
              </w:rPr>
              <w:t xml:space="preserve">curriculum delivery in King </w:t>
            </w:r>
            <w:proofErr w:type="spellStart"/>
            <w:r w:rsidRPr="00D45548">
              <w:rPr>
                <w:rFonts w:ascii="Times New Roman" w:hAnsi="Times New Roman"/>
                <w:sz w:val="24"/>
                <w:szCs w:val="24"/>
              </w:rPr>
              <w:t>Zwelithini</w:t>
            </w:r>
            <w:proofErr w:type="spellEnd"/>
            <w:r w:rsidRPr="00D45548">
              <w:rPr>
                <w:rFonts w:ascii="Times New Roman" w:hAnsi="Times New Roman"/>
                <w:sz w:val="24"/>
                <w:szCs w:val="24"/>
              </w:rPr>
              <w:t xml:space="preserve"> High School?</w:t>
            </w:r>
          </w:p>
          <w:p w14:paraId="2337530A" w14:textId="77777777" w:rsidR="00D45548" w:rsidRDefault="00D45548" w:rsidP="00D45548">
            <w:pPr>
              <w:numPr>
                <w:ilvl w:val="0"/>
                <w:numId w:val="42"/>
              </w:numPr>
              <w:contextualSpacing/>
              <w:jc w:val="both"/>
              <w:rPr>
                <w:rFonts w:ascii="Times New Roman" w:hAnsi="Times New Roman"/>
                <w:sz w:val="24"/>
                <w:szCs w:val="24"/>
                <w:lang w:eastAsia="x-none" w:bidi="x-none"/>
              </w:rPr>
            </w:pPr>
            <w:r w:rsidRPr="00D45548">
              <w:rPr>
                <w:rFonts w:ascii="Times New Roman" w:hAnsi="Times New Roman"/>
                <w:sz w:val="24"/>
                <w:szCs w:val="24"/>
              </w:rPr>
              <w:t xml:space="preserve">What is the influence of </w:t>
            </w:r>
            <w:r w:rsidRPr="00D45548">
              <w:rPr>
                <w:rFonts w:ascii="Times New Roman" w:hAnsi="Times New Roman"/>
                <w:sz w:val="24"/>
                <w:szCs w:val="24"/>
                <w:lang w:val="en-ZA"/>
              </w:rPr>
              <w:t>digital transformation of Education on</w:t>
            </w:r>
            <w:r w:rsidRPr="00D45548">
              <w:rPr>
                <w:rFonts w:ascii="Times New Roman" w:hAnsi="Times New Roman"/>
                <w:b/>
                <w:sz w:val="24"/>
                <w:szCs w:val="24"/>
                <w:lang w:val="en-ZA"/>
              </w:rPr>
              <w:t xml:space="preserve"> </w:t>
            </w:r>
            <w:r w:rsidRPr="00D45548">
              <w:rPr>
                <w:rFonts w:ascii="Times New Roman" w:hAnsi="Times New Roman"/>
                <w:sz w:val="24"/>
                <w:szCs w:val="24"/>
              </w:rPr>
              <w:t xml:space="preserve">curriculum delivery and management at King </w:t>
            </w:r>
            <w:proofErr w:type="spellStart"/>
            <w:r w:rsidRPr="00D45548">
              <w:rPr>
                <w:rFonts w:ascii="Times New Roman" w:hAnsi="Times New Roman"/>
                <w:sz w:val="24"/>
                <w:szCs w:val="24"/>
              </w:rPr>
              <w:t>Zwelithini</w:t>
            </w:r>
            <w:proofErr w:type="spellEnd"/>
            <w:r w:rsidRPr="00D45548">
              <w:rPr>
                <w:rFonts w:ascii="Times New Roman" w:hAnsi="Times New Roman"/>
                <w:sz w:val="24"/>
                <w:szCs w:val="24"/>
              </w:rPr>
              <w:t xml:space="preserve"> High School?</w:t>
            </w:r>
          </w:p>
          <w:p w14:paraId="1C796B6B" w14:textId="77777777" w:rsidR="00D45548" w:rsidRPr="00D45548" w:rsidRDefault="00D45548" w:rsidP="00D45548">
            <w:pPr>
              <w:ind w:left="720"/>
              <w:contextualSpacing/>
              <w:jc w:val="both"/>
              <w:rPr>
                <w:rFonts w:ascii="Times New Roman" w:hAnsi="Times New Roman"/>
                <w:sz w:val="20"/>
                <w:szCs w:val="24"/>
                <w:lang w:eastAsia="x-none" w:bidi="x-none"/>
              </w:rPr>
            </w:pPr>
          </w:p>
          <w:p w14:paraId="791AB7F7" w14:textId="77777777" w:rsidR="00D45548" w:rsidRPr="00D45548" w:rsidRDefault="00D45548" w:rsidP="00D45548">
            <w:pPr>
              <w:numPr>
                <w:ilvl w:val="0"/>
                <w:numId w:val="42"/>
              </w:numPr>
              <w:contextualSpacing/>
              <w:jc w:val="both"/>
              <w:rPr>
                <w:rFonts w:ascii="Times New Roman" w:hAnsi="Times New Roman"/>
                <w:sz w:val="24"/>
                <w:szCs w:val="24"/>
                <w:lang w:eastAsia="x-none" w:bidi="x-none"/>
              </w:rPr>
            </w:pPr>
            <w:r w:rsidRPr="00D45548">
              <w:rPr>
                <w:rFonts w:ascii="Times New Roman" w:hAnsi="Times New Roman"/>
                <w:sz w:val="24"/>
                <w:szCs w:val="24"/>
              </w:rPr>
              <w:t xml:space="preserve">What are the challenges of implementing </w:t>
            </w:r>
            <w:r w:rsidRPr="00D45548">
              <w:rPr>
                <w:rFonts w:ascii="Times New Roman" w:hAnsi="Times New Roman"/>
                <w:sz w:val="24"/>
                <w:szCs w:val="24"/>
                <w:lang w:val="en-ZA"/>
              </w:rPr>
              <w:t>digital transformation of Education</w:t>
            </w:r>
            <w:r w:rsidRPr="00D45548">
              <w:rPr>
                <w:rFonts w:ascii="Times New Roman" w:hAnsi="Times New Roman"/>
                <w:b/>
                <w:sz w:val="24"/>
                <w:szCs w:val="24"/>
                <w:lang w:val="en-ZA"/>
              </w:rPr>
              <w:t xml:space="preserve"> </w:t>
            </w:r>
            <w:r w:rsidRPr="00D45548">
              <w:rPr>
                <w:rFonts w:ascii="Times New Roman" w:hAnsi="Times New Roman"/>
                <w:sz w:val="24"/>
                <w:szCs w:val="24"/>
              </w:rPr>
              <w:t xml:space="preserve">in the management of curriculum delivery at King </w:t>
            </w:r>
            <w:proofErr w:type="spellStart"/>
            <w:r w:rsidRPr="00D45548">
              <w:rPr>
                <w:rFonts w:ascii="Times New Roman" w:hAnsi="Times New Roman"/>
                <w:sz w:val="24"/>
                <w:szCs w:val="24"/>
              </w:rPr>
              <w:t>Zwelithini</w:t>
            </w:r>
            <w:proofErr w:type="spellEnd"/>
            <w:r w:rsidRPr="00D45548">
              <w:rPr>
                <w:rFonts w:ascii="Times New Roman" w:hAnsi="Times New Roman"/>
                <w:sz w:val="24"/>
                <w:szCs w:val="24"/>
              </w:rPr>
              <w:t xml:space="preserve"> High School? </w:t>
            </w:r>
          </w:p>
          <w:p w14:paraId="1110859B" w14:textId="77777777" w:rsidR="00D72272" w:rsidRPr="00D45548" w:rsidRDefault="00D45548" w:rsidP="00D45548">
            <w:pPr>
              <w:pStyle w:val="ListParagraph"/>
              <w:numPr>
                <w:ilvl w:val="0"/>
                <w:numId w:val="42"/>
              </w:numPr>
              <w:spacing w:after="0"/>
              <w:rPr>
                <w:rFonts w:ascii="Arial Narrow" w:hAnsi="Arial Narrow"/>
              </w:rPr>
            </w:pPr>
            <w:r w:rsidRPr="00D45548">
              <w:rPr>
                <w:rFonts w:ascii="Times New Roman" w:hAnsi="Times New Roman"/>
                <w:sz w:val="24"/>
                <w:szCs w:val="24"/>
              </w:rPr>
              <w:t xml:space="preserve">What recommendations can be made to effectively implement </w:t>
            </w:r>
            <w:r w:rsidRPr="00D45548">
              <w:rPr>
                <w:rFonts w:ascii="Times New Roman" w:hAnsi="Times New Roman"/>
                <w:sz w:val="24"/>
                <w:szCs w:val="24"/>
                <w:lang w:val="en-ZA"/>
              </w:rPr>
              <w:t>digital transformation of education</w:t>
            </w:r>
            <w:r w:rsidRPr="00D45548">
              <w:rPr>
                <w:rFonts w:ascii="Times New Roman" w:hAnsi="Times New Roman"/>
                <w:b/>
                <w:sz w:val="24"/>
                <w:szCs w:val="24"/>
                <w:lang w:val="en-ZA"/>
              </w:rPr>
              <w:t xml:space="preserve"> </w:t>
            </w:r>
            <w:r w:rsidRPr="00D45548">
              <w:rPr>
                <w:rFonts w:ascii="Times New Roman" w:hAnsi="Times New Roman"/>
                <w:sz w:val="24"/>
                <w:szCs w:val="24"/>
                <w:lang w:val="en-ZA"/>
              </w:rPr>
              <w:t xml:space="preserve">for the management of curriculum delivery at </w:t>
            </w:r>
            <w:r w:rsidRPr="00D45548">
              <w:rPr>
                <w:rFonts w:ascii="Times New Roman" w:hAnsi="Times New Roman"/>
                <w:sz w:val="24"/>
                <w:szCs w:val="24"/>
              </w:rPr>
              <w:t xml:space="preserve">King </w:t>
            </w:r>
            <w:proofErr w:type="spellStart"/>
            <w:r w:rsidRPr="00D45548">
              <w:rPr>
                <w:rFonts w:ascii="Times New Roman" w:hAnsi="Times New Roman"/>
                <w:sz w:val="24"/>
                <w:szCs w:val="24"/>
              </w:rPr>
              <w:t>Zwelithini</w:t>
            </w:r>
            <w:proofErr w:type="spellEnd"/>
            <w:r w:rsidRPr="00D45548">
              <w:rPr>
                <w:rFonts w:ascii="Times New Roman" w:hAnsi="Times New Roman"/>
                <w:sz w:val="24"/>
                <w:szCs w:val="24"/>
              </w:rPr>
              <w:t xml:space="preserve"> High School</w:t>
            </w:r>
            <w:r w:rsidRPr="00D45548">
              <w:rPr>
                <w:rFonts w:ascii="Times New Roman" w:hAnsi="Times New Roman"/>
                <w:sz w:val="24"/>
                <w:szCs w:val="24"/>
                <w:lang w:val="en-ZA"/>
              </w:rPr>
              <w:t>?</w:t>
            </w:r>
          </w:p>
          <w:p w14:paraId="41E23CFC" w14:textId="77777777" w:rsidR="00D45548" w:rsidRPr="00D45548" w:rsidRDefault="00D45548" w:rsidP="00D45548">
            <w:pPr>
              <w:pStyle w:val="ListParagraph"/>
              <w:spacing w:after="0"/>
              <w:rPr>
                <w:rFonts w:ascii="Arial Narrow" w:hAnsi="Arial Narrow"/>
              </w:rPr>
            </w:pPr>
          </w:p>
        </w:tc>
      </w:tr>
      <w:tr w:rsidR="008E2C91" w:rsidRPr="00D72272" w14:paraId="3D28F8A9" w14:textId="77777777" w:rsidTr="00BC758E">
        <w:trPr>
          <w:trHeight w:val="710"/>
          <w:jc w:val="center"/>
        </w:trPr>
        <w:tc>
          <w:tcPr>
            <w:tcW w:w="9356" w:type="dxa"/>
            <w:tcBorders>
              <w:bottom w:val="single" w:sz="4" w:space="0" w:color="auto"/>
            </w:tcBorders>
            <w:shd w:val="clear" w:color="auto" w:fill="D9D9D9" w:themeFill="background1" w:themeFillShade="D9"/>
            <w:vAlign w:val="center"/>
          </w:tcPr>
          <w:p w14:paraId="072F5051" w14:textId="77777777" w:rsidR="003011E4" w:rsidRPr="00D72272" w:rsidRDefault="00D72272" w:rsidP="00C35C9D">
            <w:pPr>
              <w:pStyle w:val="Heading1"/>
            </w:pPr>
            <w:bookmarkStart w:id="7" w:name="_Toc81147375"/>
            <w:r w:rsidRPr="00D72272">
              <w:t>7. SIGNIFICANCE OF THE STUDY</w:t>
            </w:r>
            <w:bookmarkEnd w:id="7"/>
            <w:r w:rsidRPr="00D72272">
              <w:t xml:space="preserve"> </w:t>
            </w:r>
          </w:p>
        </w:tc>
      </w:tr>
      <w:tr w:rsidR="002829B1" w:rsidRPr="00D72272" w14:paraId="6DF36B54" w14:textId="77777777" w:rsidTr="00BC758E">
        <w:trPr>
          <w:trHeight w:val="2235"/>
          <w:jc w:val="center"/>
        </w:trPr>
        <w:tc>
          <w:tcPr>
            <w:tcW w:w="9356" w:type="dxa"/>
            <w:tcBorders>
              <w:top w:val="single" w:sz="4" w:space="0" w:color="auto"/>
            </w:tcBorders>
            <w:vAlign w:val="center"/>
          </w:tcPr>
          <w:p w14:paraId="67D83EF0" w14:textId="263DB586" w:rsidR="00621720" w:rsidRPr="00C35C9D" w:rsidRDefault="00E11073" w:rsidP="00582CFC">
            <w:pPr>
              <w:spacing w:after="0" w:line="360" w:lineRule="auto"/>
              <w:jc w:val="both"/>
              <w:rPr>
                <w:rFonts w:ascii="Times New Roman" w:hAnsi="Times New Roman"/>
                <w:sz w:val="24"/>
                <w:szCs w:val="24"/>
                <w:lang w:val="en-ZA"/>
              </w:rPr>
            </w:pPr>
            <w:r w:rsidRPr="006132A1">
              <w:rPr>
                <w:rFonts w:ascii="Times New Roman" w:hAnsi="Times New Roman"/>
                <w:sz w:val="24"/>
                <w:szCs w:val="24"/>
              </w:rPr>
              <w:t>As some studies indicate, rural schools frequently face a number of challenges in their transition to and completion of secondary education, digital resources being one amongst many</w:t>
            </w:r>
            <w:r w:rsidR="00621720" w:rsidRPr="006132A1">
              <w:rPr>
                <w:rFonts w:ascii="Arial Narrow" w:hAnsi="Arial Narrow" w:cs="Times-Roman"/>
              </w:rPr>
              <w:t xml:space="preserve"> (</w:t>
            </w:r>
            <w:proofErr w:type="spellStart"/>
            <w:r w:rsidR="00621720" w:rsidRPr="006132A1">
              <w:rPr>
                <w:rFonts w:ascii="Times New Roman" w:hAnsi="Times New Roman"/>
                <w:sz w:val="24"/>
                <w:szCs w:val="24"/>
              </w:rPr>
              <w:t>Echazarra</w:t>
            </w:r>
            <w:proofErr w:type="spellEnd"/>
            <w:r w:rsidR="00621720" w:rsidRPr="006132A1">
              <w:rPr>
                <w:rFonts w:ascii="Times New Roman" w:hAnsi="Times New Roman"/>
                <w:sz w:val="24"/>
                <w:szCs w:val="24"/>
              </w:rPr>
              <w:t xml:space="preserve">, &amp; </w:t>
            </w:r>
            <w:proofErr w:type="spellStart"/>
            <w:r w:rsidR="00621720" w:rsidRPr="006132A1">
              <w:rPr>
                <w:rFonts w:ascii="Times New Roman" w:hAnsi="Times New Roman"/>
                <w:sz w:val="24"/>
                <w:szCs w:val="24"/>
              </w:rPr>
              <w:t>Radinger</w:t>
            </w:r>
            <w:proofErr w:type="spellEnd"/>
            <w:r w:rsidR="00621720" w:rsidRPr="006132A1">
              <w:rPr>
                <w:rFonts w:ascii="Times New Roman" w:hAnsi="Times New Roman"/>
                <w:sz w:val="24"/>
                <w:szCs w:val="24"/>
              </w:rPr>
              <w:t>, 2019)</w:t>
            </w:r>
            <w:r w:rsidRPr="006132A1">
              <w:rPr>
                <w:rFonts w:ascii="Times New Roman" w:hAnsi="Times New Roman"/>
                <w:sz w:val="24"/>
                <w:szCs w:val="24"/>
              </w:rPr>
              <w:t xml:space="preserve">. </w:t>
            </w:r>
            <w:r w:rsidR="00D45548" w:rsidRPr="00D45548">
              <w:rPr>
                <w:rFonts w:ascii="Times New Roman" w:hAnsi="Times New Roman"/>
                <w:sz w:val="24"/>
                <w:szCs w:val="24"/>
                <w:lang w:val="en-ZA"/>
              </w:rPr>
              <w:t xml:space="preserve">This study hopes to provide insight to the </w:t>
            </w:r>
            <w:r w:rsidRPr="006132A1">
              <w:rPr>
                <w:rFonts w:ascii="Times New Roman" w:hAnsi="Times New Roman"/>
                <w:sz w:val="24"/>
                <w:szCs w:val="24"/>
                <w:lang w:val="en-ZA"/>
              </w:rPr>
              <w:t>effects or impacts of digital transformation in rural public schools</w:t>
            </w:r>
            <w:r w:rsidR="00D45548" w:rsidRPr="00D45548">
              <w:rPr>
                <w:rFonts w:ascii="Times New Roman" w:hAnsi="Times New Roman"/>
                <w:sz w:val="24"/>
                <w:szCs w:val="24"/>
                <w:lang w:val="en-ZA"/>
              </w:rPr>
              <w:t xml:space="preserve">. </w:t>
            </w:r>
            <w:r w:rsidR="00621720" w:rsidRPr="006132A1">
              <w:rPr>
                <w:rFonts w:ascii="Times New Roman" w:hAnsi="Times New Roman"/>
                <w:sz w:val="24"/>
                <w:szCs w:val="24"/>
                <w:lang w:val="en-ZA"/>
              </w:rPr>
              <w:t>The</w:t>
            </w:r>
            <w:r w:rsidR="00D45548" w:rsidRPr="00D45548">
              <w:rPr>
                <w:rFonts w:ascii="Times New Roman" w:hAnsi="Times New Roman"/>
                <w:sz w:val="24"/>
                <w:szCs w:val="24"/>
                <w:lang w:val="en-ZA"/>
              </w:rPr>
              <w:t xml:space="preserve"> findings of this study will assist </w:t>
            </w:r>
            <w:r w:rsidR="00621720" w:rsidRPr="006132A1">
              <w:rPr>
                <w:rFonts w:ascii="Times New Roman" w:hAnsi="Times New Roman"/>
                <w:sz w:val="24"/>
                <w:szCs w:val="24"/>
                <w:lang w:val="en-ZA"/>
              </w:rPr>
              <w:t>department of education to fast-track, monitor and evaluate theory service delivery pace</w:t>
            </w:r>
            <w:r w:rsidR="00D45548" w:rsidRPr="00D45548">
              <w:rPr>
                <w:rFonts w:ascii="Times New Roman" w:hAnsi="Times New Roman"/>
                <w:sz w:val="24"/>
                <w:szCs w:val="24"/>
                <w:lang w:val="en-ZA"/>
              </w:rPr>
              <w:t xml:space="preserve">. With the information generated by this study, the </w:t>
            </w:r>
            <w:r w:rsidR="00621720" w:rsidRPr="006132A1">
              <w:rPr>
                <w:rFonts w:ascii="Times New Roman" w:hAnsi="Times New Roman"/>
                <w:sz w:val="24"/>
                <w:szCs w:val="24"/>
                <w:lang w:val="en-ZA"/>
              </w:rPr>
              <w:t xml:space="preserve">findings from </w:t>
            </w:r>
            <w:proofErr w:type="spellStart"/>
            <w:r w:rsidR="00621720" w:rsidRPr="006132A1">
              <w:rPr>
                <w:rFonts w:ascii="Times New Roman" w:hAnsi="Times New Roman"/>
                <w:sz w:val="24"/>
                <w:szCs w:val="24"/>
                <w:lang w:val="en-ZA"/>
              </w:rPr>
              <w:t>Zwelithini</w:t>
            </w:r>
            <w:proofErr w:type="spellEnd"/>
            <w:r w:rsidR="00621720" w:rsidRPr="006132A1">
              <w:rPr>
                <w:rFonts w:ascii="Times New Roman" w:hAnsi="Times New Roman"/>
                <w:sz w:val="24"/>
                <w:szCs w:val="24"/>
                <w:lang w:val="en-ZA"/>
              </w:rPr>
              <w:t xml:space="preserve"> high school will serve as a basic or core indicator on what needs to be done to keep the standard</w:t>
            </w:r>
            <w:r w:rsidR="00D45548" w:rsidRPr="00D45548">
              <w:rPr>
                <w:rFonts w:ascii="Times New Roman" w:hAnsi="Times New Roman"/>
                <w:sz w:val="24"/>
                <w:szCs w:val="24"/>
                <w:lang w:val="en-ZA"/>
              </w:rPr>
              <w:t xml:space="preserve">. </w:t>
            </w:r>
            <w:r w:rsidR="00621720" w:rsidRPr="006132A1">
              <w:rPr>
                <w:rFonts w:ascii="Times New Roman" w:hAnsi="Times New Roman"/>
                <w:sz w:val="24"/>
                <w:szCs w:val="24"/>
                <w:lang w:val="en-ZA"/>
              </w:rPr>
              <w:t>Through the research</w:t>
            </w:r>
            <w:r w:rsidR="00D45548" w:rsidRPr="00D45548">
              <w:rPr>
                <w:rFonts w:ascii="Times New Roman" w:hAnsi="Times New Roman"/>
                <w:sz w:val="24"/>
                <w:szCs w:val="24"/>
                <w:lang w:val="en-ZA"/>
              </w:rPr>
              <w:t xml:space="preserve"> recommendations, the </w:t>
            </w:r>
            <w:r w:rsidR="00621720" w:rsidRPr="006132A1">
              <w:rPr>
                <w:rFonts w:ascii="Times New Roman" w:hAnsi="Times New Roman"/>
                <w:sz w:val="24"/>
                <w:szCs w:val="24"/>
                <w:lang w:val="en-ZA"/>
              </w:rPr>
              <w:t>research</w:t>
            </w:r>
            <w:r w:rsidR="00D45548" w:rsidRPr="00D45548">
              <w:rPr>
                <w:rFonts w:ascii="Times New Roman" w:hAnsi="Times New Roman"/>
                <w:sz w:val="24"/>
                <w:szCs w:val="24"/>
                <w:lang w:val="en-ZA"/>
              </w:rPr>
              <w:t xml:space="preserve"> will make </w:t>
            </w:r>
            <w:r w:rsidR="00621720" w:rsidRPr="006132A1">
              <w:rPr>
                <w:rFonts w:ascii="Times New Roman" w:hAnsi="Times New Roman"/>
                <w:sz w:val="24"/>
                <w:szCs w:val="24"/>
                <w:lang w:val="en-ZA"/>
              </w:rPr>
              <w:t xml:space="preserve">Eshowe community </w:t>
            </w:r>
            <w:r w:rsidR="00D45548" w:rsidRPr="00D45548">
              <w:rPr>
                <w:rFonts w:ascii="Times New Roman" w:hAnsi="Times New Roman"/>
                <w:sz w:val="24"/>
                <w:szCs w:val="24"/>
                <w:lang w:val="en-ZA"/>
              </w:rPr>
              <w:t xml:space="preserve">and its </w:t>
            </w:r>
            <w:r w:rsidR="00621720" w:rsidRPr="006132A1">
              <w:rPr>
                <w:rFonts w:ascii="Times New Roman" w:hAnsi="Times New Roman"/>
                <w:sz w:val="24"/>
                <w:szCs w:val="24"/>
                <w:lang w:val="en-ZA"/>
              </w:rPr>
              <w:t xml:space="preserve">circuit </w:t>
            </w:r>
            <w:r w:rsidR="00D45548" w:rsidRPr="00D45548">
              <w:rPr>
                <w:rFonts w:ascii="Times New Roman" w:hAnsi="Times New Roman"/>
                <w:sz w:val="24"/>
                <w:szCs w:val="24"/>
                <w:lang w:val="en-ZA"/>
              </w:rPr>
              <w:t xml:space="preserve">leaders aware of </w:t>
            </w:r>
            <w:r w:rsidR="00621720" w:rsidRPr="006132A1">
              <w:rPr>
                <w:rFonts w:ascii="Times New Roman" w:hAnsi="Times New Roman"/>
                <w:sz w:val="24"/>
                <w:szCs w:val="24"/>
                <w:lang w:val="en-ZA"/>
              </w:rPr>
              <w:t xml:space="preserve">impact of digital transformation of education on the management of curriculum delivery </w:t>
            </w:r>
            <w:r w:rsidR="00D45548" w:rsidRPr="00D45548">
              <w:rPr>
                <w:rFonts w:ascii="Times New Roman" w:hAnsi="Times New Roman"/>
                <w:sz w:val="24"/>
                <w:szCs w:val="24"/>
                <w:lang w:val="en-ZA"/>
              </w:rPr>
              <w:t xml:space="preserve">challenges and effects thereof. The </w:t>
            </w:r>
            <w:r w:rsidR="00621720" w:rsidRPr="006132A1">
              <w:rPr>
                <w:rFonts w:ascii="Times New Roman" w:hAnsi="Times New Roman"/>
                <w:sz w:val="24"/>
                <w:szCs w:val="24"/>
                <w:lang w:val="en-ZA"/>
              </w:rPr>
              <w:t>also aims to</w:t>
            </w:r>
            <w:r w:rsidR="00D45548" w:rsidRPr="00D45548">
              <w:rPr>
                <w:rFonts w:ascii="Times New Roman" w:hAnsi="Times New Roman"/>
                <w:sz w:val="24"/>
                <w:szCs w:val="24"/>
                <w:lang w:val="en-ZA"/>
              </w:rPr>
              <w:t xml:space="preserve"> contribute to the body of knowledge </w:t>
            </w:r>
            <w:r w:rsidR="00621720" w:rsidRPr="006132A1">
              <w:rPr>
                <w:rFonts w:ascii="Times New Roman" w:hAnsi="Times New Roman"/>
                <w:sz w:val="24"/>
                <w:szCs w:val="24"/>
                <w:lang w:val="en-ZA"/>
              </w:rPr>
              <w:t xml:space="preserve">in education both at basic and in higher education. </w:t>
            </w:r>
          </w:p>
        </w:tc>
      </w:tr>
      <w:tr w:rsidR="008E2C91" w:rsidRPr="00D72272" w14:paraId="1EE724D1" w14:textId="77777777" w:rsidTr="00BC758E">
        <w:trPr>
          <w:trHeight w:val="454"/>
          <w:jc w:val="center"/>
        </w:trPr>
        <w:tc>
          <w:tcPr>
            <w:tcW w:w="9356" w:type="dxa"/>
            <w:tcBorders>
              <w:bottom w:val="single" w:sz="4" w:space="0" w:color="auto"/>
            </w:tcBorders>
            <w:shd w:val="clear" w:color="auto" w:fill="D9D9D9" w:themeFill="background1" w:themeFillShade="D9"/>
            <w:vAlign w:val="center"/>
          </w:tcPr>
          <w:p w14:paraId="2E69762B" w14:textId="77777777" w:rsidR="003011E4" w:rsidRPr="00D72272" w:rsidRDefault="00D72272" w:rsidP="00C35C9D">
            <w:pPr>
              <w:pStyle w:val="Heading1"/>
            </w:pPr>
            <w:bookmarkStart w:id="8" w:name="_Toc81147376"/>
            <w:r w:rsidRPr="00D72272">
              <w:t xml:space="preserve">8. LITERATURE </w:t>
            </w:r>
            <w:commentRangeStart w:id="9"/>
            <w:r w:rsidRPr="00D72272">
              <w:t>REVIEW</w:t>
            </w:r>
            <w:bookmarkEnd w:id="8"/>
            <w:commentRangeEnd w:id="9"/>
            <w:r w:rsidR="00E60DFE">
              <w:rPr>
                <w:rStyle w:val="CommentReference"/>
                <w:rFonts w:ascii="Calibri" w:eastAsia="Calibri" w:hAnsi="Calibri"/>
                <w:b w:val="0"/>
                <w:bCs w:val="0"/>
                <w:kern w:val="0"/>
              </w:rPr>
              <w:commentReference w:id="9"/>
            </w:r>
            <w:r w:rsidRPr="00D72272">
              <w:t xml:space="preserve"> </w:t>
            </w:r>
          </w:p>
        </w:tc>
      </w:tr>
      <w:tr w:rsidR="002829B1" w:rsidRPr="00D72272" w14:paraId="29630BF7" w14:textId="77777777" w:rsidTr="00BC758E">
        <w:trPr>
          <w:trHeight w:val="1266"/>
          <w:jc w:val="center"/>
        </w:trPr>
        <w:tc>
          <w:tcPr>
            <w:tcW w:w="9356" w:type="dxa"/>
            <w:tcBorders>
              <w:top w:val="single" w:sz="4" w:space="0" w:color="auto"/>
            </w:tcBorders>
            <w:vAlign w:val="center"/>
          </w:tcPr>
          <w:p w14:paraId="419612C6" w14:textId="77777777" w:rsidR="00582CFC" w:rsidRDefault="00582CFC" w:rsidP="006132A1">
            <w:pPr>
              <w:spacing w:after="0" w:line="360" w:lineRule="auto"/>
              <w:jc w:val="both"/>
              <w:rPr>
                <w:rFonts w:ascii="Times New Roman" w:hAnsi="Times New Roman"/>
                <w:b/>
                <w:sz w:val="24"/>
                <w:szCs w:val="24"/>
              </w:rPr>
            </w:pPr>
          </w:p>
          <w:p w14:paraId="247C2D8F" w14:textId="47D7EC6E" w:rsidR="002006CE" w:rsidRPr="00582CFC" w:rsidRDefault="002006CE" w:rsidP="00582CFC">
            <w:pPr>
              <w:pStyle w:val="Heading1"/>
            </w:pPr>
            <w:bookmarkStart w:id="10" w:name="_Toc81147377"/>
            <w:r w:rsidRPr="00582CFC">
              <w:t>8.1. Introduction</w:t>
            </w:r>
            <w:bookmarkEnd w:id="10"/>
            <w:r w:rsidRPr="00582CFC">
              <w:t xml:space="preserve"> </w:t>
            </w:r>
          </w:p>
          <w:p w14:paraId="4AEC934D" w14:textId="0E5E6C18" w:rsidR="004E03EC" w:rsidRPr="00BD2DC0" w:rsidRDefault="006132A1" w:rsidP="006132A1">
            <w:pPr>
              <w:spacing w:after="0" w:line="360" w:lineRule="auto"/>
              <w:jc w:val="both"/>
              <w:rPr>
                <w:rFonts w:ascii="Times New Roman" w:hAnsi="Times New Roman"/>
                <w:sz w:val="24"/>
                <w:szCs w:val="24"/>
                <w:lang w:val="en-ZA"/>
              </w:rPr>
            </w:pPr>
            <w:r w:rsidRPr="006132A1">
              <w:rPr>
                <w:rFonts w:ascii="Times New Roman" w:hAnsi="Times New Roman"/>
                <w:sz w:val="24"/>
                <w:szCs w:val="24"/>
              </w:rPr>
              <w:t xml:space="preserve">This </w:t>
            </w:r>
            <w:r w:rsidR="00582CFC">
              <w:rPr>
                <w:rFonts w:ascii="Times New Roman" w:hAnsi="Times New Roman"/>
                <w:sz w:val="24"/>
                <w:szCs w:val="24"/>
              </w:rPr>
              <w:t xml:space="preserve">section </w:t>
            </w:r>
            <w:r w:rsidR="00582CFC" w:rsidRPr="006132A1">
              <w:rPr>
                <w:rFonts w:ascii="Times New Roman" w:hAnsi="Times New Roman"/>
                <w:sz w:val="24"/>
                <w:szCs w:val="24"/>
              </w:rPr>
              <w:t>deliberates</w:t>
            </w:r>
            <w:r w:rsidRPr="00BD2DC0">
              <w:rPr>
                <w:rFonts w:ascii="Times New Roman" w:hAnsi="Times New Roman"/>
                <w:sz w:val="24"/>
                <w:szCs w:val="24"/>
              </w:rPr>
              <w:t xml:space="preserve"> on</w:t>
            </w:r>
            <w:r w:rsidRPr="006132A1">
              <w:rPr>
                <w:rFonts w:ascii="Times New Roman" w:hAnsi="Times New Roman"/>
                <w:sz w:val="24"/>
                <w:szCs w:val="24"/>
              </w:rPr>
              <w:t xml:space="preserve"> literature on </w:t>
            </w:r>
            <w:r w:rsidR="00F1238A" w:rsidRPr="00BD2DC0">
              <w:rPr>
                <w:rFonts w:ascii="Times New Roman" w:hAnsi="Times New Roman"/>
                <w:sz w:val="24"/>
                <w:szCs w:val="24"/>
                <w:lang w:val="en-ZA"/>
              </w:rPr>
              <w:t>investigating the impact of digital transformation of education on the management of curriculum delivery in rural public high schools</w:t>
            </w:r>
            <w:r w:rsidRPr="006132A1">
              <w:rPr>
                <w:rFonts w:ascii="Times New Roman" w:hAnsi="Times New Roman"/>
                <w:sz w:val="24"/>
                <w:szCs w:val="24"/>
              </w:rPr>
              <w:t xml:space="preserve">. Literature review </w:t>
            </w:r>
            <w:r w:rsidR="00F1238A" w:rsidRPr="00BD2DC0">
              <w:rPr>
                <w:rFonts w:ascii="Times New Roman" w:hAnsi="Times New Roman"/>
                <w:sz w:val="24"/>
                <w:szCs w:val="24"/>
              </w:rPr>
              <w:t>is survey of</w:t>
            </w:r>
            <w:r w:rsidRPr="006132A1">
              <w:rPr>
                <w:rFonts w:ascii="Times New Roman" w:hAnsi="Times New Roman"/>
                <w:sz w:val="24"/>
                <w:szCs w:val="24"/>
              </w:rPr>
              <w:t xml:space="preserve"> </w:t>
            </w:r>
            <w:r w:rsidR="00F1238A" w:rsidRPr="00BD2DC0">
              <w:rPr>
                <w:rFonts w:ascii="Times New Roman" w:hAnsi="Times New Roman"/>
                <w:sz w:val="24"/>
                <w:szCs w:val="24"/>
              </w:rPr>
              <w:t>educated sources</w:t>
            </w:r>
            <w:r w:rsidRPr="006132A1">
              <w:rPr>
                <w:rFonts w:ascii="Times New Roman" w:hAnsi="Times New Roman"/>
                <w:sz w:val="24"/>
                <w:szCs w:val="24"/>
              </w:rPr>
              <w:t xml:space="preserve"> on a </w:t>
            </w:r>
            <w:r w:rsidR="00F1238A" w:rsidRPr="00BD2DC0">
              <w:rPr>
                <w:rFonts w:ascii="Times New Roman" w:hAnsi="Times New Roman"/>
                <w:sz w:val="24"/>
                <w:szCs w:val="24"/>
              </w:rPr>
              <w:t>detailed</w:t>
            </w:r>
            <w:r w:rsidRPr="006132A1">
              <w:rPr>
                <w:rFonts w:ascii="Times New Roman" w:hAnsi="Times New Roman"/>
                <w:sz w:val="24"/>
                <w:szCs w:val="24"/>
              </w:rPr>
              <w:t xml:space="preserve"> </w:t>
            </w:r>
            <w:r w:rsidR="00F1238A" w:rsidRPr="00BD2DC0">
              <w:rPr>
                <w:rFonts w:ascii="Times New Roman" w:hAnsi="Times New Roman"/>
                <w:sz w:val="24"/>
                <w:szCs w:val="24"/>
              </w:rPr>
              <w:t>topic and</w:t>
            </w:r>
            <w:r w:rsidRPr="006132A1">
              <w:rPr>
                <w:rFonts w:ascii="Times New Roman" w:hAnsi="Times New Roman"/>
                <w:sz w:val="24"/>
                <w:szCs w:val="24"/>
              </w:rPr>
              <w:t xml:space="preserve"> it </w:t>
            </w:r>
            <w:r w:rsidR="00F1238A" w:rsidRPr="00BD2DC0">
              <w:rPr>
                <w:rFonts w:ascii="Times New Roman" w:hAnsi="Times New Roman"/>
                <w:sz w:val="24"/>
                <w:szCs w:val="24"/>
              </w:rPr>
              <w:t>seeks to provides an</w:t>
            </w:r>
            <w:r w:rsidRPr="006132A1">
              <w:rPr>
                <w:rFonts w:ascii="Times New Roman" w:hAnsi="Times New Roman"/>
                <w:sz w:val="24"/>
                <w:szCs w:val="24"/>
              </w:rPr>
              <w:t xml:space="preserve"> </w:t>
            </w:r>
            <w:r w:rsidR="00F1238A" w:rsidRPr="00BD2DC0">
              <w:rPr>
                <w:rFonts w:ascii="Times New Roman" w:hAnsi="Times New Roman"/>
                <w:sz w:val="24"/>
                <w:szCs w:val="24"/>
              </w:rPr>
              <w:t>overview of</w:t>
            </w:r>
            <w:r w:rsidRPr="006132A1">
              <w:rPr>
                <w:rFonts w:ascii="Times New Roman" w:hAnsi="Times New Roman"/>
                <w:sz w:val="24"/>
                <w:szCs w:val="24"/>
              </w:rPr>
              <w:t xml:space="preserve"> current knowledge</w:t>
            </w:r>
            <w:r w:rsidR="00F1238A" w:rsidRPr="00BD2DC0">
              <w:rPr>
                <w:rFonts w:ascii="Times New Roman" w:hAnsi="Times New Roman"/>
                <w:sz w:val="24"/>
                <w:szCs w:val="24"/>
              </w:rPr>
              <w:t xml:space="preserve"> and allow the researcher to identify gaps in</w:t>
            </w:r>
            <w:r w:rsidRPr="006132A1">
              <w:rPr>
                <w:rFonts w:ascii="Times New Roman" w:hAnsi="Times New Roman"/>
                <w:sz w:val="24"/>
                <w:szCs w:val="24"/>
              </w:rPr>
              <w:t xml:space="preserve"> the existing research (</w:t>
            </w:r>
            <w:proofErr w:type="spellStart"/>
            <w:r w:rsidRPr="006132A1">
              <w:rPr>
                <w:rFonts w:ascii="Times New Roman" w:hAnsi="Times New Roman"/>
                <w:sz w:val="24"/>
                <w:szCs w:val="24"/>
              </w:rPr>
              <w:t>McCombes</w:t>
            </w:r>
            <w:proofErr w:type="spellEnd"/>
            <w:r w:rsidRPr="006132A1">
              <w:rPr>
                <w:rFonts w:ascii="Times New Roman" w:hAnsi="Times New Roman"/>
                <w:sz w:val="24"/>
                <w:szCs w:val="24"/>
              </w:rPr>
              <w:t xml:space="preserve">, 2021). </w:t>
            </w:r>
            <w:proofErr w:type="spellStart"/>
            <w:r w:rsidRPr="006132A1">
              <w:rPr>
                <w:rFonts w:ascii="Times New Roman" w:hAnsi="Times New Roman"/>
                <w:sz w:val="24"/>
                <w:szCs w:val="24"/>
              </w:rPr>
              <w:t>Bryman</w:t>
            </w:r>
            <w:proofErr w:type="spellEnd"/>
            <w:r w:rsidRPr="006132A1">
              <w:rPr>
                <w:rFonts w:ascii="Times New Roman" w:hAnsi="Times New Roman"/>
                <w:sz w:val="24"/>
                <w:szCs w:val="24"/>
              </w:rPr>
              <w:t xml:space="preserve"> et al. (2015:379) mention that </w:t>
            </w:r>
            <w:r w:rsidR="00F1238A" w:rsidRPr="00BD2DC0">
              <w:rPr>
                <w:rFonts w:ascii="Times New Roman" w:hAnsi="Times New Roman"/>
                <w:sz w:val="24"/>
                <w:szCs w:val="24"/>
              </w:rPr>
              <w:t>‘</w:t>
            </w:r>
            <w:r w:rsidRPr="006132A1">
              <w:rPr>
                <w:rFonts w:ascii="Times New Roman" w:hAnsi="Times New Roman"/>
                <w:sz w:val="24"/>
                <w:szCs w:val="24"/>
              </w:rPr>
              <w:t>literature review is a focused and well directed way of prior work in an area of interest</w:t>
            </w:r>
            <w:r w:rsidR="00F1238A" w:rsidRPr="00BD2DC0">
              <w:rPr>
                <w:rFonts w:ascii="Times New Roman" w:hAnsi="Times New Roman"/>
                <w:sz w:val="24"/>
                <w:szCs w:val="24"/>
              </w:rPr>
              <w:t>’</w:t>
            </w:r>
            <w:r w:rsidRPr="006132A1">
              <w:rPr>
                <w:rFonts w:ascii="Times New Roman" w:hAnsi="Times New Roman"/>
                <w:sz w:val="24"/>
                <w:szCs w:val="24"/>
              </w:rPr>
              <w:t xml:space="preserve">. This section will   focus on </w:t>
            </w:r>
            <w:r w:rsidR="00F1238A" w:rsidRPr="00BD2DC0">
              <w:rPr>
                <w:rFonts w:ascii="Times New Roman" w:hAnsi="Times New Roman"/>
                <w:sz w:val="24"/>
                <w:szCs w:val="24"/>
              </w:rPr>
              <w:t xml:space="preserve">different topics that affects rural public school on effective implementation of </w:t>
            </w:r>
            <w:r w:rsidR="00F1238A" w:rsidRPr="00BD2DC0">
              <w:rPr>
                <w:rFonts w:ascii="Times New Roman" w:hAnsi="Times New Roman"/>
                <w:sz w:val="24"/>
                <w:szCs w:val="24"/>
                <w:lang w:val="en-ZA"/>
              </w:rPr>
              <w:t>digital transformation of education on the management of curriculum delivery in rural public high schools.</w:t>
            </w:r>
          </w:p>
          <w:p w14:paraId="70DBCE55" w14:textId="77777777" w:rsidR="004E03EC" w:rsidRPr="004E03EC" w:rsidRDefault="002006CE" w:rsidP="00C35C9D">
            <w:pPr>
              <w:pStyle w:val="Heading1"/>
              <w:rPr>
                <w:lang w:val="en-US"/>
              </w:rPr>
            </w:pPr>
            <w:bookmarkStart w:id="11" w:name="_Toc81147378"/>
            <w:r>
              <w:rPr>
                <w:lang w:val="en-US"/>
              </w:rPr>
              <w:t xml:space="preserve">8.2. </w:t>
            </w:r>
            <w:r w:rsidR="004E03EC" w:rsidRPr="004E03EC">
              <w:rPr>
                <w:lang w:val="en-US"/>
              </w:rPr>
              <w:t> Digital Transformation</w:t>
            </w:r>
            <w:bookmarkEnd w:id="11"/>
          </w:p>
          <w:p w14:paraId="3B877928" w14:textId="4E18D1E0" w:rsidR="004E03EC" w:rsidRPr="004E03EC" w:rsidRDefault="004E03EC" w:rsidP="004E03EC">
            <w:pPr>
              <w:spacing w:after="160" w:line="360" w:lineRule="auto"/>
              <w:jc w:val="both"/>
              <w:rPr>
                <w:rFonts w:ascii="Times New Roman" w:hAnsi="Times New Roman"/>
                <w:sz w:val="24"/>
                <w:lang w:val="en-ZA"/>
              </w:rPr>
            </w:pPr>
            <w:r w:rsidRPr="004E03EC">
              <w:rPr>
                <w:rFonts w:ascii="Times New Roman" w:hAnsi="Times New Roman"/>
                <w:sz w:val="24"/>
                <w:lang w:val="en-ZA"/>
              </w:rPr>
              <w:t xml:space="preserve">According to </w:t>
            </w:r>
            <w:proofErr w:type="spellStart"/>
            <w:r w:rsidRPr="004E03EC">
              <w:rPr>
                <w:rFonts w:ascii="Times New Roman" w:hAnsi="Times New Roman"/>
                <w:sz w:val="24"/>
                <w:lang w:val="en-ZA"/>
              </w:rPr>
              <w:t>Verina</w:t>
            </w:r>
            <w:proofErr w:type="spellEnd"/>
            <w:r w:rsidRPr="004E03EC">
              <w:rPr>
                <w:rFonts w:ascii="Times New Roman" w:hAnsi="Times New Roman"/>
                <w:sz w:val="24"/>
                <w:lang w:val="en-ZA"/>
              </w:rPr>
              <w:t xml:space="preserve"> </w:t>
            </w:r>
            <w:commentRangeStart w:id="12"/>
            <w:r w:rsidRPr="004E03EC">
              <w:rPr>
                <w:rFonts w:ascii="Times New Roman" w:hAnsi="Times New Roman"/>
                <w:sz w:val="24"/>
                <w:lang w:val="en-ZA"/>
              </w:rPr>
              <w:t>&amp;</w:t>
            </w:r>
            <w:commentRangeEnd w:id="12"/>
            <w:r w:rsidR="00D21CF6">
              <w:rPr>
                <w:rStyle w:val="CommentReference"/>
              </w:rPr>
              <w:commentReference w:id="12"/>
            </w:r>
            <w:r w:rsidRPr="004E03EC">
              <w:rPr>
                <w:rFonts w:ascii="Times New Roman" w:hAnsi="Times New Roman"/>
                <w:sz w:val="24"/>
                <w:lang w:val="en-ZA"/>
              </w:rPr>
              <w:t xml:space="preserve"> </w:t>
            </w:r>
            <w:proofErr w:type="spellStart"/>
            <w:r w:rsidRPr="004E03EC">
              <w:rPr>
                <w:rFonts w:ascii="Times New Roman" w:hAnsi="Times New Roman"/>
                <w:sz w:val="24"/>
                <w:lang w:val="en-ZA"/>
              </w:rPr>
              <w:t>Titko</w:t>
            </w:r>
            <w:proofErr w:type="spellEnd"/>
            <w:r w:rsidRPr="004E03EC">
              <w:rPr>
                <w:rFonts w:ascii="Times New Roman" w:hAnsi="Times New Roman"/>
                <w:sz w:val="24"/>
                <w:lang w:val="en-ZA"/>
              </w:rPr>
              <w:t>, (2019), digital transformation is a buzzword in an academic and business environment because in business, education, and almost every industry is being “digitally transformed” in the period of the fourth industrial revolution. This suggests that, digital transformation is part of the development which can enhance the standard of a sector if it is well establishes, especially in rural schools where there is a huge challenge of curriculum delivery since they lack necessary tools.  Ebert &amp; Duarte (2018) postulate that digital transformation is about adopting technologies to increase productivity, value creation, and social welfare. Hence, digital transformation is a process through which companies converge multiple new digital technologies to reach superior performance and sustained competitive advantage by transforming curriculum, including impacting learners’ skills talent, culture and networks development. In education, digital transformation is an emerging paradigm, which introduces strategy-oriented relying on contemporary information and communication technologies to achieve desired outcomes (</w:t>
            </w:r>
            <w:proofErr w:type="spellStart"/>
            <w:r w:rsidRPr="004E03EC">
              <w:rPr>
                <w:rFonts w:ascii="Times New Roman" w:hAnsi="Times New Roman"/>
                <w:sz w:val="24"/>
                <w:lang w:val="en-ZA"/>
              </w:rPr>
              <w:t>Pihir</w:t>
            </w:r>
            <w:proofErr w:type="spellEnd"/>
            <w:r w:rsidRPr="004E03EC">
              <w:rPr>
                <w:rFonts w:ascii="Times New Roman" w:hAnsi="Times New Roman"/>
                <w:sz w:val="24"/>
                <w:lang w:val="en-ZA"/>
              </w:rPr>
              <w:t xml:space="preserve">, </w:t>
            </w:r>
            <w:proofErr w:type="spellStart"/>
            <w:r w:rsidRPr="004E03EC">
              <w:rPr>
                <w:rFonts w:ascii="Times New Roman" w:hAnsi="Times New Roman"/>
                <w:sz w:val="24"/>
                <w:lang w:val="en-ZA"/>
              </w:rPr>
              <w:t>Tomičić-Pupek</w:t>
            </w:r>
            <w:proofErr w:type="spellEnd"/>
            <w:r w:rsidRPr="004E03EC">
              <w:rPr>
                <w:rFonts w:ascii="Times New Roman" w:hAnsi="Times New Roman"/>
                <w:sz w:val="24"/>
                <w:lang w:val="en-ZA"/>
              </w:rPr>
              <w:t xml:space="preserve"> &amp; </w:t>
            </w:r>
            <w:proofErr w:type="spellStart"/>
            <w:r w:rsidRPr="004E03EC">
              <w:rPr>
                <w:rFonts w:ascii="Times New Roman" w:hAnsi="Times New Roman"/>
                <w:sz w:val="24"/>
                <w:lang w:val="en-ZA"/>
              </w:rPr>
              <w:t>Furjan</w:t>
            </w:r>
            <w:proofErr w:type="spellEnd"/>
            <w:r w:rsidRPr="004E03EC">
              <w:rPr>
                <w:rFonts w:ascii="Times New Roman" w:hAnsi="Times New Roman"/>
                <w:sz w:val="24"/>
                <w:lang w:val="en-ZA"/>
              </w:rPr>
              <w:t xml:space="preserve">, 2018). For public schools, it is therefore a holistic approach of moving towards implementation of new methods for raising performances. </w:t>
            </w:r>
          </w:p>
          <w:p w14:paraId="573FCB1F" w14:textId="77777777" w:rsidR="000C5A2F" w:rsidRPr="000C5A2F" w:rsidRDefault="000C5A2F" w:rsidP="00C35C9D">
            <w:pPr>
              <w:pStyle w:val="Heading1"/>
              <w:rPr>
                <w:lang w:val="en-US"/>
              </w:rPr>
            </w:pPr>
            <w:r w:rsidRPr="000C5A2F">
              <w:rPr>
                <w:lang w:val="en-US"/>
              </w:rPr>
              <w:t> </w:t>
            </w:r>
            <w:bookmarkStart w:id="13" w:name="_Toc81147379"/>
            <w:r w:rsidR="002006CE">
              <w:rPr>
                <w:lang w:val="en-US"/>
              </w:rPr>
              <w:t xml:space="preserve">8.3. </w:t>
            </w:r>
            <w:r w:rsidRPr="000C5A2F">
              <w:rPr>
                <w:lang w:val="en-US"/>
              </w:rPr>
              <w:t>Digital transformation in the education sector</w:t>
            </w:r>
            <w:bookmarkEnd w:id="13"/>
          </w:p>
          <w:p w14:paraId="45604B10" w14:textId="77777777" w:rsidR="000C5A2F" w:rsidRPr="000C5A2F" w:rsidRDefault="000C5A2F" w:rsidP="000C5A2F">
            <w:pPr>
              <w:spacing w:after="160" w:line="360" w:lineRule="auto"/>
              <w:jc w:val="both"/>
              <w:rPr>
                <w:rFonts w:ascii="Times New Roman" w:hAnsi="Times New Roman"/>
                <w:bCs/>
                <w:sz w:val="24"/>
                <w:lang w:val="en-ZA"/>
              </w:rPr>
            </w:pPr>
            <w:r w:rsidRPr="000C5A2F">
              <w:rPr>
                <w:rFonts w:ascii="Times New Roman" w:hAnsi="Times New Roman"/>
                <w:bCs/>
                <w:sz w:val="24"/>
                <w:lang w:val="en-ZA"/>
              </w:rPr>
              <w:t xml:space="preserve">In recent years, digitalization has transformed and provoked most of the schools, creating new, and innovative tools for communication (Newell &amp; </w:t>
            </w:r>
            <w:proofErr w:type="spellStart"/>
            <w:r w:rsidRPr="000C5A2F">
              <w:rPr>
                <w:rFonts w:ascii="Times New Roman" w:hAnsi="Times New Roman"/>
                <w:bCs/>
                <w:sz w:val="24"/>
                <w:lang w:val="en-ZA"/>
              </w:rPr>
              <w:t>Marabelli</w:t>
            </w:r>
            <w:proofErr w:type="spellEnd"/>
            <w:r w:rsidRPr="000C5A2F">
              <w:rPr>
                <w:rFonts w:ascii="Times New Roman" w:hAnsi="Times New Roman"/>
                <w:bCs/>
                <w:sz w:val="24"/>
                <w:lang w:val="en-ZA"/>
              </w:rPr>
              <w:t xml:space="preserve">, 2015). </w:t>
            </w:r>
            <w:r w:rsidRPr="000C5A2F">
              <w:rPr>
                <w:rFonts w:ascii="Times New Roman" w:hAnsi="Times New Roman"/>
                <w:sz w:val="24"/>
                <w:szCs w:val="24"/>
                <w:lang w:val="en-ZA"/>
              </w:rPr>
              <w:t xml:space="preserve">Digital transformation has impacted different sectors and individuals as technology are the new way of living, so has it also impacted the educational sector. </w:t>
            </w:r>
            <w:proofErr w:type="spellStart"/>
            <w:r w:rsidRPr="000C5A2F">
              <w:rPr>
                <w:rFonts w:ascii="Times New Roman" w:hAnsi="Times New Roman"/>
                <w:sz w:val="24"/>
                <w:szCs w:val="24"/>
                <w:lang w:val="en-ZA"/>
              </w:rPr>
              <w:t>Balyer</w:t>
            </w:r>
            <w:proofErr w:type="spellEnd"/>
            <w:r w:rsidRPr="000C5A2F">
              <w:rPr>
                <w:rFonts w:ascii="Times New Roman" w:hAnsi="Times New Roman"/>
                <w:sz w:val="24"/>
                <w:szCs w:val="24"/>
                <w:lang w:val="en-ZA"/>
              </w:rPr>
              <w:t xml:space="preserve"> (2018), postulates that the rapid changes and transformations in the world affect education both as a structure and as learning environments, as the increasing use of technology in every day and learning environments, now most of the learners are born to a digital world. However, the impact of digital transformation does not happen in all school, especially rural schools where curriculum is developed with no aid of technologies. As reported by Mhlanga &amp; </w:t>
            </w:r>
            <w:proofErr w:type="spellStart"/>
            <w:r w:rsidRPr="000C5A2F">
              <w:rPr>
                <w:rFonts w:ascii="Times New Roman" w:hAnsi="Times New Roman"/>
                <w:sz w:val="24"/>
                <w:szCs w:val="24"/>
                <w:lang w:val="en-ZA"/>
              </w:rPr>
              <w:t>Moloi</w:t>
            </w:r>
            <w:proofErr w:type="spellEnd"/>
            <w:r w:rsidRPr="000C5A2F">
              <w:rPr>
                <w:rFonts w:ascii="Times New Roman" w:hAnsi="Times New Roman"/>
                <w:sz w:val="24"/>
                <w:szCs w:val="24"/>
                <w:lang w:val="en-ZA"/>
              </w:rPr>
              <w:t xml:space="preserve"> (2020), the education sector in South Africa is divided into two, namely the education for the private and public, the private being the better-off whereas the public being the one struggling to meet the basic standards of forth industrial revolution. In overall, the outbreak of corona virus came as a wake-up call to the education sector in South Africa, especially in public schools, because of the difficulty in going into teaching as the issues of maintaining social distancing without effective digital technological corridors of the education (Mhlanga &amp; </w:t>
            </w:r>
            <w:proofErr w:type="spellStart"/>
            <w:r w:rsidRPr="000C5A2F">
              <w:rPr>
                <w:rFonts w:ascii="Times New Roman" w:hAnsi="Times New Roman"/>
                <w:sz w:val="24"/>
                <w:szCs w:val="24"/>
                <w:lang w:val="en-ZA"/>
              </w:rPr>
              <w:t>Moloi</w:t>
            </w:r>
            <w:proofErr w:type="spellEnd"/>
            <w:r w:rsidRPr="000C5A2F">
              <w:rPr>
                <w:rFonts w:ascii="Times New Roman" w:hAnsi="Times New Roman"/>
                <w:sz w:val="24"/>
                <w:szCs w:val="24"/>
                <w:lang w:val="en-ZA"/>
              </w:rPr>
              <w:t xml:space="preserve">, 2020). Apart from the COVID-19 outbreak, it is the high time that education department looks at the digitisation closely because the twenty first century demands people who are technologically sound. </w:t>
            </w:r>
          </w:p>
          <w:p w14:paraId="1A2C86BF" w14:textId="3AF605F0" w:rsidR="000C5A2F" w:rsidRPr="000C5A2F" w:rsidRDefault="000C5A2F" w:rsidP="000C5A2F">
            <w:pPr>
              <w:spacing w:after="160" w:line="360" w:lineRule="auto"/>
              <w:jc w:val="both"/>
              <w:rPr>
                <w:rFonts w:ascii="Times New Roman" w:hAnsi="Times New Roman"/>
                <w:sz w:val="24"/>
                <w:szCs w:val="24"/>
                <w:lang w:val="en-ZA"/>
              </w:rPr>
            </w:pPr>
            <w:r w:rsidRPr="000C5A2F">
              <w:rPr>
                <w:rFonts w:ascii="Times New Roman" w:hAnsi="Times New Roman"/>
                <w:sz w:val="24"/>
                <w:szCs w:val="24"/>
                <w:lang w:val="en-ZA"/>
              </w:rPr>
              <w:t xml:space="preserve">However, even before the lockdown, Santos, Batista, &amp; Marques (2019) has chronicled that the digital communications are one of the factors of digital transformation that education sector is experiencing since it has increased their interest in different and sophisticated communication technologies in trying to improve student participation in the educational process. The latter reflects that the development of online-based communication technologies has been changing the academic environment and contributing to the digital transformation, they have been proving useful to increase the level of communication between students and teachers in the higher education. </w:t>
            </w:r>
          </w:p>
          <w:p w14:paraId="393A1060" w14:textId="77777777" w:rsidR="00713DD4" w:rsidRPr="00BD2DC0" w:rsidRDefault="000C5A2F" w:rsidP="000C5A2F">
            <w:pPr>
              <w:spacing w:after="0" w:line="360" w:lineRule="auto"/>
              <w:jc w:val="both"/>
              <w:rPr>
                <w:rFonts w:ascii="Times New Roman" w:hAnsi="Times New Roman"/>
                <w:sz w:val="24"/>
                <w:szCs w:val="24"/>
                <w:lang w:val="en-ZA"/>
              </w:rPr>
            </w:pPr>
            <w:r w:rsidRPr="00BD2DC0">
              <w:rPr>
                <w:rFonts w:ascii="Times New Roman" w:hAnsi="Times New Roman"/>
                <w:sz w:val="24"/>
                <w:szCs w:val="24"/>
                <w:lang w:val="en-ZA"/>
              </w:rPr>
              <w:t>According to Castro, Benavides &amp; Tamayo et al., (2020), schools with enough digital platforms and contents for teaching and learning finds it easy to satisfy contemporary educational standards and methods. The tools based on digital technology, innovations in digital teaching are not just technical innovations, but rather academic, curricular, and structural innovations that enhance the level of teaching and learning. In this respect, digital educational resources are perceived as enabling new roles for teachers and students, creating ﬂexible and motivating ways of learning, being more autonomous and collaborative.</w:t>
            </w:r>
          </w:p>
          <w:p w14:paraId="0392F531" w14:textId="77777777" w:rsidR="000C5A2F" w:rsidRPr="00BD2DC0" w:rsidRDefault="002006CE" w:rsidP="00C35C9D">
            <w:pPr>
              <w:pStyle w:val="Heading1"/>
              <w:rPr>
                <w:lang w:val="en-US"/>
              </w:rPr>
            </w:pPr>
            <w:bookmarkStart w:id="14" w:name="_Toc81147380"/>
            <w:r>
              <w:rPr>
                <w:lang w:val="en-US"/>
              </w:rPr>
              <w:t xml:space="preserve">8.4. </w:t>
            </w:r>
            <w:r w:rsidR="000C5A2F" w:rsidRPr="000C5A2F">
              <w:rPr>
                <w:lang w:val="en-US"/>
              </w:rPr>
              <w:t>The role of digital transformation in the management of curriculum delivery</w:t>
            </w:r>
            <w:bookmarkEnd w:id="14"/>
          </w:p>
          <w:p w14:paraId="37D502C3" w14:textId="77777777" w:rsidR="00713DD4" w:rsidRPr="000C5A2F" w:rsidRDefault="00713DD4" w:rsidP="000C5A2F">
            <w:pPr>
              <w:spacing w:after="160" w:line="259" w:lineRule="auto"/>
              <w:jc w:val="both"/>
              <w:rPr>
                <w:rFonts w:ascii="Times New Roman" w:hAnsi="Times New Roman"/>
                <w:b/>
                <w:sz w:val="24"/>
                <w:lang w:val="en-US"/>
              </w:rPr>
            </w:pPr>
          </w:p>
          <w:p w14:paraId="01D7C1E5" w14:textId="16899669" w:rsidR="000C5A2F" w:rsidRPr="000C5A2F" w:rsidRDefault="000C5A2F" w:rsidP="000C5A2F">
            <w:pPr>
              <w:spacing w:after="160" w:line="360" w:lineRule="auto"/>
              <w:jc w:val="both"/>
              <w:rPr>
                <w:rFonts w:ascii="Times New Roman" w:hAnsi="Times New Roman"/>
                <w:sz w:val="24"/>
                <w:szCs w:val="24"/>
                <w:lang w:val="en-ZA"/>
              </w:rPr>
            </w:pPr>
            <w:proofErr w:type="spellStart"/>
            <w:r w:rsidRPr="000C5A2F">
              <w:rPr>
                <w:rFonts w:ascii="Times New Roman" w:hAnsi="Times New Roman"/>
                <w:sz w:val="24"/>
                <w:szCs w:val="24"/>
                <w:lang w:val="en-ZA"/>
              </w:rPr>
              <w:t>Tiba</w:t>
            </w:r>
            <w:proofErr w:type="spellEnd"/>
            <w:r w:rsidRPr="000C5A2F">
              <w:rPr>
                <w:rFonts w:ascii="Times New Roman" w:hAnsi="Times New Roman"/>
                <w:sz w:val="24"/>
                <w:szCs w:val="24"/>
                <w:lang w:val="en-ZA"/>
              </w:rPr>
              <w:t xml:space="preserve"> &amp; </w:t>
            </w:r>
            <w:proofErr w:type="spellStart"/>
            <w:r w:rsidRPr="000C5A2F">
              <w:rPr>
                <w:rFonts w:ascii="Times New Roman" w:hAnsi="Times New Roman"/>
                <w:sz w:val="24"/>
                <w:szCs w:val="24"/>
                <w:lang w:val="en-ZA"/>
              </w:rPr>
              <w:t>Condy</w:t>
            </w:r>
            <w:proofErr w:type="spellEnd"/>
            <w:r w:rsidRPr="000C5A2F">
              <w:rPr>
                <w:rFonts w:ascii="Times New Roman" w:hAnsi="Times New Roman"/>
                <w:sz w:val="24"/>
                <w:szCs w:val="24"/>
                <w:lang w:val="en-ZA"/>
              </w:rPr>
              <w:t xml:space="preserve"> (2021) state that the empirical studies have found that technology or digital transformation can cater to varying learning styles since some learners are more disposed to visual stimuli, others more to the auditory, tactile or kinaesthetic. This assists the teacher with teaching and learning in a way that accommodates all students. It was found that technology increases student engagement, heightens student enthusiasm to learn, and increases access to information (Urbina &amp; Polly, 2017). If the students are engaged and have access to digital information, the teaching and learning are made easy, hence the curriculum delivery.</w:t>
            </w:r>
          </w:p>
          <w:p w14:paraId="4D361381" w14:textId="77777777" w:rsidR="000C5A2F" w:rsidRPr="000C5A2F" w:rsidRDefault="000C5A2F" w:rsidP="000C5A2F">
            <w:pPr>
              <w:spacing w:after="160" w:line="360" w:lineRule="auto"/>
              <w:jc w:val="both"/>
              <w:rPr>
                <w:rFonts w:ascii="Times New Roman" w:hAnsi="Times New Roman"/>
                <w:sz w:val="24"/>
                <w:szCs w:val="24"/>
                <w:lang w:val="en-ZA"/>
              </w:rPr>
            </w:pPr>
            <w:r w:rsidRPr="000C5A2F">
              <w:rPr>
                <w:rFonts w:ascii="Times New Roman" w:hAnsi="Times New Roman"/>
                <w:sz w:val="24"/>
                <w:szCs w:val="24"/>
                <w:lang w:val="en-ZA"/>
              </w:rPr>
              <w:t>Yang and Chun (2018) reveal that teachers use technology to address learners’ diverse needs. In some instances, the teachers may share online sites in which learners who did not understand the lesson as taught in class could gain information to improve their understanding of the subject matter. Thus, the role of digital transformation in the management of curriculum could make the whole process of teaching and learning easy and accommodate every student. According to (</w:t>
            </w:r>
            <w:proofErr w:type="spellStart"/>
            <w:r w:rsidRPr="000C5A2F">
              <w:rPr>
                <w:rFonts w:ascii="Times New Roman" w:hAnsi="Times New Roman"/>
                <w:sz w:val="24"/>
                <w:szCs w:val="24"/>
                <w:lang w:val="en-ZA"/>
              </w:rPr>
              <w:t>Petkovics</w:t>
            </w:r>
            <w:proofErr w:type="spellEnd"/>
            <w:r w:rsidRPr="000C5A2F">
              <w:rPr>
                <w:rFonts w:ascii="Times New Roman" w:hAnsi="Times New Roman"/>
                <w:sz w:val="24"/>
                <w:szCs w:val="24"/>
                <w:lang w:val="en-ZA"/>
              </w:rPr>
              <w:t>, 2018), Since information and communication technologies have continuously played a special role in organizations and recently this role has been extended to all spheres of life, it has always aimed to ease everyday tasks and to automatize routine, well-defined activities in organizations and with time the completion of these tasks has been performed improved. Hence, the digital transformation assists with the improvement of teaching and learning and the completion of tasks effectively.</w:t>
            </w:r>
          </w:p>
          <w:p w14:paraId="2E97273D" w14:textId="77777777" w:rsidR="00267145" w:rsidRPr="00BD2DC0" w:rsidRDefault="000C5A2F" w:rsidP="00713DD4">
            <w:pPr>
              <w:spacing w:after="160" w:line="360" w:lineRule="auto"/>
              <w:jc w:val="both"/>
              <w:rPr>
                <w:rFonts w:ascii="Times New Roman" w:hAnsi="Times New Roman"/>
                <w:sz w:val="24"/>
                <w:szCs w:val="24"/>
                <w:lang w:val="en-ZA"/>
              </w:rPr>
            </w:pPr>
            <w:r w:rsidRPr="000C5A2F">
              <w:rPr>
                <w:rFonts w:ascii="Times New Roman" w:hAnsi="Times New Roman"/>
                <w:sz w:val="24"/>
                <w:szCs w:val="24"/>
                <w:lang w:val="en-ZA"/>
              </w:rPr>
              <w:t>(</w:t>
            </w:r>
            <w:proofErr w:type="spellStart"/>
            <w:r w:rsidRPr="000C5A2F">
              <w:rPr>
                <w:rFonts w:ascii="Times New Roman" w:hAnsi="Times New Roman"/>
                <w:sz w:val="24"/>
                <w:szCs w:val="24"/>
                <w:lang w:val="en-ZA"/>
              </w:rPr>
              <w:t>Ghavifekr</w:t>
            </w:r>
            <w:proofErr w:type="spellEnd"/>
            <w:r w:rsidRPr="000C5A2F">
              <w:rPr>
                <w:rFonts w:ascii="Times New Roman" w:hAnsi="Times New Roman"/>
                <w:sz w:val="24"/>
                <w:szCs w:val="24"/>
                <w:lang w:val="en-ZA"/>
              </w:rPr>
              <w:t xml:space="preserve"> &amp; </w:t>
            </w:r>
            <w:proofErr w:type="spellStart"/>
            <w:r w:rsidRPr="000C5A2F">
              <w:rPr>
                <w:rFonts w:ascii="Times New Roman" w:hAnsi="Times New Roman"/>
                <w:sz w:val="24"/>
                <w:szCs w:val="24"/>
                <w:lang w:val="en-ZA"/>
              </w:rPr>
              <w:t>Rosdy</w:t>
            </w:r>
            <w:proofErr w:type="spellEnd"/>
            <w:r w:rsidRPr="000C5A2F">
              <w:rPr>
                <w:rFonts w:ascii="Times New Roman" w:hAnsi="Times New Roman"/>
                <w:sz w:val="24"/>
                <w:szCs w:val="24"/>
                <w:lang w:val="en-ZA"/>
              </w:rPr>
              <w:t>, 2015) says that the use of technology integration aims to improve and increase the quality, accessibility, and cost-efficiency of the delivery of instruction to students. According to (</w:t>
            </w:r>
            <w:proofErr w:type="spellStart"/>
            <w:r w:rsidRPr="000C5A2F">
              <w:rPr>
                <w:rFonts w:ascii="Times New Roman" w:hAnsi="Times New Roman"/>
                <w:sz w:val="24"/>
                <w:szCs w:val="24"/>
                <w:lang w:val="en-ZA"/>
              </w:rPr>
              <w:t>Kalonde</w:t>
            </w:r>
            <w:proofErr w:type="spellEnd"/>
            <w:r w:rsidRPr="000C5A2F">
              <w:rPr>
                <w:rFonts w:ascii="Times New Roman" w:hAnsi="Times New Roman"/>
                <w:sz w:val="24"/>
                <w:szCs w:val="24"/>
                <w:lang w:val="en-ZA"/>
              </w:rPr>
              <w:t>, 2017) Mobile technology, including smartphones and tablets, is ever-present in the lives of modern learners. Mobile learning leverages this technology by allowing access to educational resources from anywhere as long as there’s connectivity and includes the benefit of being highly portable, individual, adaptable, and easy to use.</w:t>
            </w:r>
          </w:p>
          <w:p w14:paraId="77C924CD" w14:textId="159892D2" w:rsidR="00F1238A" w:rsidRPr="00BD2DC0" w:rsidRDefault="002006CE" w:rsidP="00C35C9D">
            <w:pPr>
              <w:pStyle w:val="Heading1"/>
            </w:pPr>
            <w:bookmarkStart w:id="15" w:name="_Toc81147381"/>
            <w:r>
              <w:t xml:space="preserve">8.5. </w:t>
            </w:r>
            <w:r w:rsidR="00F1238A" w:rsidRPr="00BD2DC0">
              <w:t xml:space="preserve">Engaging and Empowering Learning </w:t>
            </w:r>
            <w:r w:rsidR="00582CFC" w:rsidRPr="00BD2DC0">
              <w:t>through</w:t>
            </w:r>
            <w:r w:rsidR="00F1238A" w:rsidRPr="00BD2DC0">
              <w:t xml:space="preserve"> Technology</w:t>
            </w:r>
            <w:bookmarkEnd w:id="15"/>
          </w:p>
          <w:p w14:paraId="7A95BDE9" w14:textId="77777777" w:rsidR="00713DD4" w:rsidRPr="00BD2DC0" w:rsidRDefault="00713DD4" w:rsidP="006132A1">
            <w:pPr>
              <w:spacing w:after="0" w:line="360" w:lineRule="auto"/>
              <w:jc w:val="both"/>
              <w:rPr>
                <w:rFonts w:ascii="Times New Roman" w:hAnsi="Times New Roman"/>
                <w:b/>
                <w:sz w:val="24"/>
                <w:szCs w:val="24"/>
              </w:rPr>
            </w:pPr>
          </w:p>
          <w:p w14:paraId="5DA39425" w14:textId="77777777" w:rsidR="00BD2DC0" w:rsidRPr="00BD2DC0" w:rsidRDefault="00A606D0" w:rsidP="00010FA0">
            <w:pPr>
              <w:spacing w:after="0" w:line="360" w:lineRule="auto"/>
              <w:jc w:val="both"/>
              <w:rPr>
                <w:rFonts w:ascii="Times New Roman" w:hAnsi="Times New Roman"/>
                <w:sz w:val="24"/>
                <w:szCs w:val="24"/>
              </w:rPr>
            </w:pPr>
            <w:r w:rsidRPr="00BD2DC0">
              <w:rPr>
                <w:rFonts w:ascii="Times New Roman" w:hAnsi="Times New Roman"/>
                <w:sz w:val="24"/>
                <w:szCs w:val="24"/>
              </w:rPr>
              <w:t xml:space="preserve">The South African public schools for them to excel in education </w:t>
            </w:r>
            <w:r w:rsidR="00010FA0" w:rsidRPr="00BD2DC0">
              <w:rPr>
                <w:rFonts w:ascii="Times New Roman" w:hAnsi="Times New Roman"/>
                <w:sz w:val="24"/>
                <w:szCs w:val="24"/>
              </w:rPr>
              <w:t xml:space="preserve">need pathways to acquire expertise and form meaningful </w:t>
            </w:r>
            <w:r w:rsidRPr="00BD2DC0">
              <w:rPr>
                <w:rFonts w:ascii="Times New Roman" w:hAnsi="Times New Roman"/>
                <w:sz w:val="24"/>
                <w:szCs w:val="24"/>
              </w:rPr>
              <w:t xml:space="preserve">mentor’s </w:t>
            </w:r>
            <w:r w:rsidR="00010FA0" w:rsidRPr="00BD2DC0">
              <w:rPr>
                <w:rFonts w:ascii="Times New Roman" w:hAnsi="Times New Roman"/>
                <w:sz w:val="24"/>
                <w:szCs w:val="24"/>
              </w:rPr>
              <w:t>connections to</w:t>
            </w:r>
            <w:r w:rsidRPr="00BD2DC0">
              <w:rPr>
                <w:rFonts w:ascii="Times New Roman" w:hAnsi="Times New Roman"/>
                <w:sz w:val="24"/>
                <w:szCs w:val="24"/>
              </w:rPr>
              <w:t xml:space="preserve"> achieve</w:t>
            </w:r>
            <w:r w:rsidRPr="00BD2DC0">
              <w:rPr>
                <w:rFonts w:ascii="Arial Narrow" w:hAnsi="Arial Narrow"/>
              </w:rPr>
              <w:t xml:space="preserve"> (</w:t>
            </w:r>
            <w:r w:rsidRPr="00BD2DC0">
              <w:rPr>
                <w:rFonts w:ascii="Times New Roman" w:hAnsi="Times New Roman"/>
                <w:sz w:val="24"/>
                <w:szCs w:val="24"/>
              </w:rPr>
              <w:t>King, &amp; South, 2017).</w:t>
            </w:r>
            <w:r w:rsidR="00010FA0" w:rsidRPr="00BD2DC0">
              <w:rPr>
                <w:rFonts w:ascii="Times New Roman" w:hAnsi="Times New Roman"/>
                <w:sz w:val="24"/>
                <w:szCs w:val="24"/>
              </w:rPr>
              <w:t xml:space="preserve"> This journey begins with a base of knowledge and abilities that can be augmented and enhanced </w:t>
            </w:r>
            <w:r w:rsidRPr="00BD2DC0">
              <w:rPr>
                <w:rFonts w:ascii="Times New Roman" w:hAnsi="Times New Roman"/>
                <w:sz w:val="24"/>
                <w:szCs w:val="24"/>
              </w:rPr>
              <w:t>for better change in curriculum development</w:t>
            </w:r>
            <w:r w:rsidR="00010FA0" w:rsidRPr="00BD2DC0">
              <w:rPr>
                <w:rFonts w:ascii="Times New Roman" w:hAnsi="Times New Roman"/>
                <w:sz w:val="24"/>
                <w:szCs w:val="24"/>
              </w:rPr>
              <w:t>. Fortunately, advances in learning sciences have provided new in</w:t>
            </w:r>
            <w:r w:rsidRPr="00BD2DC0">
              <w:rPr>
                <w:rFonts w:ascii="Times New Roman" w:hAnsi="Times New Roman"/>
                <w:sz w:val="24"/>
                <w:szCs w:val="24"/>
              </w:rPr>
              <w:t>sights on how digital transformation could impact education on curriculum delivery in public schools by seeing how leaners perform with and without technological devices</w:t>
            </w:r>
            <w:r w:rsidR="00267145" w:rsidRPr="00BD2DC0">
              <w:rPr>
                <w:rFonts w:ascii="Arial Narrow" w:hAnsi="Arial Narrow"/>
              </w:rPr>
              <w:t xml:space="preserve"> (</w:t>
            </w:r>
            <w:r w:rsidR="00267145" w:rsidRPr="00BD2DC0">
              <w:rPr>
                <w:rFonts w:ascii="Times New Roman" w:hAnsi="Times New Roman"/>
                <w:sz w:val="24"/>
                <w:szCs w:val="24"/>
              </w:rPr>
              <w:t>Consortium for School Networking, 2015)</w:t>
            </w:r>
            <w:r w:rsidRPr="00BD2DC0">
              <w:rPr>
                <w:rFonts w:ascii="Times New Roman" w:hAnsi="Times New Roman"/>
                <w:sz w:val="24"/>
                <w:szCs w:val="24"/>
              </w:rPr>
              <w:t>.</w:t>
            </w:r>
            <w:r w:rsidR="00010FA0" w:rsidRPr="00BD2DC0">
              <w:rPr>
                <w:rFonts w:ascii="Times New Roman" w:hAnsi="Times New Roman"/>
                <w:sz w:val="24"/>
                <w:szCs w:val="24"/>
              </w:rPr>
              <w:t xml:space="preserve"> Technology can be a powerful tool to reimagine learning experiences on the basis of those insights. Historically, a learner’s educational opportunities have been limited by the resources found within the walls of a school. Technology-enabled learning allows learners to tap resources and expertise anywhere in the world, starting with their own communities. </w:t>
            </w:r>
          </w:p>
          <w:p w14:paraId="67773D0F" w14:textId="77777777" w:rsidR="00A606D0" w:rsidRPr="00BD2DC0" w:rsidRDefault="002006CE" w:rsidP="00C35C9D">
            <w:pPr>
              <w:pStyle w:val="Heading1"/>
            </w:pPr>
            <w:bookmarkStart w:id="16" w:name="_Toc81147382"/>
            <w:r>
              <w:rPr>
                <w:lang w:val="en-ZA"/>
              </w:rPr>
              <w:t xml:space="preserve">8.6. </w:t>
            </w:r>
            <w:r w:rsidR="00BD2DC0" w:rsidRPr="00BD2DC0">
              <w:rPr>
                <w:lang w:val="en-ZA"/>
              </w:rPr>
              <w:t>Digital transformation challenges</w:t>
            </w:r>
            <w:r w:rsidR="00BD2DC0" w:rsidRPr="00BD2DC0">
              <w:t xml:space="preserve"> in Rural Schools</w:t>
            </w:r>
            <w:bookmarkEnd w:id="16"/>
          </w:p>
          <w:p w14:paraId="646E5EAF" w14:textId="77777777" w:rsidR="00BD2DC0" w:rsidRPr="00BD2DC0" w:rsidRDefault="00BD2DC0" w:rsidP="00010FA0">
            <w:pPr>
              <w:spacing w:after="0" w:line="360" w:lineRule="auto"/>
              <w:jc w:val="both"/>
              <w:rPr>
                <w:rFonts w:ascii="Times New Roman" w:hAnsi="Times New Roman"/>
                <w:b/>
                <w:sz w:val="24"/>
                <w:szCs w:val="24"/>
              </w:rPr>
            </w:pPr>
          </w:p>
          <w:p w14:paraId="79335189" w14:textId="77777777" w:rsidR="00BD2DC0" w:rsidRPr="00BD2DC0" w:rsidRDefault="00BD2DC0" w:rsidP="00010FA0">
            <w:pPr>
              <w:spacing w:after="0" w:line="360" w:lineRule="auto"/>
              <w:jc w:val="both"/>
              <w:rPr>
                <w:rFonts w:ascii="Times New Roman" w:hAnsi="Times New Roman"/>
                <w:sz w:val="24"/>
                <w:szCs w:val="24"/>
              </w:rPr>
            </w:pPr>
            <w:r w:rsidRPr="00BD2DC0">
              <w:rPr>
                <w:rFonts w:ascii="Times New Roman" w:hAnsi="Times New Roman"/>
                <w:sz w:val="24"/>
                <w:szCs w:val="24"/>
              </w:rPr>
              <w:t>For decades, rural education advocates have argued that rural students represent a forgotten minority (</w:t>
            </w:r>
            <w:proofErr w:type="spellStart"/>
            <w:r w:rsidRPr="00BD2DC0">
              <w:rPr>
                <w:rFonts w:ascii="Times New Roman" w:hAnsi="Times New Roman"/>
                <w:sz w:val="24"/>
                <w:szCs w:val="24"/>
              </w:rPr>
              <w:t>Azano</w:t>
            </w:r>
            <w:proofErr w:type="spellEnd"/>
            <w:r w:rsidRPr="00BD2DC0">
              <w:rPr>
                <w:rFonts w:ascii="Times New Roman" w:hAnsi="Times New Roman"/>
                <w:sz w:val="24"/>
                <w:szCs w:val="24"/>
              </w:rPr>
              <w:t xml:space="preserve"> &amp; Stewart, 2015). Teachers in rural school districts have unique challenges, including a high concentration of low socioeconomic status (SES) students living in small and often geographically isolated communities (</w:t>
            </w:r>
            <w:proofErr w:type="spellStart"/>
            <w:r w:rsidRPr="00BD2DC0">
              <w:rPr>
                <w:rFonts w:ascii="Times New Roman" w:hAnsi="Times New Roman"/>
                <w:sz w:val="24"/>
                <w:szCs w:val="24"/>
              </w:rPr>
              <w:t>Azano</w:t>
            </w:r>
            <w:proofErr w:type="spellEnd"/>
            <w:r w:rsidRPr="00BD2DC0">
              <w:rPr>
                <w:rFonts w:ascii="Times New Roman" w:hAnsi="Times New Roman"/>
                <w:sz w:val="24"/>
                <w:szCs w:val="24"/>
              </w:rPr>
              <w:t xml:space="preserve"> &amp; Stewart, 2015). Decreased funding and a “digital divide” that exists between rural schools and their suburban and urban counterparts have made it difficult for many rural districts to implement new instructional technologies (</w:t>
            </w:r>
            <w:proofErr w:type="spellStart"/>
            <w:r w:rsidRPr="00BD2DC0">
              <w:rPr>
                <w:rFonts w:ascii="Times New Roman" w:hAnsi="Times New Roman"/>
                <w:sz w:val="24"/>
                <w:szCs w:val="24"/>
              </w:rPr>
              <w:t>Sundeen</w:t>
            </w:r>
            <w:proofErr w:type="spellEnd"/>
            <w:r w:rsidRPr="00BD2DC0">
              <w:rPr>
                <w:rFonts w:ascii="Times New Roman" w:hAnsi="Times New Roman"/>
                <w:sz w:val="24"/>
                <w:szCs w:val="24"/>
              </w:rPr>
              <w:t xml:space="preserve"> &amp; </w:t>
            </w:r>
            <w:proofErr w:type="spellStart"/>
            <w:r w:rsidRPr="00BD2DC0">
              <w:rPr>
                <w:rFonts w:ascii="Times New Roman" w:hAnsi="Times New Roman"/>
                <w:sz w:val="24"/>
                <w:szCs w:val="24"/>
              </w:rPr>
              <w:t>Sundeen</w:t>
            </w:r>
            <w:proofErr w:type="spellEnd"/>
            <w:r w:rsidRPr="00BD2DC0">
              <w:rPr>
                <w:rFonts w:ascii="Times New Roman" w:hAnsi="Times New Roman"/>
                <w:sz w:val="24"/>
                <w:szCs w:val="24"/>
              </w:rPr>
              <w:t>, 2013).</w:t>
            </w:r>
            <w:r w:rsidRPr="00BD2DC0">
              <w:t xml:space="preserve"> </w:t>
            </w:r>
            <w:r w:rsidRPr="00BD2DC0">
              <w:rPr>
                <w:rFonts w:ascii="Times New Roman" w:hAnsi="Times New Roman"/>
                <w:sz w:val="24"/>
                <w:szCs w:val="24"/>
              </w:rPr>
              <w:t xml:space="preserve">Given this disparity in internet access, children living in rural communities may have fewer opportunities to use digital devices than their urban and suburban counterparts. These shortcomings in technology access may also be exasperated by the lower overall SES of rural school contexts (Dolan, 2016). A study by </w:t>
            </w:r>
            <w:proofErr w:type="spellStart"/>
            <w:r w:rsidRPr="00BD2DC0">
              <w:rPr>
                <w:rFonts w:ascii="Times New Roman" w:hAnsi="Times New Roman"/>
                <w:sz w:val="24"/>
                <w:szCs w:val="24"/>
              </w:rPr>
              <w:t>Hohlfeld</w:t>
            </w:r>
            <w:proofErr w:type="spellEnd"/>
            <w:r w:rsidRPr="00BD2DC0">
              <w:rPr>
                <w:rFonts w:ascii="Times New Roman" w:hAnsi="Times New Roman"/>
                <w:sz w:val="24"/>
                <w:szCs w:val="24"/>
              </w:rPr>
              <w:t xml:space="preserve">, et al., (2017) found that students in low SES schools used computers significantly more often for drill and practice </w:t>
            </w:r>
            <w:r>
              <w:rPr>
                <w:rFonts w:ascii="Times New Roman" w:hAnsi="Times New Roman"/>
                <w:sz w:val="24"/>
                <w:szCs w:val="24"/>
              </w:rPr>
              <w:t>ye</w:t>
            </w:r>
            <w:r w:rsidRPr="00BD2DC0">
              <w:rPr>
                <w:rFonts w:ascii="Times New Roman" w:hAnsi="Times New Roman"/>
                <w:sz w:val="24"/>
                <w:szCs w:val="24"/>
              </w:rPr>
              <w:t>t</w:t>
            </w:r>
            <w:r>
              <w:rPr>
                <w:rFonts w:ascii="Times New Roman" w:hAnsi="Times New Roman"/>
                <w:sz w:val="24"/>
                <w:szCs w:val="24"/>
              </w:rPr>
              <w:t xml:space="preserve"> schools </w:t>
            </w:r>
            <w:r w:rsidR="00F607BB">
              <w:rPr>
                <w:rFonts w:ascii="Times New Roman" w:hAnsi="Times New Roman"/>
                <w:sz w:val="24"/>
                <w:szCs w:val="24"/>
              </w:rPr>
              <w:t xml:space="preserve">with </w:t>
            </w:r>
            <w:r w:rsidR="00F607BB" w:rsidRPr="00BD2DC0">
              <w:rPr>
                <w:rFonts w:ascii="Times New Roman" w:hAnsi="Times New Roman"/>
                <w:sz w:val="24"/>
                <w:szCs w:val="24"/>
              </w:rPr>
              <w:t>higher</w:t>
            </w:r>
            <w:r w:rsidRPr="00BD2DC0">
              <w:rPr>
                <w:rFonts w:ascii="Times New Roman" w:hAnsi="Times New Roman"/>
                <w:sz w:val="24"/>
                <w:szCs w:val="24"/>
              </w:rPr>
              <w:t xml:space="preserve"> SES </w:t>
            </w:r>
            <w:r w:rsidR="00F607BB">
              <w:rPr>
                <w:rFonts w:ascii="Times New Roman" w:hAnsi="Times New Roman"/>
                <w:sz w:val="24"/>
                <w:szCs w:val="24"/>
              </w:rPr>
              <w:t>had students using</w:t>
            </w:r>
            <w:r w:rsidRPr="00BD2DC0">
              <w:rPr>
                <w:rFonts w:ascii="Times New Roman" w:hAnsi="Times New Roman"/>
                <w:sz w:val="24"/>
                <w:szCs w:val="24"/>
              </w:rPr>
              <w:t xml:space="preserve"> technology for the development of higher-order thinking skills and analyses</w:t>
            </w:r>
            <w:r w:rsidR="00F607BB">
              <w:rPr>
                <w:rFonts w:ascii="Times New Roman" w:hAnsi="Times New Roman"/>
                <w:sz w:val="24"/>
                <w:szCs w:val="24"/>
              </w:rPr>
              <w:t>. In developing world like South Africa,</w:t>
            </w:r>
            <w:r w:rsidR="00F607BB" w:rsidRPr="00BD2DC0">
              <w:rPr>
                <w:rFonts w:ascii="Times New Roman" w:hAnsi="Times New Roman"/>
                <w:sz w:val="24"/>
                <w:szCs w:val="24"/>
              </w:rPr>
              <w:t xml:space="preserve"> challenges</w:t>
            </w:r>
            <w:r w:rsidRPr="00BD2DC0">
              <w:rPr>
                <w:rFonts w:ascii="Times New Roman" w:hAnsi="Times New Roman"/>
                <w:sz w:val="24"/>
                <w:szCs w:val="24"/>
              </w:rPr>
              <w:t xml:space="preserve"> translate into an even greater gap between those who</w:t>
            </w:r>
            <w:r w:rsidRPr="00BD2DC0">
              <w:t xml:space="preserve"> </w:t>
            </w:r>
            <w:r w:rsidRPr="00BD2DC0">
              <w:rPr>
                <w:rFonts w:ascii="Times New Roman" w:hAnsi="Times New Roman"/>
                <w:sz w:val="24"/>
                <w:szCs w:val="24"/>
              </w:rPr>
              <w:t>possess the latest technologies and digital literacy skills, and those who do not.</w:t>
            </w:r>
          </w:p>
          <w:p w14:paraId="40CBFF89" w14:textId="77777777" w:rsidR="00682EBE" w:rsidRDefault="00F607BB" w:rsidP="005E3786">
            <w:pPr>
              <w:spacing w:after="160" w:line="360" w:lineRule="auto"/>
              <w:jc w:val="both"/>
              <w:rPr>
                <w:rFonts w:ascii="Times New Roman" w:hAnsi="Times New Roman"/>
                <w:sz w:val="24"/>
              </w:rPr>
            </w:pPr>
            <w:r w:rsidRPr="005E3786">
              <w:rPr>
                <w:rFonts w:ascii="Times New Roman" w:hAnsi="Times New Roman"/>
                <w:sz w:val="24"/>
              </w:rPr>
              <w:t xml:space="preserve">Research shows all schools face challenges with the implementation of computing, but these can be amplified in rural school districts with fewer resources. Key </w:t>
            </w:r>
            <w:r w:rsidR="005E3786">
              <w:rPr>
                <w:rFonts w:ascii="Times New Roman" w:hAnsi="Times New Roman"/>
                <w:sz w:val="24"/>
              </w:rPr>
              <w:t>‘</w:t>
            </w:r>
            <w:r w:rsidRPr="005E3786">
              <w:rPr>
                <w:rFonts w:ascii="Times New Roman" w:hAnsi="Times New Roman"/>
                <w:sz w:val="24"/>
              </w:rPr>
              <w:t>issues rural districts face include replacing aging technology, a need for more computers and related devices, and professional development for teachers to learn how to use the new devices and how to change pedagogy</w:t>
            </w:r>
            <w:r w:rsidR="005E3786">
              <w:rPr>
                <w:rFonts w:ascii="Times New Roman" w:hAnsi="Times New Roman"/>
                <w:sz w:val="24"/>
              </w:rPr>
              <w:t>’, (Power, Musgrove,</w:t>
            </w:r>
            <w:r w:rsidR="005E3786" w:rsidRPr="005E3786">
              <w:rPr>
                <w:rFonts w:ascii="Times New Roman" w:hAnsi="Times New Roman"/>
                <w:sz w:val="24"/>
              </w:rPr>
              <w:t xml:space="preserve"> &amp; Nichols</w:t>
            </w:r>
            <w:r w:rsidR="005E3786">
              <w:rPr>
                <w:rFonts w:ascii="Times New Roman" w:hAnsi="Times New Roman"/>
                <w:sz w:val="24"/>
              </w:rPr>
              <w:t>, 2020:63)</w:t>
            </w:r>
            <w:r w:rsidRPr="005E3786">
              <w:rPr>
                <w:rFonts w:ascii="Times New Roman" w:hAnsi="Times New Roman"/>
                <w:sz w:val="24"/>
              </w:rPr>
              <w:t>. Technology integration best practices have changed from a school sharing a computer lab, to a configuration that now provides all students with a computer</w:t>
            </w:r>
            <w:r w:rsidR="005E3786" w:rsidRPr="005E3786">
              <w:rPr>
                <w:rFonts w:ascii="Times New Roman" w:hAnsi="Times New Roman"/>
                <w:sz w:val="24"/>
              </w:rPr>
              <w:t xml:space="preserve"> </w:t>
            </w:r>
            <w:r w:rsidR="005E3786">
              <w:rPr>
                <w:rFonts w:ascii="Times New Roman" w:hAnsi="Times New Roman"/>
                <w:sz w:val="24"/>
              </w:rPr>
              <w:t>(</w:t>
            </w:r>
            <w:r w:rsidR="005E3786" w:rsidRPr="005E3786">
              <w:rPr>
                <w:rFonts w:ascii="Times New Roman" w:hAnsi="Times New Roman"/>
                <w:sz w:val="24"/>
              </w:rPr>
              <w:t>Brown</w:t>
            </w:r>
            <w:r w:rsidR="005E3786">
              <w:rPr>
                <w:rFonts w:ascii="Times New Roman" w:hAnsi="Times New Roman"/>
                <w:sz w:val="24"/>
              </w:rPr>
              <w:t>, 2018)</w:t>
            </w:r>
            <w:r w:rsidRPr="005E3786">
              <w:rPr>
                <w:rFonts w:ascii="Times New Roman" w:hAnsi="Times New Roman"/>
                <w:sz w:val="24"/>
              </w:rPr>
              <w:t>. This increased number of computers leads to the need for</w:t>
            </w:r>
            <w:r w:rsidR="005E3786" w:rsidRPr="005E3786">
              <w:rPr>
                <w:rFonts w:ascii="Times New Roman" w:hAnsi="Times New Roman"/>
                <w:sz w:val="24"/>
              </w:rPr>
              <w:t xml:space="preserve"> a more robust support system. One pre-service teacher explained that most of his students did not have access to technology at home, which affected his beliefs about homework and assignments he gave to students (</w:t>
            </w:r>
            <w:proofErr w:type="spellStart"/>
            <w:r w:rsidR="005E3786" w:rsidRPr="005E3786">
              <w:rPr>
                <w:rFonts w:ascii="Times New Roman" w:hAnsi="Times New Roman"/>
                <w:sz w:val="24"/>
              </w:rPr>
              <w:t>Azano</w:t>
            </w:r>
            <w:proofErr w:type="spellEnd"/>
            <w:r w:rsidR="005E3786" w:rsidRPr="005E3786">
              <w:rPr>
                <w:rFonts w:ascii="Times New Roman" w:hAnsi="Times New Roman"/>
                <w:sz w:val="24"/>
              </w:rPr>
              <w:t xml:space="preserve"> &amp; Stewart, 2015)</w:t>
            </w:r>
          </w:p>
          <w:p w14:paraId="7217E738" w14:textId="77777777" w:rsidR="005E3786" w:rsidRDefault="005E3786" w:rsidP="00D43F4F">
            <w:pPr>
              <w:pStyle w:val="Heading1"/>
            </w:pPr>
            <w:r w:rsidRPr="00D43F4F">
              <w:t xml:space="preserve"> </w:t>
            </w:r>
            <w:bookmarkStart w:id="17" w:name="_Toc81147383"/>
            <w:r w:rsidR="002006CE" w:rsidRPr="00D43F4F">
              <w:t>8.7. Conclusion</w:t>
            </w:r>
            <w:bookmarkEnd w:id="17"/>
            <w:r w:rsidR="002006CE" w:rsidRPr="00D43F4F">
              <w:t xml:space="preserve"> </w:t>
            </w:r>
          </w:p>
          <w:p w14:paraId="6D1713E4" w14:textId="6EC0A39A" w:rsidR="00D43F4F" w:rsidRPr="00D43F4F" w:rsidRDefault="00D43F4F" w:rsidP="007B6B49">
            <w:pPr>
              <w:spacing w:after="160" w:line="360" w:lineRule="auto"/>
              <w:jc w:val="both"/>
              <w:rPr>
                <w:rFonts w:ascii="Times New Roman" w:hAnsi="Times New Roman"/>
                <w:sz w:val="24"/>
              </w:rPr>
            </w:pPr>
            <w:r w:rsidRPr="00D43F4F">
              <w:rPr>
                <w:rFonts w:ascii="Times New Roman" w:hAnsi="Times New Roman"/>
                <w:sz w:val="24"/>
              </w:rPr>
              <w:t xml:space="preserve">The focus of this section </w:t>
            </w:r>
            <w:r w:rsidR="007B6B49">
              <w:rPr>
                <w:rFonts w:ascii="Times New Roman" w:hAnsi="Times New Roman"/>
                <w:sz w:val="24"/>
              </w:rPr>
              <w:t xml:space="preserve">was on </w:t>
            </w:r>
            <w:r w:rsidRPr="00D43F4F">
              <w:rPr>
                <w:rFonts w:ascii="Times New Roman" w:hAnsi="Times New Roman"/>
                <w:sz w:val="24"/>
              </w:rPr>
              <w:t>literature</w:t>
            </w:r>
            <w:r w:rsidR="007B6B49">
              <w:rPr>
                <w:rFonts w:ascii="Times New Roman" w:hAnsi="Times New Roman"/>
                <w:sz w:val="24"/>
              </w:rPr>
              <w:t xml:space="preserve"> review</w:t>
            </w:r>
            <w:r w:rsidRPr="00D43F4F">
              <w:rPr>
                <w:rFonts w:ascii="Times New Roman" w:hAnsi="Times New Roman"/>
                <w:sz w:val="24"/>
              </w:rPr>
              <w:t xml:space="preserve"> </w:t>
            </w:r>
            <w:r w:rsidR="007B6B49">
              <w:rPr>
                <w:rFonts w:ascii="Times New Roman" w:hAnsi="Times New Roman"/>
                <w:sz w:val="24"/>
              </w:rPr>
              <w:t>on the digital transformation of education on the management of curriculum in rural high schools. On the review</w:t>
            </w:r>
            <w:r w:rsidRPr="00D43F4F">
              <w:rPr>
                <w:rFonts w:ascii="Times New Roman" w:hAnsi="Times New Roman"/>
                <w:sz w:val="24"/>
              </w:rPr>
              <w:t xml:space="preserve">, </w:t>
            </w:r>
            <w:r w:rsidR="007B6B49">
              <w:rPr>
                <w:rFonts w:ascii="Times New Roman" w:hAnsi="Times New Roman"/>
                <w:sz w:val="24"/>
              </w:rPr>
              <w:t>it was found that there are existing</w:t>
            </w:r>
            <w:r w:rsidRPr="00D43F4F">
              <w:rPr>
                <w:rFonts w:ascii="Times New Roman" w:hAnsi="Times New Roman"/>
                <w:sz w:val="24"/>
              </w:rPr>
              <w:t xml:space="preserve"> challenges </w:t>
            </w:r>
            <w:r w:rsidR="007B6B49">
              <w:rPr>
                <w:rFonts w:ascii="Times New Roman" w:hAnsi="Times New Roman"/>
                <w:sz w:val="24"/>
              </w:rPr>
              <w:t>in terms of digital transformation of curriculum given the negative history of South Africa and the way in which rural areas has been marginalised, depriving them basic services</w:t>
            </w:r>
            <w:r w:rsidRPr="00D43F4F">
              <w:rPr>
                <w:rFonts w:ascii="Times New Roman" w:hAnsi="Times New Roman"/>
                <w:sz w:val="24"/>
              </w:rPr>
              <w:t xml:space="preserve">. </w:t>
            </w:r>
          </w:p>
        </w:tc>
      </w:tr>
      <w:tr w:rsidR="00AB33F6" w:rsidRPr="00D72272" w14:paraId="1932491E" w14:textId="77777777" w:rsidTr="00BC758E">
        <w:trPr>
          <w:trHeight w:val="647"/>
          <w:jc w:val="center"/>
        </w:trPr>
        <w:tc>
          <w:tcPr>
            <w:tcW w:w="9356" w:type="dxa"/>
            <w:tcBorders>
              <w:bottom w:val="single" w:sz="4" w:space="0" w:color="auto"/>
            </w:tcBorders>
            <w:shd w:val="clear" w:color="auto" w:fill="D9D9D9" w:themeFill="background1" w:themeFillShade="D9"/>
            <w:vAlign w:val="center"/>
          </w:tcPr>
          <w:p w14:paraId="57CEB934" w14:textId="77777777" w:rsidR="00D72272" w:rsidRPr="00D72272" w:rsidRDefault="00D72272" w:rsidP="00D72272">
            <w:pPr>
              <w:autoSpaceDE w:val="0"/>
              <w:autoSpaceDN w:val="0"/>
              <w:adjustRightInd w:val="0"/>
              <w:spacing w:after="0" w:line="360" w:lineRule="auto"/>
              <w:rPr>
                <w:rFonts w:ascii="Arial Narrow" w:hAnsi="Arial Narrow" w:cs="Times-Roman"/>
              </w:rPr>
            </w:pPr>
          </w:p>
          <w:p w14:paraId="30A3DBC1" w14:textId="77777777" w:rsidR="003011E4" w:rsidRPr="00D72272" w:rsidRDefault="00D72272" w:rsidP="00C35C9D">
            <w:pPr>
              <w:pStyle w:val="Heading1"/>
            </w:pPr>
            <w:bookmarkStart w:id="18" w:name="_Toc81147384"/>
            <w:r w:rsidRPr="00D72272">
              <w:t>9. RESEARCH DESIGN AND METHODOLOGY</w:t>
            </w:r>
            <w:bookmarkEnd w:id="18"/>
            <w:r w:rsidRPr="00D72272">
              <w:t xml:space="preserve"> </w:t>
            </w:r>
          </w:p>
        </w:tc>
      </w:tr>
      <w:tr w:rsidR="007F5E2C" w:rsidRPr="00D72272" w14:paraId="128A0455" w14:textId="77777777" w:rsidTr="0022268C">
        <w:trPr>
          <w:trHeight w:val="647"/>
          <w:jc w:val="center"/>
        </w:trPr>
        <w:tc>
          <w:tcPr>
            <w:tcW w:w="9356" w:type="dxa"/>
            <w:tcBorders>
              <w:bottom w:val="single" w:sz="4" w:space="0" w:color="auto"/>
            </w:tcBorders>
            <w:shd w:val="clear" w:color="auto" w:fill="auto"/>
            <w:vAlign w:val="center"/>
          </w:tcPr>
          <w:p w14:paraId="392BBABF" w14:textId="62500DB1" w:rsidR="00A13253" w:rsidRPr="00FD783B" w:rsidRDefault="00A13253" w:rsidP="00A13253">
            <w:pPr>
              <w:spacing w:after="0" w:line="360" w:lineRule="auto"/>
              <w:jc w:val="both"/>
              <w:rPr>
                <w:rFonts w:ascii="Times New Roman" w:hAnsi="Times New Roman"/>
                <w:sz w:val="24"/>
                <w:lang w:val="en-ZA"/>
              </w:rPr>
            </w:pPr>
            <w:r w:rsidRPr="00FD783B">
              <w:rPr>
                <w:rFonts w:ascii="Times New Roman" w:hAnsi="Times New Roman"/>
                <w:sz w:val="24"/>
                <w:lang w:val="en-ZA"/>
              </w:rPr>
              <w:t xml:space="preserve">This </w:t>
            </w:r>
            <w:r w:rsidR="002006CE">
              <w:rPr>
                <w:rFonts w:ascii="Times New Roman" w:hAnsi="Times New Roman"/>
                <w:sz w:val="24"/>
                <w:lang w:val="en-ZA"/>
              </w:rPr>
              <w:t>section</w:t>
            </w:r>
            <w:r w:rsidRPr="00FD783B">
              <w:rPr>
                <w:rFonts w:ascii="Times New Roman" w:hAnsi="Times New Roman"/>
                <w:sz w:val="24"/>
                <w:lang w:val="en-ZA"/>
              </w:rPr>
              <w:t xml:space="preserve"> will </w:t>
            </w:r>
            <w:del w:id="19" w:author="Internal Reviewer" w:date="2021-10-26T15:41:00Z">
              <w:r w:rsidRPr="00FD783B" w:rsidDel="00E60DFE">
                <w:rPr>
                  <w:rFonts w:ascii="Times New Roman" w:hAnsi="Times New Roman"/>
                  <w:sz w:val="24"/>
                  <w:lang w:val="en-ZA"/>
                </w:rPr>
                <w:delText>sets</w:delText>
              </w:r>
            </w:del>
            <w:ins w:id="20" w:author="Internal Reviewer" w:date="2021-10-26T15:41:00Z">
              <w:r w:rsidR="00E60DFE" w:rsidRPr="00FD783B">
                <w:rPr>
                  <w:rFonts w:ascii="Times New Roman" w:hAnsi="Times New Roman"/>
                  <w:sz w:val="24"/>
                  <w:lang w:val="en-ZA"/>
                </w:rPr>
                <w:t>set</w:t>
              </w:r>
            </w:ins>
            <w:r w:rsidRPr="00FD783B">
              <w:rPr>
                <w:rFonts w:ascii="Times New Roman" w:hAnsi="Times New Roman"/>
                <w:sz w:val="24"/>
                <w:lang w:val="en-ZA"/>
              </w:rPr>
              <w:t xml:space="preserve"> out the research design and methodology that will be employed to look into the research questions and to find answers to the study. It will also </w:t>
            </w:r>
            <w:del w:id="21" w:author="Internal Reviewer" w:date="2021-10-26T15:41:00Z">
              <w:r w:rsidRPr="00FD783B" w:rsidDel="00E60DFE">
                <w:rPr>
                  <w:rFonts w:ascii="Times New Roman" w:hAnsi="Times New Roman"/>
                  <w:sz w:val="24"/>
                  <w:lang w:val="en-ZA"/>
                </w:rPr>
                <w:delText>explains</w:delText>
              </w:r>
            </w:del>
            <w:ins w:id="22" w:author="Internal Reviewer" w:date="2021-10-26T15:41:00Z">
              <w:r w:rsidR="00E60DFE" w:rsidRPr="00FD783B">
                <w:rPr>
                  <w:rFonts w:ascii="Times New Roman" w:hAnsi="Times New Roman"/>
                  <w:sz w:val="24"/>
                  <w:lang w:val="en-ZA"/>
                </w:rPr>
                <w:t>explain</w:t>
              </w:r>
            </w:ins>
            <w:r w:rsidRPr="00FD783B">
              <w:rPr>
                <w:rFonts w:ascii="Times New Roman" w:hAnsi="Times New Roman"/>
                <w:sz w:val="24"/>
                <w:lang w:val="en-ZA"/>
              </w:rPr>
              <w:t xml:space="preserve"> the rationale behind the methodology used and demonstrates how the research design and methodology will be applied to investigation of</w:t>
            </w:r>
            <w:r w:rsidRPr="00FD783B">
              <w:rPr>
                <w:rFonts w:ascii="Arial Narrow" w:hAnsi="Arial Narrow"/>
                <w:sz w:val="24"/>
                <w:szCs w:val="24"/>
              </w:rPr>
              <w:t xml:space="preserve"> </w:t>
            </w:r>
            <w:r w:rsidR="00F02EAD" w:rsidRPr="00FD783B">
              <w:rPr>
                <w:rFonts w:ascii="Times New Roman" w:hAnsi="Times New Roman"/>
                <w:sz w:val="24"/>
                <w:szCs w:val="24"/>
                <w:lang w:val="en-ZA" w:eastAsia="en-ZA"/>
              </w:rPr>
              <w:t xml:space="preserve">the impact of digital transformation of education on the management of curriculum delivery in rural public high schools:  a case study of King </w:t>
            </w:r>
            <w:proofErr w:type="spellStart"/>
            <w:r w:rsidR="00F02EAD" w:rsidRPr="00FD783B">
              <w:rPr>
                <w:rFonts w:ascii="Times New Roman" w:hAnsi="Times New Roman"/>
                <w:sz w:val="24"/>
                <w:szCs w:val="24"/>
                <w:lang w:val="en-ZA" w:eastAsia="en-ZA"/>
              </w:rPr>
              <w:t>Zwelithini</w:t>
            </w:r>
            <w:proofErr w:type="spellEnd"/>
            <w:r w:rsidR="00F02EAD" w:rsidRPr="00FD783B">
              <w:rPr>
                <w:rFonts w:ascii="Times New Roman" w:hAnsi="Times New Roman"/>
                <w:sz w:val="24"/>
                <w:szCs w:val="24"/>
                <w:lang w:val="en-ZA" w:eastAsia="en-ZA"/>
              </w:rPr>
              <w:t xml:space="preserve"> high school in Eshowe circuit</w:t>
            </w:r>
            <w:r w:rsidRPr="00FD783B">
              <w:rPr>
                <w:rFonts w:ascii="Times New Roman" w:hAnsi="Times New Roman"/>
                <w:sz w:val="24"/>
                <w:lang w:val="en-ZA"/>
              </w:rPr>
              <w:t>.</w:t>
            </w:r>
          </w:p>
          <w:p w14:paraId="5DA809BA" w14:textId="77777777" w:rsidR="007F5E2C" w:rsidRPr="00FD783B" w:rsidRDefault="007F5E2C" w:rsidP="00D72272">
            <w:pPr>
              <w:autoSpaceDE w:val="0"/>
              <w:autoSpaceDN w:val="0"/>
              <w:adjustRightInd w:val="0"/>
              <w:spacing w:after="0" w:line="360" w:lineRule="auto"/>
              <w:rPr>
                <w:rFonts w:ascii="Arial Narrow" w:hAnsi="Arial Narrow" w:cs="Times-Roman"/>
              </w:rPr>
            </w:pPr>
          </w:p>
        </w:tc>
      </w:tr>
      <w:tr w:rsidR="00D72272" w:rsidRPr="00D72272" w14:paraId="2A127FAE" w14:textId="77777777" w:rsidTr="00BC758E">
        <w:trPr>
          <w:trHeight w:val="454"/>
          <w:jc w:val="center"/>
        </w:trPr>
        <w:tc>
          <w:tcPr>
            <w:tcW w:w="9356" w:type="dxa"/>
            <w:tcBorders>
              <w:bottom w:val="single" w:sz="4" w:space="0" w:color="auto"/>
            </w:tcBorders>
            <w:shd w:val="clear" w:color="auto" w:fill="D9D9D9" w:themeFill="background1" w:themeFillShade="D9"/>
            <w:vAlign w:val="center"/>
          </w:tcPr>
          <w:p w14:paraId="53D4E999" w14:textId="77777777" w:rsidR="00D72272" w:rsidRPr="00FD783B" w:rsidRDefault="00D72272" w:rsidP="00C35C9D">
            <w:pPr>
              <w:pStyle w:val="Heading1"/>
            </w:pPr>
            <w:bookmarkStart w:id="23" w:name="_Toc81147385"/>
            <w:r w:rsidRPr="00FD783B">
              <w:t xml:space="preserve">9.1 RESEARCH </w:t>
            </w:r>
            <w:r w:rsidR="00BC758E" w:rsidRPr="00FD783B">
              <w:t>DESIGN</w:t>
            </w:r>
            <w:bookmarkEnd w:id="23"/>
            <w:r w:rsidR="00BC758E" w:rsidRPr="00FD783B">
              <w:t xml:space="preserve"> </w:t>
            </w:r>
          </w:p>
        </w:tc>
      </w:tr>
      <w:tr w:rsidR="002829B1" w:rsidRPr="00D72272" w14:paraId="3C2A3988" w14:textId="77777777" w:rsidTr="0022268C">
        <w:trPr>
          <w:trHeight w:val="454"/>
          <w:jc w:val="center"/>
        </w:trPr>
        <w:tc>
          <w:tcPr>
            <w:tcW w:w="9356" w:type="dxa"/>
            <w:tcBorders>
              <w:top w:val="single" w:sz="4" w:space="0" w:color="auto"/>
              <w:bottom w:val="single" w:sz="4" w:space="0" w:color="auto"/>
            </w:tcBorders>
            <w:shd w:val="clear" w:color="auto" w:fill="auto"/>
            <w:vAlign w:val="center"/>
          </w:tcPr>
          <w:p w14:paraId="22B8FBAC" w14:textId="77777777" w:rsidR="00D72272" w:rsidRPr="00FD783B" w:rsidRDefault="00F8400F" w:rsidP="00582CFC">
            <w:pPr>
              <w:spacing w:after="0" w:line="360" w:lineRule="auto"/>
              <w:jc w:val="both"/>
              <w:rPr>
                <w:rFonts w:ascii="Times New Roman" w:hAnsi="Times New Roman"/>
                <w:sz w:val="24"/>
              </w:rPr>
            </w:pPr>
            <w:r w:rsidRPr="00FD783B">
              <w:rPr>
                <w:rFonts w:ascii="Times New Roman" w:hAnsi="Times New Roman"/>
                <w:sz w:val="24"/>
                <w:lang w:val="en-ZA"/>
              </w:rPr>
              <w:t xml:space="preserve">Barbosa, </w:t>
            </w:r>
            <w:proofErr w:type="spellStart"/>
            <w:r w:rsidRPr="00FD783B">
              <w:rPr>
                <w:rFonts w:ascii="Times New Roman" w:hAnsi="Times New Roman"/>
                <w:sz w:val="24"/>
                <w:lang w:val="en-ZA"/>
              </w:rPr>
              <w:t>DeMeulder</w:t>
            </w:r>
            <w:proofErr w:type="spellEnd"/>
            <w:r w:rsidRPr="00FD783B">
              <w:rPr>
                <w:rFonts w:ascii="Times New Roman" w:hAnsi="Times New Roman"/>
                <w:sz w:val="24"/>
                <w:lang w:val="en-ZA"/>
              </w:rPr>
              <w:t xml:space="preserve">, and </w:t>
            </w:r>
            <w:proofErr w:type="spellStart"/>
            <w:r w:rsidRPr="00FD783B">
              <w:rPr>
                <w:rFonts w:ascii="Times New Roman" w:hAnsi="Times New Roman"/>
                <w:sz w:val="24"/>
                <w:lang w:val="en-ZA"/>
              </w:rPr>
              <w:t>Gerrit</w:t>
            </w:r>
            <w:proofErr w:type="spellEnd"/>
            <w:r w:rsidRPr="00FD783B">
              <w:rPr>
                <w:rFonts w:ascii="Times New Roman" w:hAnsi="Times New Roman"/>
                <w:sz w:val="24"/>
                <w:lang w:val="en-ZA"/>
              </w:rPr>
              <w:t xml:space="preserve"> (2014:3) define research design </w:t>
            </w:r>
            <w:r w:rsidR="008B6F24" w:rsidRPr="00FD783B">
              <w:rPr>
                <w:rFonts w:ascii="Times New Roman" w:hAnsi="Times New Roman"/>
                <w:sz w:val="24"/>
                <w:lang w:val="en-ZA"/>
              </w:rPr>
              <w:t>‘</w:t>
            </w:r>
            <w:r w:rsidRPr="00FD783B">
              <w:rPr>
                <w:rFonts w:ascii="Times New Roman" w:hAnsi="Times New Roman"/>
                <w:sz w:val="24"/>
                <w:lang w:val="en-ZA"/>
              </w:rPr>
              <w:t>as a type of academic investigation through which design is explored as a method of inquiry, by the development</w:t>
            </w:r>
            <w:r w:rsidR="002D3708" w:rsidRPr="00FD783B">
              <w:rPr>
                <w:rFonts w:ascii="Times New Roman" w:hAnsi="Times New Roman"/>
                <w:sz w:val="24"/>
                <w:lang w:val="en-ZA"/>
              </w:rPr>
              <w:t xml:space="preserve"> </w:t>
            </w:r>
            <w:r w:rsidRPr="00FD783B">
              <w:rPr>
                <w:rFonts w:ascii="Times New Roman" w:hAnsi="Times New Roman"/>
                <w:sz w:val="24"/>
                <w:lang w:val="en-ZA"/>
              </w:rPr>
              <w:t>of a project and also exploring the different materials by</w:t>
            </w:r>
            <w:r w:rsidR="008B6F24" w:rsidRPr="00FD783B">
              <w:rPr>
                <w:rFonts w:ascii="Times New Roman" w:hAnsi="Times New Roman"/>
                <w:sz w:val="24"/>
                <w:lang w:val="en-ZA"/>
              </w:rPr>
              <w:t xml:space="preserve"> which a design is carried out’. </w:t>
            </w:r>
            <w:r w:rsidRPr="00FD783B">
              <w:rPr>
                <w:rFonts w:ascii="Times New Roman" w:hAnsi="Times New Roman"/>
                <w:sz w:val="24"/>
                <w:lang w:val="en-ZA"/>
              </w:rPr>
              <w:t xml:space="preserve">Creswell (2014:36) believes that </w:t>
            </w:r>
            <w:r w:rsidR="008B6F24" w:rsidRPr="00FD783B">
              <w:rPr>
                <w:rFonts w:ascii="Times New Roman" w:hAnsi="Times New Roman"/>
                <w:sz w:val="24"/>
                <w:lang w:val="en-ZA"/>
              </w:rPr>
              <w:t>‘</w:t>
            </w:r>
            <w:r w:rsidRPr="00FD783B">
              <w:rPr>
                <w:rFonts w:ascii="Times New Roman" w:hAnsi="Times New Roman"/>
                <w:sz w:val="24"/>
                <w:lang w:val="en-ZA"/>
              </w:rPr>
              <w:t>researchers must do introspection regarding their role in improving research</w:t>
            </w:r>
            <w:r w:rsidR="008B6F24" w:rsidRPr="00FD783B">
              <w:rPr>
                <w:rFonts w:ascii="Times New Roman" w:hAnsi="Times New Roman"/>
                <w:sz w:val="24"/>
                <w:lang w:val="en-ZA"/>
              </w:rPr>
              <w:t>’</w:t>
            </w:r>
            <w:r w:rsidRPr="00FD783B">
              <w:rPr>
                <w:rFonts w:ascii="Times New Roman" w:hAnsi="Times New Roman"/>
                <w:sz w:val="24"/>
                <w:lang w:val="en-ZA"/>
              </w:rPr>
              <w:t xml:space="preserve">. </w:t>
            </w:r>
            <w:r w:rsidR="008B6F24" w:rsidRPr="00FD783B">
              <w:rPr>
                <w:rFonts w:ascii="Times New Roman" w:hAnsi="Times New Roman"/>
                <w:sz w:val="24"/>
                <w:lang w:val="en-ZA"/>
              </w:rPr>
              <w:t>The research design that will be used will</w:t>
            </w:r>
            <w:r w:rsidRPr="00FD783B">
              <w:rPr>
                <w:rFonts w:ascii="Times New Roman" w:hAnsi="Times New Roman"/>
                <w:sz w:val="24"/>
                <w:lang w:val="en-ZA"/>
              </w:rPr>
              <w:t xml:space="preserve"> contribute towards introducing new innovative strategies a</w:t>
            </w:r>
            <w:r w:rsidR="008B6F24" w:rsidRPr="00FD783B">
              <w:rPr>
                <w:rFonts w:ascii="Times New Roman" w:hAnsi="Times New Roman"/>
                <w:sz w:val="24"/>
                <w:lang w:val="en-ZA"/>
              </w:rPr>
              <w:t xml:space="preserve">nd approaches towards research, </w:t>
            </w:r>
            <w:r w:rsidRPr="00FD783B">
              <w:rPr>
                <w:rFonts w:ascii="Times New Roman" w:hAnsi="Times New Roman"/>
                <w:sz w:val="24"/>
                <w:lang w:val="en-ZA"/>
              </w:rPr>
              <w:t>assist</w:t>
            </w:r>
            <w:r w:rsidR="008B6F24" w:rsidRPr="00FD783B">
              <w:rPr>
                <w:rFonts w:ascii="Times New Roman" w:hAnsi="Times New Roman"/>
                <w:sz w:val="24"/>
                <w:lang w:val="en-ZA"/>
              </w:rPr>
              <w:t>ing</w:t>
            </w:r>
            <w:r w:rsidRPr="00FD783B">
              <w:rPr>
                <w:rFonts w:ascii="Times New Roman" w:hAnsi="Times New Roman"/>
                <w:sz w:val="24"/>
                <w:lang w:val="en-ZA"/>
              </w:rPr>
              <w:t xml:space="preserve"> in answering questions and how information will be collected and analysed.</w:t>
            </w:r>
            <w:r w:rsidR="007E6C67" w:rsidRPr="00FD783B">
              <w:rPr>
                <w:rFonts w:ascii="Times New Roman" w:eastAsiaTheme="minorHAnsi" w:hAnsi="Times New Roman"/>
                <w:sz w:val="24"/>
              </w:rPr>
              <w:t xml:space="preserve"> </w:t>
            </w:r>
            <w:r w:rsidR="007E6C67" w:rsidRPr="00FD783B">
              <w:rPr>
                <w:rFonts w:ascii="Times New Roman" w:hAnsi="Times New Roman"/>
                <w:sz w:val="24"/>
              </w:rPr>
              <w:t xml:space="preserve">According to </w:t>
            </w:r>
            <w:proofErr w:type="spellStart"/>
            <w:r w:rsidR="007E6C67" w:rsidRPr="00FD783B">
              <w:rPr>
                <w:rFonts w:ascii="Times New Roman" w:hAnsi="Times New Roman"/>
                <w:sz w:val="24"/>
              </w:rPr>
              <w:t>Bryman</w:t>
            </w:r>
            <w:proofErr w:type="spellEnd"/>
            <w:r w:rsidR="007E6C67" w:rsidRPr="00FD783B">
              <w:rPr>
                <w:rFonts w:ascii="Times New Roman" w:hAnsi="Times New Roman"/>
                <w:sz w:val="24"/>
              </w:rPr>
              <w:t xml:space="preserve"> et al. (2015:100), research design provides a framework for the collection and analysis of data. There are three research design that are normally employed in research and they are explanatory, exploratory and descriptive research design. </w:t>
            </w:r>
          </w:p>
          <w:p w14:paraId="2D9BB793" w14:textId="77777777" w:rsidR="00E643A5" w:rsidRPr="00FD783B" w:rsidRDefault="00E643A5" w:rsidP="00F8400F">
            <w:pPr>
              <w:spacing w:after="0"/>
              <w:jc w:val="both"/>
              <w:rPr>
                <w:rFonts w:ascii="Times New Roman" w:hAnsi="Times New Roman"/>
                <w:sz w:val="24"/>
              </w:rPr>
            </w:pPr>
          </w:p>
          <w:p w14:paraId="49DE3DD2" w14:textId="77777777" w:rsidR="00E643A5" w:rsidRPr="00FD783B" w:rsidRDefault="00E643A5" w:rsidP="00C35C9D">
            <w:pPr>
              <w:pStyle w:val="Heading1"/>
            </w:pPr>
            <w:bookmarkStart w:id="24" w:name="_Toc81147386"/>
            <w:r w:rsidRPr="00FD783B">
              <w:t>Explanatory research design</w:t>
            </w:r>
            <w:bookmarkEnd w:id="24"/>
            <w:r w:rsidRPr="00FD783B">
              <w:t xml:space="preserve"> </w:t>
            </w:r>
          </w:p>
          <w:p w14:paraId="6DF67CB3" w14:textId="77777777" w:rsidR="007964F7" w:rsidRPr="00FD783B" w:rsidRDefault="007964F7" w:rsidP="00F8400F">
            <w:pPr>
              <w:spacing w:after="0"/>
              <w:jc w:val="both"/>
              <w:rPr>
                <w:rFonts w:ascii="Times New Roman" w:hAnsi="Times New Roman"/>
                <w:b/>
                <w:sz w:val="24"/>
              </w:rPr>
            </w:pPr>
          </w:p>
          <w:p w14:paraId="241ACFF2" w14:textId="77777777" w:rsidR="00E643A5" w:rsidRPr="00FD783B" w:rsidRDefault="007964F7" w:rsidP="00FA76AD">
            <w:pPr>
              <w:spacing w:after="0" w:line="360" w:lineRule="auto"/>
              <w:jc w:val="both"/>
              <w:rPr>
                <w:rFonts w:ascii="Times New Roman" w:hAnsi="Times New Roman"/>
                <w:b/>
                <w:sz w:val="24"/>
              </w:rPr>
            </w:pPr>
            <w:r w:rsidRPr="00FD783B">
              <w:rPr>
                <w:rFonts w:ascii="Times New Roman" w:hAnsi="Times New Roman"/>
                <w:sz w:val="24"/>
              </w:rPr>
              <w:t>Explanatory research design</w:t>
            </w:r>
            <w:r w:rsidRPr="00FD783B">
              <w:rPr>
                <w:rFonts w:ascii="Times New Roman" w:hAnsi="Times New Roman"/>
                <w:b/>
                <w:sz w:val="24"/>
              </w:rPr>
              <w:t xml:space="preserve"> </w:t>
            </w:r>
            <w:r w:rsidRPr="00FD783B">
              <w:rPr>
                <w:rFonts w:ascii="Times New Roman" w:hAnsi="Times New Roman"/>
                <w:sz w:val="24"/>
              </w:rPr>
              <w:t>is a</w:t>
            </w:r>
            <w:r w:rsidRPr="00FD783B">
              <w:rPr>
                <w:rFonts w:ascii="Times New Roman" w:hAnsi="Times New Roman"/>
                <w:b/>
                <w:sz w:val="24"/>
              </w:rPr>
              <w:t xml:space="preserve"> </w:t>
            </w:r>
            <w:r w:rsidRPr="00FD783B">
              <w:rPr>
                <w:rFonts w:ascii="Times New Roman" w:hAnsi="Times New Roman"/>
                <w:sz w:val="24"/>
              </w:rPr>
              <w:t>blueprint</w:t>
            </w:r>
            <w:r w:rsidR="00E643A5" w:rsidRPr="00FD783B">
              <w:rPr>
                <w:rFonts w:ascii="Times New Roman" w:hAnsi="Times New Roman"/>
                <w:sz w:val="24"/>
              </w:rPr>
              <w:t xml:space="preserve"> of the procedure that enables the researcher to maintain control over all factors that may affect the result of an experiment. </w:t>
            </w:r>
            <w:r w:rsidRPr="00FD783B">
              <w:rPr>
                <w:rFonts w:ascii="Times New Roman" w:hAnsi="Times New Roman"/>
                <w:bCs/>
                <w:sz w:val="24"/>
                <w:lang w:val="en-US"/>
              </w:rPr>
              <w:t xml:space="preserve">Saunders et al. (2019: 188) state </w:t>
            </w:r>
            <w:r w:rsidRPr="00FD783B">
              <w:rPr>
                <w:rFonts w:ascii="Times New Roman" w:hAnsi="Times New Roman"/>
                <w:bCs/>
                <w:sz w:val="24"/>
              </w:rPr>
              <w:t>explanatory research design</w:t>
            </w:r>
            <w:r w:rsidRPr="00FD783B">
              <w:rPr>
                <w:rFonts w:ascii="Times New Roman" w:hAnsi="Times New Roman"/>
                <w:b/>
                <w:bCs/>
                <w:sz w:val="24"/>
              </w:rPr>
              <w:t xml:space="preserve"> </w:t>
            </w:r>
            <w:r w:rsidRPr="00FD783B">
              <w:rPr>
                <w:rFonts w:ascii="Times New Roman" w:hAnsi="Times New Roman"/>
                <w:bCs/>
                <w:sz w:val="24"/>
                <w:lang w:val="en-US"/>
              </w:rPr>
              <w:t xml:space="preserve">‘establish casual relations between variables may be termed explanatory studies, research questions that seeks </w:t>
            </w:r>
            <w:proofErr w:type="spellStart"/>
            <w:r w:rsidRPr="00FD783B">
              <w:rPr>
                <w:rFonts w:ascii="Times New Roman" w:hAnsi="Times New Roman"/>
                <w:bCs/>
                <w:sz w:val="24"/>
                <w:lang w:val="en-US"/>
              </w:rPr>
              <w:t>explanary</w:t>
            </w:r>
            <w:proofErr w:type="spellEnd"/>
            <w:r w:rsidRPr="00FD783B">
              <w:rPr>
                <w:rFonts w:ascii="Times New Roman" w:hAnsi="Times New Roman"/>
                <w:bCs/>
                <w:sz w:val="24"/>
                <w:lang w:val="en-US"/>
              </w:rPr>
              <w:t xml:space="preserve"> answers are likely to begin with  or include, ‘Why’ or ‘How’.</w:t>
            </w:r>
            <w:r w:rsidR="00E643A5" w:rsidRPr="00FD783B">
              <w:rPr>
                <w:rFonts w:ascii="Times New Roman" w:hAnsi="Times New Roman"/>
                <w:sz w:val="24"/>
              </w:rPr>
              <w:t xml:space="preserve">In doing this, the researcher attempts to determine or predict what may occur. </w:t>
            </w:r>
            <w:r w:rsidRPr="00FD783B">
              <w:rPr>
                <w:rFonts w:ascii="Times New Roman" w:hAnsi="Times New Roman"/>
                <w:sz w:val="24"/>
              </w:rPr>
              <w:t>Explanatory research design</w:t>
            </w:r>
            <w:r w:rsidRPr="00FD783B">
              <w:rPr>
                <w:rFonts w:ascii="Times New Roman" w:hAnsi="Times New Roman"/>
                <w:b/>
                <w:sz w:val="24"/>
              </w:rPr>
              <w:t xml:space="preserve"> </w:t>
            </w:r>
            <w:r w:rsidR="00E643A5" w:rsidRPr="00FD783B">
              <w:rPr>
                <w:rFonts w:ascii="Times New Roman" w:hAnsi="Times New Roman"/>
                <w:sz w:val="24"/>
              </w:rPr>
              <w:t>is often used where there is time priority in a causal rela</w:t>
            </w:r>
            <w:r w:rsidR="00F86D00" w:rsidRPr="00FD783B">
              <w:rPr>
                <w:rFonts w:ascii="Times New Roman" w:hAnsi="Times New Roman"/>
                <w:sz w:val="24"/>
              </w:rPr>
              <w:t>tionship</w:t>
            </w:r>
            <w:r w:rsidR="00E643A5" w:rsidRPr="00FD783B">
              <w:rPr>
                <w:rFonts w:ascii="Times New Roman" w:hAnsi="Times New Roman"/>
                <w:sz w:val="24"/>
              </w:rPr>
              <w:t>, there is consistency in a causal relationship, and the magnitude of the correlation is great</w:t>
            </w:r>
            <w:r w:rsidR="00F86D00" w:rsidRPr="00FD783B">
              <w:rPr>
                <w:rFonts w:ascii="Times New Roman" w:eastAsiaTheme="minorHAnsi" w:hAnsi="Times New Roman"/>
                <w:bCs/>
                <w:sz w:val="24"/>
                <w:lang w:val="en-US"/>
              </w:rPr>
              <w:t xml:space="preserve"> (</w:t>
            </w:r>
            <w:proofErr w:type="spellStart"/>
            <w:r w:rsidR="00F86D00" w:rsidRPr="00FD783B">
              <w:rPr>
                <w:rFonts w:ascii="Times New Roman" w:hAnsi="Times New Roman"/>
                <w:bCs/>
                <w:sz w:val="24"/>
                <w:lang w:val="en-US"/>
              </w:rPr>
              <w:t>Yousaf</w:t>
            </w:r>
            <w:proofErr w:type="spellEnd"/>
            <w:r w:rsidR="00F86D00" w:rsidRPr="00FD783B">
              <w:rPr>
                <w:rFonts w:ascii="Times New Roman" w:hAnsi="Times New Roman"/>
                <w:bCs/>
                <w:sz w:val="24"/>
                <w:lang w:val="en-US"/>
              </w:rPr>
              <w:t>, 2021)</w:t>
            </w:r>
            <w:r w:rsidR="00E643A5" w:rsidRPr="00FD783B">
              <w:rPr>
                <w:rFonts w:ascii="Times New Roman" w:hAnsi="Times New Roman"/>
                <w:sz w:val="24"/>
              </w:rPr>
              <w:t>.</w:t>
            </w:r>
          </w:p>
          <w:p w14:paraId="33A84690" w14:textId="77777777" w:rsidR="007964F7" w:rsidRPr="00FD783B" w:rsidRDefault="007964F7" w:rsidP="00F8400F">
            <w:pPr>
              <w:spacing w:after="0"/>
              <w:jc w:val="both"/>
              <w:rPr>
                <w:rFonts w:ascii="Times New Roman" w:hAnsi="Times New Roman"/>
                <w:b/>
                <w:sz w:val="24"/>
              </w:rPr>
            </w:pPr>
          </w:p>
          <w:p w14:paraId="59A7DF5F" w14:textId="77777777" w:rsidR="00E643A5" w:rsidRPr="00FD783B" w:rsidRDefault="00E643A5" w:rsidP="00C35C9D">
            <w:pPr>
              <w:pStyle w:val="Heading1"/>
              <w:rPr>
                <w:sz w:val="28"/>
                <w:lang w:val="en-ZA"/>
              </w:rPr>
            </w:pPr>
            <w:bookmarkStart w:id="25" w:name="_Toc81147387"/>
            <w:r w:rsidRPr="00FD783B">
              <w:rPr>
                <w:lang w:val="en-US"/>
              </w:rPr>
              <w:t>Exploratory research design</w:t>
            </w:r>
            <w:bookmarkEnd w:id="25"/>
          </w:p>
          <w:p w14:paraId="18313048" w14:textId="77777777" w:rsidR="008B6F24" w:rsidRPr="00FD783B" w:rsidRDefault="008B6F24" w:rsidP="00F8400F">
            <w:pPr>
              <w:spacing w:after="0"/>
              <w:jc w:val="both"/>
              <w:rPr>
                <w:rFonts w:ascii="Times New Roman" w:hAnsi="Times New Roman"/>
                <w:sz w:val="24"/>
                <w:lang w:val="en-ZA"/>
              </w:rPr>
            </w:pPr>
          </w:p>
          <w:p w14:paraId="3215FBCB" w14:textId="77777777" w:rsidR="00E643A5" w:rsidRPr="00FD783B" w:rsidRDefault="00E643A5" w:rsidP="00FA76AD">
            <w:pPr>
              <w:spacing w:after="0" w:line="360" w:lineRule="auto"/>
              <w:jc w:val="both"/>
              <w:rPr>
                <w:rFonts w:ascii="Times New Roman" w:hAnsi="Times New Roman"/>
                <w:sz w:val="24"/>
              </w:rPr>
            </w:pPr>
            <w:r w:rsidRPr="00FD783B">
              <w:rPr>
                <w:rFonts w:ascii="Times New Roman" w:hAnsi="Times New Roman"/>
                <w:sz w:val="24"/>
              </w:rPr>
              <w:t xml:space="preserve">An exploratory design is conducted about a research problem when there are few or no earlier studies to refer to. </w:t>
            </w:r>
            <w:r w:rsidR="00F86D00" w:rsidRPr="00FD783B">
              <w:rPr>
                <w:rFonts w:ascii="Times New Roman" w:hAnsi="Times New Roman"/>
                <w:sz w:val="24"/>
                <w:lang w:val="en-US"/>
              </w:rPr>
              <w:t xml:space="preserve">Exploratory research design is the design that enables the researcher to have a context understanding through discovering a phenomenon, an issue or dynamics under investigation (Saunders et al., 2016: 175). </w:t>
            </w:r>
            <w:r w:rsidRPr="00FD783B">
              <w:rPr>
                <w:rFonts w:ascii="Times New Roman" w:hAnsi="Times New Roman"/>
                <w:sz w:val="24"/>
              </w:rPr>
              <w:t>The focus is on gaining insights and familiarity for later investigation or undertaken when problems are in a preliminary stage of investigation.</w:t>
            </w:r>
            <w:r w:rsidR="00F86D00" w:rsidRPr="00FD783B">
              <w:rPr>
                <w:rFonts w:ascii="Times New Roman" w:hAnsi="Times New Roman"/>
                <w:sz w:val="24"/>
              </w:rPr>
              <w:t xml:space="preserve"> </w:t>
            </w:r>
          </w:p>
          <w:p w14:paraId="10697916" w14:textId="77777777" w:rsidR="007964F7" w:rsidRPr="00FD783B" w:rsidRDefault="007964F7" w:rsidP="00F8400F">
            <w:pPr>
              <w:spacing w:after="0"/>
              <w:jc w:val="both"/>
              <w:rPr>
                <w:rFonts w:ascii="Times New Roman" w:hAnsi="Times New Roman"/>
                <w:sz w:val="24"/>
                <w:lang w:val="en-ZA"/>
              </w:rPr>
            </w:pPr>
          </w:p>
          <w:p w14:paraId="3956E868" w14:textId="77777777" w:rsidR="00E643A5" w:rsidRPr="00FD783B" w:rsidRDefault="00E643A5" w:rsidP="00C35C9D">
            <w:pPr>
              <w:pStyle w:val="Heading1"/>
              <w:rPr>
                <w:lang w:val="en-ZA"/>
              </w:rPr>
            </w:pPr>
            <w:bookmarkStart w:id="26" w:name="_Toc81147388"/>
            <w:r w:rsidRPr="00FD783B">
              <w:rPr>
                <w:lang w:val="en-ZA"/>
              </w:rPr>
              <w:t>Descriptive Design</w:t>
            </w:r>
            <w:bookmarkEnd w:id="26"/>
          </w:p>
          <w:p w14:paraId="561EA616" w14:textId="77777777" w:rsidR="007964F7" w:rsidRPr="00FD783B" w:rsidRDefault="007964F7" w:rsidP="00E643A5">
            <w:pPr>
              <w:autoSpaceDE w:val="0"/>
              <w:autoSpaceDN w:val="0"/>
              <w:adjustRightInd w:val="0"/>
              <w:spacing w:after="0" w:line="360" w:lineRule="auto"/>
              <w:contextualSpacing/>
              <w:jc w:val="both"/>
              <w:rPr>
                <w:rFonts w:ascii="Times New Roman" w:hAnsi="Times New Roman"/>
                <w:b/>
                <w:bCs/>
                <w:sz w:val="16"/>
                <w:szCs w:val="24"/>
                <w:lang w:val="en-ZA"/>
              </w:rPr>
            </w:pPr>
          </w:p>
          <w:p w14:paraId="70D67EB1" w14:textId="2360AAE5" w:rsidR="00D72272" w:rsidRDefault="00E643A5" w:rsidP="00FA76AD">
            <w:pPr>
              <w:autoSpaceDE w:val="0"/>
              <w:autoSpaceDN w:val="0"/>
              <w:adjustRightInd w:val="0"/>
              <w:spacing w:after="0" w:line="360" w:lineRule="auto"/>
              <w:contextualSpacing/>
              <w:jc w:val="both"/>
              <w:rPr>
                <w:rFonts w:ascii="Times New Roman" w:hAnsi="Times New Roman"/>
                <w:bCs/>
                <w:sz w:val="24"/>
                <w:szCs w:val="24"/>
              </w:rPr>
            </w:pPr>
            <w:r w:rsidRPr="00FD783B">
              <w:rPr>
                <w:rFonts w:ascii="Times New Roman" w:hAnsi="Times New Roman"/>
                <w:bCs/>
                <w:sz w:val="24"/>
                <w:szCs w:val="24"/>
              </w:rPr>
              <w:t xml:space="preserve">Descriptive research designs </w:t>
            </w:r>
            <w:r w:rsidR="00F86D00" w:rsidRPr="00FD783B">
              <w:rPr>
                <w:rFonts w:ascii="Times New Roman" w:hAnsi="Times New Roman"/>
                <w:bCs/>
                <w:sz w:val="24"/>
                <w:szCs w:val="24"/>
              </w:rPr>
              <w:t>‘</w:t>
            </w:r>
            <w:r w:rsidRPr="00FD783B">
              <w:rPr>
                <w:rFonts w:ascii="Times New Roman" w:hAnsi="Times New Roman"/>
                <w:bCs/>
                <w:sz w:val="24"/>
                <w:szCs w:val="24"/>
              </w:rPr>
              <w:t>help provide answers to the questions of who, what, when, where, and how associated with a particular research problem; a descriptive study cannot conclusively ascertain answers to why</w:t>
            </w:r>
            <w:r w:rsidR="00F86D00" w:rsidRPr="00FD783B">
              <w:rPr>
                <w:rFonts w:ascii="Times New Roman" w:hAnsi="Times New Roman"/>
                <w:bCs/>
                <w:sz w:val="24"/>
                <w:szCs w:val="24"/>
              </w:rPr>
              <w:t>’</w:t>
            </w:r>
            <w:r w:rsidR="00F86D00" w:rsidRPr="00FD783B">
              <w:rPr>
                <w:rFonts w:ascii="TimesNewRomanPSMT" w:hAnsi="TimesNewRomanPSMT" w:cs="TimesNewRomanPSMT"/>
                <w:sz w:val="24"/>
                <w:szCs w:val="24"/>
                <w:lang w:val="en-ZA" w:eastAsia="en-ZA"/>
              </w:rPr>
              <w:t xml:space="preserve"> (</w:t>
            </w:r>
            <w:r w:rsidR="00F86D00" w:rsidRPr="00FD783B">
              <w:rPr>
                <w:rFonts w:ascii="Times New Roman" w:hAnsi="Times New Roman"/>
                <w:bCs/>
                <w:sz w:val="24"/>
                <w:szCs w:val="24"/>
                <w:lang w:val="en-ZA"/>
              </w:rPr>
              <w:t>Roller, 2016:1)</w:t>
            </w:r>
            <w:r w:rsidRPr="00FD783B">
              <w:rPr>
                <w:rFonts w:ascii="Times New Roman" w:hAnsi="Times New Roman"/>
                <w:bCs/>
                <w:sz w:val="24"/>
                <w:szCs w:val="24"/>
              </w:rPr>
              <w:t>. Descriptive research is used to obtain information concerning the current status of the phenomena and to describe "what exists" with respect to variables or conditions in a situation.</w:t>
            </w:r>
          </w:p>
          <w:p w14:paraId="4E88CB03" w14:textId="77777777" w:rsidR="008B0AB8" w:rsidRPr="00FD783B" w:rsidRDefault="008B0AB8" w:rsidP="00FA76AD">
            <w:pPr>
              <w:autoSpaceDE w:val="0"/>
              <w:autoSpaceDN w:val="0"/>
              <w:adjustRightInd w:val="0"/>
              <w:spacing w:after="0" w:line="360" w:lineRule="auto"/>
              <w:contextualSpacing/>
              <w:jc w:val="both"/>
              <w:rPr>
                <w:rFonts w:ascii="Times New Roman" w:hAnsi="Times New Roman"/>
                <w:bCs/>
                <w:sz w:val="24"/>
                <w:szCs w:val="24"/>
              </w:rPr>
            </w:pPr>
          </w:p>
          <w:p w14:paraId="6FC7514C" w14:textId="77777777" w:rsidR="00FA76AD" w:rsidRPr="00FD783B" w:rsidRDefault="00FA76AD" w:rsidP="00D72272">
            <w:pPr>
              <w:autoSpaceDE w:val="0"/>
              <w:autoSpaceDN w:val="0"/>
              <w:adjustRightInd w:val="0"/>
              <w:spacing w:after="0" w:line="360" w:lineRule="auto"/>
              <w:contextualSpacing/>
              <w:jc w:val="both"/>
              <w:rPr>
                <w:rFonts w:ascii="Times New Roman" w:hAnsi="Times New Roman"/>
                <w:bCs/>
                <w:sz w:val="24"/>
                <w:szCs w:val="24"/>
                <w:lang w:val="en-ZA"/>
              </w:rPr>
            </w:pPr>
            <w:r w:rsidRPr="00FD783B">
              <w:rPr>
                <w:rFonts w:ascii="Times New Roman" w:hAnsi="Times New Roman"/>
                <w:bCs/>
                <w:sz w:val="24"/>
                <w:szCs w:val="24"/>
              </w:rPr>
              <w:t xml:space="preserve">This research will employ exploratory research designs as it seeks to </w:t>
            </w:r>
            <w:r w:rsidRPr="00FD783B">
              <w:rPr>
                <w:rFonts w:ascii="Times New Roman" w:hAnsi="Times New Roman"/>
                <w:bCs/>
                <w:sz w:val="24"/>
                <w:szCs w:val="24"/>
                <w:lang w:val="en-ZA"/>
              </w:rPr>
              <w:t xml:space="preserve">investigate impact of digital transformation of education on the management of curriculum delivery in rural public high schools:  A case study of King </w:t>
            </w:r>
            <w:proofErr w:type="spellStart"/>
            <w:r w:rsidRPr="00FD783B">
              <w:rPr>
                <w:rFonts w:ascii="Times New Roman" w:hAnsi="Times New Roman"/>
                <w:bCs/>
                <w:sz w:val="24"/>
                <w:szCs w:val="24"/>
                <w:lang w:val="en-ZA"/>
              </w:rPr>
              <w:t>Zwelithini</w:t>
            </w:r>
            <w:proofErr w:type="spellEnd"/>
            <w:r w:rsidRPr="00FD783B">
              <w:rPr>
                <w:rFonts w:ascii="Times New Roman" w:hAnsi="Times New Roman"/>
                <w:bCs/>
                <w:sz w:val="24"/>
                <w:szCs w:val="24"/>
                <w:lang w:val="en-ZA"/>
              </w:rPr>
              <w:t xml:space="preserve"> High School in Eshowe Circuit.</w:t>
            </w:r>
          </w:p>
          <w:p w14:paraId="4C86BA55" w14:textId="77777777" w:rsidR="00613328" w:rsidRPr="00FD783B" w:rsidRDefault="007F5E2C" w:rsidP="00C35C9D">
            <w:pPr>
              <w:pStyle w:val="Heading1"/>
            </w:pPr>
            <w:bookmarkStart w:id="27" w:name="_Toc81147389"/>
            <w:r w:rsidRPr="00FD783B">
              <w:t>9.1.</w:t>
            </w:r>
            <w:r w:rsidR="00E00B54" w:rsidRPr="00FD783B">
              <w:t>1</w:t>
            </w:r>
            <w:r w:rsidRPr="00FD783B">
              <w:t xml:space="preserve"> Research </w:t>
            </w:r>
            <w:r w:rsidR="00BC758E" w:rsidRPr="00FD783B">
              <w:t>Approach</w:t>
            </w:r>
            <w:bookmarkEnd w:id="27"/>
          </w:p>
          <w:p w14:paraId="67A7341B" w14:textId="03CE04AD" w:rsidR="00FA76AD" w:rsidRPr="00FD783B" w:rsidRDefault="00FA76AD" w:rsidP="00D72272">
            <w:pPr>
              <w:autoSpaceDE w:val="0"/>
              <w:autoSpaceDN w:val="0"/>
              <w:adjustRightInd w:val="0"/>
              <w:spacing w:after="0" w:line="360" w:lineRule="auto"/>
              <w:contextualSpacing/>
              <w:jc w:val="both"/>
              <w:rPr>
                <w:rFonts w:ascii="Times New Roman" w:hAnsi="Times New Roman"/>
                <w:b/>
                <w:sz w:val="24"/>
              </w:rPr>
            </w:pPr>
            <w:r w:rsidRPr="00FD783B">
              <w:rPr>
                <w:rFonts w:ascii="Times New Roman" w:hAnsi="Times New Roman"/>
                <w:sz w:val="24"/>
              </w:rPr>
              <w:t xml:space="preserve">There are two dominating approaches in social sciences research, and they are </w:t>
            </w:r>
            <w:r w:rsidRPr="00FD783B">
              <w:rPr>
                <w:rFonts w:ascii="Times New Roman" w:hAnsi="Times New Roman"/>
                <w:bCs/>
                <w:sz w:val="24"/>
              </w:rPr>
              <w:t>quantitative</w:t>
            </w:r>
            <w:r w:rsidRPr="00FD783B">
              <w:rPr>
                <w:rFonts w:ascii="Times New Roman" w:hAnsi="Times New Roman"/>
                <w:sz w:val="24"/>
              </w:rPr>
              <w:t xml:space="preserve"> and </w:t>
            </w:r>
            <w:r w:rsidRPr="00FD783B">
              <w:rPr>
                <w:rFonts w:ascii="Times New Roman" w:hAnsi="Times New Roman"/>
                <w:bCs/>
                <w:sz w:val="24"/>
              </w:rPr>
              <w:t xml:space="preserve">qualitative. According to </w:t>
            </w:r>
            <w:proofErr w:type="spellStart"/>
            <w:r w:rsidRPr="00FD783B">
              <w:rPr>
                <w:rFonts w:ascii="Times New Roman" w:hAnsi="Times New Roman"/>
                <w:bCs/>
                <w:sz w:val="24"/>
              </w:rPr>
              <w:t>Blaikie</w:t>
            </w:r>
            <w:proofErr w:type="spellEnd"/>
            <w:r w:rsidRPr="00FD783B">
              <w:rPr>
                <w:rFonts w:ascii="Times New Roman" w:hAnsi="Times New Roman"/>
                <w:bCs/>
                <w:sz w:val="24"/>
              </w:rPr>
              <w:t xml:space="preserve"> and Priest (2019)</w:t>
            </w:r>
            <w:r w:rsidR="008B0AB8">
              <w:rPr>
                <w:rFonts w:ascii="Times New Roman" w:hAnsi="Times New Roman"/>
                <w:bCs/>
                <w:sz w:val="24"/>
              </w:rPr>
              <w:t>,</w:t>
            </w:r>
            <w:r w:rsidRPr="00FD783B">
              <w:rPr>
                <w:rFonts w:ascii="Times New Roman" w:hAnsi="Times New Roman"/>
                <w:bCs/>
                <w:sz w:val="24"/>
              </w:rPr>
              <w:t xml:space="preserve"> the qualitative research approach is used to discover people’s experiences and views, or perspectives about a particular scenario. The other research approach is quantitative approach which is deductive in nature and uses data to test theory and data is recorded from a larger population (</w:t>
            </w:r>
            <w:proofErr w:type="spellStart"/>
            <w:r w:rsidRPr="00FD783B">
              <w:rPr>
                <w:rFonts w:ascii="Times New Roman" w:hAnsi="Times New Roman"/>
                <w:bCs/>
                <w:sz w:val="24"/>
              </w:rPr>
              <w:t>Rachi</w:t>
            </w:r>
            <w:proofErr w:type="spellEnd"/>
            <w:r w:rsidRPr="00FD783B">
              <w:rPr>
                <w:rFonts w:ascii="Times New Roman" w:hAnsi="Times New Roman"/>
                <w:bCs/>
                <w:sz w:val="24"/>
              </w:rPr>
              <w:t>, 2017).</w:t>
            </w:r>
          </w:p>
          <w:p w14:paraId="1486D8DC" w14:textId="77777777" w:rsidR="00FA76AD" w:rsidRPr="00FD783B" w:rsidRDefault="00FA76AD" w:rsidP="00C35C9D">
            <w:pPr>
              <w:pStyle w:val="Heading1"/>
            </w:pPr>
            <w:bookmarkStart w:id="28" w:name="_Toc81147390"/>
            <w:r w:rsidRPr="00FD783B">
              <w:t>Qualitative research approach</w:t>
            </w:r>
            <w:bookmarkEnd w:id="28"/>
            <w:r w:rsidRPr="00FD783B">
              <w:t xml:space="preserve"> </w:t>
            </w:r>
          </w:p>
          <w:p w14:paraId="143A3CBA" w14:textId="7E5FCF20" w:rsidR="00FA76AD" w:rsidRPr="00FD783B" w:rsidRDefault="00FA76AD" w:rsidP="00EC1093">
            <w:pPr>
              <w:autoSpaceDE w:val="0"/>
              <w:autoSpaceDN w:val="0"/>
              <w:adjustRightInd w:val="0"/>
              <w:spacing w:after="0" w:line="360" w:lineRule="auto"/>
              <w:contextualSpacing/>
              <w:jc w:val="both"/>
              <w:rPr>
                <w:rFonts w:ascii="Times New Roman" w:hAnsi="Times New Roman"/>
                <w:sz w:val="24"/>
                <w:lang w:val="en-ZA"/>
              </w:rPr>
            </w:pPr>
            <w:r w:rsidRPr="00FD783B">
              <w:rPr>
                <w:rFonts w:ascii="Times New Roman" w:hAnsi="Times New Roman"/>
                <w:sz w:val="24"/>
                <w:lang w:val="en-ZA"/>
              </w:rPr>
              <w:t>Creswell (2014:4) argues that, ‘qualitative research is an approach for exploring and understating the meaning of individual or groups ascribed to a social or human problem’.</w:t>
            </w:r>
            <w:r w:rsidR="00EC1093" w:rsidRPr="00FD783B">
              <w:rPr>
                <w:rFonts w:ascii="TimesNewRomanPSMT" w:hAnsi="TimesNewRomanPSMT" w:cs="TimesNewRomanPSMT"/>
                <w:sz w:val="24"/>
                <w:szCs w:val="24"/>
                <w:lang w:val="en-ZA" w:eastAsia="en-ZA"/>
              </w:rPr>
              <w:t xml:space="preserve"> </w:t>
            </w:r>
            <w:r w:rsidR="00EC1093" w:rsidRPr="00FD783B">
              <w:rPr>
                <w:rFonts w:ascii="Times New Roman" w:hAnsi="Times New Roman"/>
                <w:sz w:val="24"/>
                <w:lang w:val="en-ZA"/>
              </w:rPr>
              <w:t>The process of research involves emerging questions and procedures, data collected in the participant’s setting, and data analysis inductively building from particular to general themes.</w:t>
            </w:r>
            <w:r w:rsidR="00EC1093" w:rsidRPr="00FD783B">
              <w:rPr>
                <w:rFonts w:ascii="TimesNewRomanPSMT" w:hAnsi="TimesNewRomanPSMT" w:cs="TimesNewRomanPSMT"/>
                <w:sz w:val="24"/>
                <w:szCs w:val="24"/>
                <w:lang w:val="en-ZA" w:eastAsia="en-ZA"/>
              </w:rPr>
              <w:t xml:space="preserve"> </w:t>
            </w:r>
            <w:r w:rsidR="00EC1093" w:rsidRPr="00FD783B">
              <w:rPr>
                <w:rFonts w:ascii="Times New Roman" w:hAnsi="Times New Roman"/>
                <w:sz w:val="24"/>
                <w:lang w:val="en-ZA"/>
              </w:rPr>
              <w:t>Boyd (2016:</w:t>
            </w:r>
            <w:r w:rsidR="008B0AB8">
              <w:rPr>
                <w:rFonts w:ascii="Times New Roman" w:hAnsi="Times New Roman"/>
                <w:sz w:val="24"/>
                <w:lang w:val="en-ZA"/>
              </w:rPr>
              <w:t xml:space="preserve"> </w:t>
            </w:r>
            <w:r w:rsidR="00EC1093" w:rsidRPr="00FD783B">
              <w:rPr>
                <w:rFonts w:ascii="Times New Roman" w:hAnsi="Times New Roman"/>
                <w:sz w:val="24"/>
                <w:lang w:val="en-ZA"/>
              </w:rPr>
              <w:t xml:space="preserve">89) asserts that qualitative research involves looking in-depth at of non-numerical data. </w:t>
            </w:r>
          </w:p>
          <w:p w14:paraId="19386604" w14:textId="77777777" w:rsidR="00FA76AD" w:rsidRPr="00FD783B" w:rsidRDefault="00EC1093" w:rsidP="00C35C9D">
            <w:pPr>
              <w:pStyle w:val="Heading1"/>
              <w:rPr>
                <w:lang w:val="en-ZA"/>
              </w:rPr>
            </w:pPr>
            <w:bookmarkStart w:id="29" w:name="_Toc81147391"/>
            <w:r w:rsidRPr="00FD783B">
              <w:rPr>
                <w:lang w:val="en-ZA"/>
              </w:rPr>
              <w:t>Quantitative research approach</w:t>
            </w:r>
            <w:bookmarkEnd w:id="29"/>
            <w:r w:rsidRPr="00FD783B">
              <w:rPr>
                <w:lang w:val="en-ZA"/>
              </w:rPr>
              <w:t xml:space="preserve"> </w:t>
            </w:r>
          </w:p>
          <w:p w14:paraId="23AE7502" w14:textId="77777777" w:rsidR="00EC1093" w:rsidRPr="00EC1093" w:rsidRDefault="00EC1093" w:rsidP="00EC1093">
            <w:pPr>
              <w:spacing w:after="0" w:line="360" w:lineRule="auto"/>
              <w:jc w:val="both"/>
              <w:rPr>
                <w:rFonts w:ascii="Times New Roman" w:hAnsi="Times New Roman"/>
                <w:bCs/>
                <w:sz w:val="24"/>
                <w:lang w:val="en-ZA"/>
              </w:rPr>
            </w:pPr>
            <w:r w:rsidRPr="00EC1093">
              <w:rPr>
                <w:rFonts w:ascii="Times New Roman" w:hAnsi="Times New Roman"/>
                <w:bCs/>
                <w:sz w:val="24"/>
              </w:rPr>
              <w:t xml:space="preserve">For </w:t>
            </w:r>
            <w:proofErr w:type="spellStart"/>
            <w:r w:rsidRPr="00EC1093">
              <w:rPr>
                <w:rFonts w:ascii="Times New Roman" w:hAnsi="Times New Roman"/>
                <w:bCs/>
                <w:sz w:val="24"/>
              </w:rPr>
              <w:t>Martelli</w:t>
            </w:r>
            <w:proofErr w:type="spellEnd"/>
            <w:r w:rsidRPr="00EC1093">
              <w:rPr>
                <w:rFonts w:ascii="Times New Roman" w:hAnsi="Times New Roman"/>
                <w:bCs/>
                <w:sz w:val="24"/>
              </w:rPr>
              <w:t>, &amp; Greener (2018), quantitative researchers generalize derived from the data collected through surveys and scientific methods to explain the findings.</w:t>
            </w:r>
            <w:r w:rsidRPr="00FD783B">
              <w:rPr>
                <w:rFonts w:ascii="Times New Roman" w:hAnsi="Times New Roman"/>
                <w:bCs/>
                <w:sz w:val="24"/>
              </w:rPr>
              <w:t xml:space="preserve"> </w:t>
            </w:r>
            <w:r w:rsidRPr="00FD783B">
              <w:rPr>
                <w:rFonts w:ascii="Times New Roman" w:hAnsi="Times New Roman"/>
                <w:bCs/>
                <w:sz w:val="24"/>
                <w:lang w:val="en-ZA"/>
              </w:rPr>
              <w:t>Investopedia (2017:33) asserts that ‘quantitative analysis refers to economic, research, business, or financial analysis that aims to understand or predict behaviour or events through the use of mathematical measurements and calculations, statistical modelling, and research. Hence, this approach aim to represent a given reality in terms of a numerical value.</w:t>
            </w:r>
          </w:p>
          <w:p w14:paraId="76CB8120" w14:textId="77777777" w:rsidR="00D73F4A" w:rsidRPr="00FD783B" w:rsidRDefault="00D73F4A" w:rsidP="00EC1093">
            <w:pPr>
              <w:spacing w:after="0" w:line="360" w:lineRule="auto"/>
              <w:jc w:val="both"/>
              <w:rPr>
                <w:rFonts w:ascii="Times New Roman" w:hAnsi="Times New Roman"/>
                <w:bCs/>
                <w:sz w:val="24"/>
              </w:rPr>
            </w:pPr>
          </w:p>
          <w:p w14:paraId="782599B0" w14:textId="77777777" w:rsidR="00D446A2" w:rsidRPr="00C35C9D" w:rsidRDefault="00EC1093" w:rsidP="00C35C9D">
            <w:pPr>
              <w:spacing w:after="0" w:line="360" w:lineRule="auto"/>
              <w:jc w:val="both"/>
              <w:rPr>
                <w:rFonts w:ascii="Times New Roman" w:hAnsi="Times New Roman"/>
                <w:bCs/>
                <w:sz w:val="24"/>
              </w:rPr>
            </w:pPr>
            <w:r w:rsidRPr="00EC1093">
              <w:rPr>
                <w:rFonts w:ascii="Times New Roman" w:hAnsi="Times New Roman"/>
                <w:bCs/>
                <w:sz w:val="24"/>
              </w:rPr>
              <w:t xml:space="preserve">This study </w:t>
            </w:r>
            <w:r w:rsidRPr="00FD783B">
              <w:rPr>
                <w:rFonts w:ascii="Times New Roman" w:hAnsi="Times New Roman"/>
                <w:bCs/>
                <w:sz w:val="24"/>
              </w:rPr>
              <w:t xml:space="preserve">will adopt </w:t>
            </w:r>
            <w:r w:rsidRPr="00EC1093">
              <w:rPr>
                <w:rFonts w:ascii="Times New Roman" w:hAnsi="Times New Roman"/>
                <w:bCs/>
                <w:sz w:val="24"/>
              </w:rPr>
              <w:t xml:space="preserve">the </w:t>
            </w:r>
            <w:r w:rsidR="00D73F4A" w:rsidRPr="00FD783B">
              <w:rPr>
                <w:rFonts w:ascii="Times New Roman" w:hAnsi="Times New Roman"/>
                <w:bCs/>
                <w:sz w:val="24"/>
              </w:rPr>
              <w:t xml:space="preserve">exploratory </w:t>
            </w:r>
            <w:r w:rsidRPr="00EC1093">
              <w:rPr>
                <w:rFonts w:ascii="Times New Roman" w:hAnsi="Times New Roman"/>
                <w:bCs/>
                <w:sz w:val="24"/>
              </w:rPr>
              <w:t xml:space="preserve">qualitative approach as the study aims to investigate </w:t>
            </w:r>
            <w:r w:rsidRPr="00FD783B">
              <w:rPr>
                <w:rFonts w:ascii="Times New Roman" w:hAnsi="Times New Roman"/>
                <w:bCs/>
                <w:sz w:val="24"/>
                <w:lang w:val="en-ZA"/>
              </w:rPr>
              <w:t>impact of digital transformation of education on the management of curriculum delivery in rural public high schools in Eshowe circuit</w:t>
            </w:r>
            <w:r w:rsidRPr="00EC1093">
              <w:rPr>
                <w:rFonts w:ascii="Times New Roman" w:hAnsi="Times New Roman"/>
                <w:bCs/>
                <w:sz w:val="24"/>
              </w:rPr>
              <w:t xml:space="preserve">. The researcher hopes to understand as interviewee’s </w:t>
            </w:r>
            <w:r w:rsidRPr="00FD783B">
              <w:rPr>
                <w:rFonts w:ascii="Times New Roman" w:hAnsi="Times New Roman"/>
                <w:bCs/>
                <w:sz w:val="24"/>
              </w:rPr>
              <w:t>in-depth</w:t>
            </w:r>
            <w:r w:rsidRPr="00EC1093">
              <w:rPr>
                <w:rFonts w:ascii="Times New Roman" w:hAnsi="Times New Roman"/>
                <w:bCs/>
                <w:sz w:val="24"/>
              </w:rPr>
              <w:t xml:space="preserve"> experiences about </w:t>
            </w:r>
            <w:r w:rsidRPr="00FD783B">
              <w:rPr>
                <w:rFonts w:ascii="Times New Roman" w:hAnsi="Times New Roman"/>
                <w:bCs/>
                <w:sz w:val="24"/>
              </w:rPr>
              <w:t>the aim of the research</w:t>
            </w:r>
            <w:r w:rsidRPr="00EC1093">
              <w:rPr>
                <w:rFonts w:ascii="Times New Roman" w:hAnsi="Times New Roman"/>
                <w:bCs/>
                <w:sz w:val="24"/>
              </w:rPr>
              <w:t xml:space="preserve">. </w:t>
            </w:r>
          </w:p>
          <w:p w14:paraId="5585F8E3" w14:textId="77777777" w:rsidR="00BC758E" w:rsidRPr="00FD783B" w:rsidRDefault="00E00B54" w:rsidP="00C35C9D">
            <w:pPr>
              <w:pStyle w:val="Heading1"/>
            </w:pPr>
            <w:bookmarkStart w:id="30" w:name="_Toc81147392"/>
            <w:r w:rsidRPr="00FD783B">
              <w:t>9.1.3</w:t>
            </w:r>
            <w:r w:rsidR="00D446A2" w:rsidRPr="00FD783B">
              <w:t xml:space="preserve"> </w:t>
            </w:r>
            <w:r w:rsidR="00BC758E" w:rsidRPr="00FD783B">
              <w:t>Research Strategy</w:t>
            </w:r>
            <w:bookmarkEnd w:id="30"/>
          </w:p>
          <w:p w14:paraId="0FA9F15D" w14:textId="77777777" w:rsidR="000F4221" w:rsidRPr="00FD783B" w:rsidRDefault="00155EFE" w:rsidP="000F4221">
            <w:pPr>
              <w:spacing w:after="0" w:line="360" w:lineRule="auto"/>
              <w:jc w:val="both"/>
              <w:rPr>
                <w:rFonts w:ascii="Times New Roman" w:hAnsi="Times New Roman"/>
                <w:bCs/>
                <w:sz w:val="24"/>
              </w:rPr>
            </w:pPr>
            <w:r w:rsidRPr="00FD783B">
              <w:rPr>
                <w:rFonts w:ascii="Times New Roman" w:hAnsi="Times New Roman"/>
                <w:sz w:val="24"/>
                <w:lang w:val="en-ZA"/>
              </w:rPr>
              <w:t xml:space="preserve">A research strategy is an idea used in the research to achieve its goals, dependent on whether the study followed positivist, phenomenological, or </w:t>
            </w:r>
            <w:proofErr w:type="spellStart"/>
            <w:r w:rsidRPr="00FD783B">
              <w:rPr>
                <w:rFonts w:ascii="Times New Roman" w:hAnsi="Times New Roman"/>
                <w:sz w:val="24"/>
                <w:lang w:val="en-ZA"/>
              </w:rPr>
              <w:t>interpretivist</w:t>
            </w:r>
            <w:proofErr w:type="spellEnd"/>
            <w:r w:rsidRPr="00FD783B">
              <w:rPr>
                <w:rFonts w:ascii="Times New Roman" w:hAnsi="Times New Roman"/>
                <w:sz w:val="24"/>
                <w:lang w:val="en-ZA"/>
              </w:rPr>
              <w:t xml:space="preserve"> philosophy (</w:t>
            </w:r>
            <w:proofErr w:type="spellStart"/>
            <w:r w:rsidRPr="00FD783B">
              <w:rPr>
                <w:rFonts w:ascii="Times New Roman" w:hAnsi="Times New Roman"/>
                <w:sz w:val="24"/>
                <w:lang w:val="en-ZA"/>
              </w:rPr>
              <w:t>Sekaran</w:t>
            </w:r>
            <w:proofErr w:type="spellEnd"/>
            <w:r w:rsidRPr="00FD783B">
              <w:rPr>
                <w:rFonts w:ascii="Times New Roman" w:hAnsi="Times New Roman"/>
                <w:sz w:val="24"/>
                <w:lang w:val="en-ZA"/>
              </w:rPr>
              <w:t xml:space="preserve"> &amp; </w:t>
            </w:r>
            <w:proofErr w:type="spellStart"/>
            <w:r w:rsidRPr="00FD783B">
              <w:rPr>
                <w:rFonts w:ascii="Times New Roman" w:hAnsi="Times New Roman"/>
                <w:sz w:val="24"/>
                <w:lang w:val="en-ZA"/>
              </w:rPr>
              <w:t>Bougie</w:t>
            </w:r>
            <w:proofErr w:type="spellEnd"/>
            <w:r w:rsidRPr="00FD783B">
              <w:rPr>
                <w:rFonts w:ascii="Times New Roman" w:hAnsi="Times New Roman"/>
                <w:sz w:val="24"/>
                <w:lang w:val="en-ZA"/>
              </w:rPr>
              <w:t>, 2016: 96).</w:t>
            </w:r>
            <w:r w:rsidR="000F4221" w:rsidRPr="00FD783B">
              <w:rPr>
                <w:rFonts w:ascii="Times New Roman" w:hAnsi="Times New Roman"/>
                <w:bCs/>
                <w:sz w:val="24"/>
              </w:rPr>
              <w:t xml:space="preserve"> Quantitative approach is linked to positivism philosophy which is known for its use of pre-determined and highly structured data collection methods. In this type of research, the researcher uses statistics and displays to explain their findings, examine or agree to their theories and assumptions (</w:t>
            </w:r>
            <w:proofErr w:type="spellStart"/>
            <w:r w:rsidR="000F4221" w:rsidRPr="00FD783B">
              <w:rPr>
                <w:rFonts w:ascii="Times New Roman" w:hAnsi="Times New Roman"/>
                <w:bCs/>
                <w:sz w:val="24"/>
              </w:rPr>
              <w:t>Rachi</w:t>
            </w:r>
            <w:proofErr w:type="spellEnd"/>
            <w:r w:rsidR="000F4221" w:rsidRPr="00FD783B">
              <w:rPr>
                <w:rFonts w:ascii="Times New Roman" w:hAnsi="Times New Roman"/>
                <w:bCs/>
                <w:sz w:val="24"/>
              </w:rPr>
              <w:t xml:space="preserve">, 2017). Qualitative approach is associated with an interpretive philosophy as qualitative researchers analyse data to produce subjective and socially constructed meanings and insights (Saunders et al., 2016: 168). </w:t>
            </w:r>
          </w:p>
          <w:p w14:paraId="059D288C" w14:textId="77777777" w:rsidR="000F4221" w:rsidRPr="000F4221" w:rsidRDefault="000F4221" w:rsidP="000F4221">
            <w:pPr>
              <w:spacing w:after="0" w:line="360" w:lineRule="auto"/>
              <w:jc w:val="both"/>
              <w:rPr>
                <w:rFonts w:ascii="Times New Roman" w:hAnsi="Times New Roman"/>
                <w:bCs/>
                <w:sz w:val="24"/>
              </w:rPr>
            </w:pPr>
          </w:p>
          <w:p w14:paraId="79293954" w14:textId="47D257F5" w:rsidR="00D73F4A" w:rsidRPr="00FD783B" w:rsidRDefault="000F4221" w:rsidP="000F4221">
            <w:pPr>
              <w:autoSpaceDE w:val="0"/>
              <w:autoSpaceDN w:val="0"/>
              <w:adjustRightInd w:val="0"/>
              <w:spacing w:after="0" w:line="360" w:lineRule="auto"/>
              <w:jc w:val="both"/>
              <w:rPr>
                <w:rFonts w:ascii="Times New Roman" w:hAnsi="Times New Roman"/>
                <w:sz w:val="24"/>
                <w:lang w:val="en-ZA"/>
              </w:rPr>
            </w:pPr>
            <w:r w:rsidRPr="00FD783B">
              <w:rPr>
                <w:rFonts w:ascii="Times New Roman" w:hAnsi="Times New Roman"/>
                <w:bCs/>
                <w:sz w:val="24"/>
              </w:rPr>
              <w:t>In most cases, qualitative approach uses research strategies such as interviews, focus groups, participant observations and case study to solicit empirical data. This study employed -structured interviews</w:t>
            </w:r>
            <w:r w:rsidR="008B0AB8">
              <w:rPr>
                <w:rFonts w:ascii="Times New Roman" w:hAnsi="Times New Roman"/>
                <w:bCs/>
                <w:sz w:val="24"/>
              </w:rPr>
              <w:t xml:space="preserve"> with open ended questions</w:t>
            </w:r>
            <w:r w:rsidRPr="00FD783B">
              <w:rPr>
                <w:rFonts w:ascii="Times New Roman" w:hAnsi="Times New Roman"/>
                <w:bCs/>
                <w:sz w:val="24"/>
              </w:rPr>
              <w:t xml:space="preserve">. </w:t>
            </w:r>
            <w:proofErr w:type="spellStart"/>
            <w:r w:rsidRPr="00FD783B">
              <w:rPr>
                <w:rFonts w:ascii="Times New Roman" w:hAnsi="Times New Roman"/>
                <w:bCs/>
                <w:sz w:val="24"/>
              </w:rPr>
              <w:t>Bryman</w:t>
            </w:r>
            <w:proofErr w:type="spellEnd"/>
            <w:r w:rsidRPr="00FD783B">
              <w:rPr>
                <w:rFonts w:ascii="Times New Roman" w:hAnsi="Times New Roman"/>
                <w:bCs/>
                <w:sz w:val="24"/>
              </w:rPr>
              <w:t xml:space="preserve"> et al. (2015:</w:t>
            </w:r>
            <w:r w:rsidR="008B0AB8">
              <w:rPr>
                <w:rFonts w:ascii="Times New Roman" w:hAnsi="Times New Roman"/>
                <w:bCs/>
                <w:sz w:val="24"/>
              </w:rPr>
              <w:t xml:space="preserve"> </w:t>
            </w:r>
            <w:r w:rsidRPr="00FD783B">
              <w:rPr>
                <w:rFonts w:ascii="Times New Roman" w:hAnsi="Times New Roman"/>
                <w:bCs/>
                <w:sz w:val="24"/>
              </w:rPr>
              <w:t>225) state that qualitative interviewing   varies in the approach which is taken by the interviewer and the nature of questions. Saunders et al. (2019</w:t>
            </w:r>
            <w:r w:rsidR="00FD783B" w:rsidRPr="00FD783B">
              <w:rPr>
                <w:rFonts w:ascii="Times New Roman" w:hAnsi="Times New Roman"/>
                <w:bCs/>
                <w:sz w:val="24"/>
              </w:rPr>
              <w:t>:</w:t>
            </w:r>
            <w:r w:rsidRPr="00FD783B">
              <w:rPr>
                <w:rFonts w:ascii="Times New Roman" w:hAnsi="Times New Roman"/>
                <w:bCs/>
                <w:sz w:val="24"/>
              </w:rPr>
              <w:t xml:space="preserve">437) argue that structured interviews the researcher start with a predetermined   list of themes and key questions related to the themes   in order to guide   the conduct of each interview. </w:t>
            </w:r>
          </w:p>
          <w:p w14:paraId="3D894DBE" w14:textId="77777777" w:rsidR="00155EFE" w:rsidRPr="00FD783B" w:rsidRDefault="00155EFE" w:rsidP="00C35C9D">
            <w:pPr>
              <w:pStyle w:val="Heading1"/>
            </w:pPr>
            <w:bookmarkStart w:id="31" w:name="_Toc81147393"/>
            <w:r w:rsidRPr="00FD783B">
              <w:t>Positivist Philosophy</w:t>
            </w:r>
            <w:bookmarkEnd w:id="31"/>
            <w:r w:rsidRPr="00FD783B">
              <w:t xml:space="preserve"> </w:t>
            </w:r>
          </w:p>
          <w:p w14:paraId="5778402C" w14:textId="77777777" w:rsidR="00FD783B" w:rsidRPr="00FD783B" w:rsidRDefault="00155EFE" w:rsidP="00155EFE">
            <w:pPr>
              <w:autoSpaceDE w:val="0"/>
              <w:autoSpaceDN w:val="0"/>
              <w:adjustRightInd w:val="0"/>
              <w:spacing w:after="0" w:line="360" w:lineRule="auto"/>
              <w:jc w:val="both"/>
              <w:rPr>
                <w:rFonts w:ascii="Times New Roman" w:hAnsi="Times New Roman"/>
                <w:sz w:val="24"/>
              </w:rPr>
            </w:pPr>
            <w:r w:rsidRPr="00FD783B">
              <w:rPr>
                <w:rFonts w:ascii="Times New Roman" w:hAnsi="Times New Roman"/>
                <w:sz w:val="24"/>
              </w:rPr>
              <w:t>Positivist philosophy is based on the understanding that, “the relationship between an independent variable and one or more dependent variables will be discovered by causal inferences as the results of experimental designs and be fully determined through the way of how researchers maximize the influence of the independent variable on the dependent variable”, (</w:t>
            </w:r>
            <w:proofErr w:type="spellStart"/>
            <w:r w:rsidRPr="00FD783B">
              <w:rPr>
                <w:rFonts w:ascii="Times New Roman" w:hAnsi="Times New Roman"/>
                <w:sz w:val="24"/>
              </w:rPr>
              <w:t>Zukauskas</w:t>
            </w:r>
            <w:proofErr w:type="spellEnd"/>
            <w:r w:rsidRPr="00FD783B">
              <w:rPr>
                <w:rFonts w:ascii="Times New Roman" w:hAnsi="Times New Roman"/>
                <w:sz w:val="24"/>
              </w:rPr>
              <w:t>, 2018:2). The positivist is chosen as the preferred philosophy because, it interprets observations based on facts or measurable variables.</w:t>
            </w:r>
          </w:p>
          <w:p w14:paraId="3B42C322" w14:textId="77777777" w:rsidR="00155EFE" w:rsidRPr="00FD783B" w:rsidRDefault="00155EFE" w:rsidP="00C35C9D">
            <w:pPr>
              <w:pStyle w:val="Heading1"/>
            </w:pPr>
            <w:bookmarkStart w:id="32" w:name="_Toc81147394"/>
            <w:r w:rsidRPr="00FD783B">
              <w:t>Phenomenological Philosophy</w:t>
            </w:r>
            <w:bookmarkEnd w:id="32"/>
            <w:r w:rsidRPr="00FD783B">
              <w:t xml:space="preserve"> </w:t>
            </w:r>
          </w:p>
          <w:p w14:paraId="0B44BF74" w14:textId="77777777" w:rsidR="00D446A2" w:rsidRPr="00FD783B" w:rsidRDefault="00155EFE" w:rsidP="00155EFE">
            <w:pPr>
              <w:autoSpaceDE w:val="0"/>
              <w:autoSpaceDN w:val="0"/>
              <w:adjustRightInd w:val="0"/>
              <w:spacing w:after="0" w:line="360" w:lineRule="auto"/>
              <w:jc w:val="both"/>
              <w:rPr>
                <w:rFonts w:ascii="Times New Roman" w:hAnsi="Times New Roman"/>
                <w:sz w:val="24"/>
                <w:szCs w:val="24"/>
              </w:rPr>
            </w:pPr>
            <w:proofErr w:type="spellStart"/>
            <w:r w:rsidRPr="00FD783B">
              <w:rPr>
                <w:rFonts w:ascii="Times New Roman" w:hAnsi="Times New Roman"/>
                <w:sz w:val="24"/>
                <w:szCs w:val="24"/>
              </w:rPr>
              <w:t>Qutoshi</w:t>
            </w:r>
            <w:proofErr w:type="spellEnd"/>
            <w:r w:rsidRPr="00FD783B">
              <w:rPr>
                <w:rFonts w:ascii="Times New Roman" w:hAnsi="Times New Roman"/>
                <w:sz w:val="24"/>
                <w:szCs w:val="24"/>
              </w:rPr>
              <w:t xml:space="preserve"> (2018: 220) contends that the “purpose of using phenomenology is basically looking very closely at the phenomena under study to explore the complex world of lived experiences from the respondent’s point of view”. In doing so, the researcher is able to reflect critically and become more considerate and critical in understanding social settings without using his/her understanding. For </w:t>
            </w:r>
            <w:proofErr w:type="spellStart"/>
            <w:r w:rsidRPr="00FD783B">
              <w:rPr>
                <w:rFonts w:ascii="Times New Roman" w:hAnsi="Times New Roman"/>
                <w:sz w:val="24"/>
                <w:szCs w:val="24"/>
              </w:rPr>
              <w:t>Teherani</w:t>
            </w:r>
            <w:proofErr w:type="spellEnd"/>
            <w:r w:rsidRPr="00FD783B">
              <w:rPr>
                <w:rFonts w:ascii="Times New Roman" w:hAnsi="Times New Roman"/>
                <w:sz w:val="24"/>
                <w:szCs w:val="24"/>
              </w:rPr>
              <w:t xml:space="preserve"> </w:t>
            </w:r>
            <w:r w:rsidRPr="00FD783B">
              <w:rPr>
                <w:rFonts w:ascii="Times New Roman" w:hAnsi="Times New Roman"/>
                <w:i/>
                <w:sz w:val="24"/>
                <w:szCs w:val="24"/>
              </w:rPr>
              <w:t>et al</w:t>
            </w:r>
            <w:r w:rsidRPr="00FD783B">
              <w:rPr>
                <w:rFonts w:ascii="Times New Roman" w:hAnsi="Times New Roman"/>
                <w:sz w:val="24"/>
                <w:szCs w:val="24"/>
              </w:rPr>
              <w:t>., (2015), phenomenology is the research philosophy that seeks to explain the essence of a phenomenon by describing it from the viewpoint of those who are or have experienced it.</w:t>
            </w:r>
          </w:p>
          <w:p w14:paraId="67717F48" w14:textId="77777777" w:rsidR="00155EFE" w:rsidRPr="00FD783B" w:rsidRDefault="00155EFE" w:rsidP="00C35C9D">
            <w:pPr>
              <w:pStyle w:val="Heading1"/>
            </w:pPr>
            <w:bookmarkStart w:id="33" w:name="_Toc81147395"/>
            <w:proofErr w:type="spellStart"/>
            <w:r w:rsidRPr="00FD783B">
              <w:t>Interpretivist</w:t>
            </w:r>
            <w:proofErr w:type="spellEnd"/>
            <w:r w:rsidRPr="00FD783B">
              <w:t xml:space="preserve"> Philosophy</w:t>
            </w:r>
            <w:bookmarkEnd w:id="33"/>
            <w:r w:rsidRPr="00FD783B">
              <w:t xml:space="preserve"> </w:t>
            </w:r>
          </w:p>
          <w:p w14:paraId="082CEB90" w14:textId="77777777" w:rsidR="00155EFE" w:rsidRPr="00FD783B" w:rsidRDefault="00155EFE" w:rsidP="00155EFE">
            <w:pPr>
              <w:autoSpaceDE w:val="0"/>
              <w:autoSpaceDN w:val="0"/>
              <w:adjustRightInd w:val="0"/>
              <w:spacing w:after="0" w:line="360" w:lineRule="auto"/>
              <w:jc w:val="both"/>
              <w:rPr>
                <w:rFonts w:ascii="Times New Roman" w:hAnsi="Times New Roman"/>
                <w:sz w:val="24"/>
                <w:szCs w:val="24"/>
              </w:rPr>
            </w:pPr>
            <w:proofErr w:type="spellStart"/>
            <w:r w:rsidRPr="00FD783B">
              <w:rPr>
                <w:rFonts w:ascii="Times New Roman" w:hAnsi="Times New Roman"/>
                <w:sz w:val="24"/>
                <w:szCs w:val="24"/>
              </w:rPr>
              <w:t>Interpretivist</w:t>
            </w:r>
            <w:proofErr w:type="spellEnd"/>
            <w:r w:rsidRPr="00FD783B">
              <w:rPr>
                <w:rFonts w:ascii="Times New Roman" w:hAnsi="Times New Roman"/>
                <w:sz w:val="24"/>
                <w:szCs w:val="24"/>
              </w:rPr>
              <w:t xml:space="preserve"> research philosophy is where the researcher states the facts or findings based on the respondent’s interpretation, understanding, and scientific logic which is impossible to understand the </w:t>
            </w:r>
            <w:proofErr w:type="spellStart"/>
            <w:r w:rsidRPr="00FD783B">
              <w:rPr>
                <w:rFonts w:ascii="Times New Roman" w:hAnsi="Times New Roman"/>
                <w:sz w:val="24"/>
                <w:szCs w:val="24"/>
              </w:rPr>
              <w:t>phenom</w:t>
            </w:r>
            <w:proofErr w:type="spellEnd"/>
            <w:r w:rsidRPr="00FD783B">
              <w:rPr>
                <w:rFonts w:ascii="Times New Roman" w:hAnsi="Times New Roman"/>
                <w:sz w:val="24"/>
                <w:szCs w:val="24"/>
              </w:rPr>
              <w:t xml:space="preserve"> without applying them because people interpret events differently. </w:t>
            </w:r>
            <w:proofErr w:type="spellStart"/>
            <w:r w:rsidRPr="00FD783B">
              <w:rPr>
                <w:rFonts w:ascii="Times New Roman" w:hAnsi="Times New Roman"/>
                <w:sz w:val="24"/>
                <w:szCs w:val="24"/>
              </w:rPr>
              <w:t>Hammersley</w:t>
            </w:r>
            <w:proofErr w:type="spellEnd"/>
            <w:r w:rsidRPr="00FD783B">
              <w:rPr>
                <w:rFonts w:ascii="Times New Roman" w:hAnsi="Times New Roman"/>
                <w:sz w:val="24"/>
                <w:szCs w:val="24"/>
              </w:rPr>
              <w:t xml:space="preserve"> (2013: 26) ascertain that, this research philosophy is “originally rooted in the fact that methods used to understanding knowledge related to human and social sciences cannot be the same as its usage in physical sciences because human interprets their world and then acts based on such interpretation while the world does not”.</w:t>
            </w:r>
          </w:p>
          <w:p w14:paraId="3E55B733" w14:textId="5F2788AB" w:rsidR="00D73F4A" w:rsidRPr="00FD783B" w:rsidRDefault="00155EFE" w:rsidP="00F86D00">
            <w:pPr>
              <w:autoSpaceDE w:val="0"/>
              <w:autoSpaceDN w:val="0"/>
              <w:adjustRightInd w:val="0"/>
              <w:spacing w:after="0" w:line="360" w:lineRule="auto"/>
              <w:jc w:val="both"/>
              <w:rPr>
                <w:rFonts w:ascii="Times New Roman" w:hAnsi="Times New Roman"/>
                <w:sz w:val="24"/>
                <w:szCs w:val="24"/>
              </w:rPr>
            </w:pPr>
            <w:r w:rsidRPr="00FD783B">
              <w:rPr>
                <w:rFonts w:ascii="Times New Roman" w:hAnsi="Times New Roman"/>
                <w:sz w:val="24"/>
                <w:szCs w:val="24"/>
              </w:rPr>
              <w:t xml:space="preserve">Therefore, this research will employ interpretivism strategy. This is because interpretivism allows </w:t>
            </w:r>
            <w:r w:rsidR="00981AD3">
              <w:rPr>
                <w:rFonts w:ascii="Times New Roman" w:hAnsi="Times New Roman"/>
                <w:sz w:val="24"/>
                <w:szCs w:val="24"/>
              </w:rPr>
              <w:t xml:space="preserve">the </w:t>
            </w:r>
            <w:r w:rsidRPr="00FD783B">
              <w:rPr>
                <w:rFonts w:ascii="Times New Roman" w:hAnsi="Times New Roman"/>
                <w:sz w:val="24"/>
                <w:szCs w:val="24"/>
              </w:rPr>
              <w:t xml:space="preserve">researcher to investigate and critique things that the researcher cannot see without involving the interviewee’s thoughts, views, interpretations, and perspectives. </w:t>
            </w:r>
          </w:p>
          <w:p w14:paraId="7961E8BB" w14:textId="77777777" w:rsidR="00D72272" w:rsidRPr="00FD783B" w:rsidRDefault="00D72272" w:rsidP="0022268C">
            <w:pPr>
              <w:autoSpaceDE w:val="0"/>
              <w:autoSpaceDN w:val="0"/>
              <w:adjustRightInd w:val="0"/>
              <w:spacing w:after="0" w:line="360" w:lineRule="auto"/>
              <w:jc w:val="both"/>
              <w:rPr>
                <w:rFonts w:ascii="Arial Narrow" w:hAnsi="Arial Narrow"/>
                <w:b/>
              </w:rPr>
            </w:pPr>
          </w:p>
        </w:tc>
      </w:tr>
      <w:tr w:rsidR="00D72272" w:rsidRPr="00D72272" w14:paraId="5434FD6C"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3AEDE9F4" w14:textId="77777777" w:rsidR="00D72272" w:rsidRPr="00D72272" w:rsidRDefault="00BC758E" w:rsidP="00C35C9D">
            <w:pPr>
              <w:pStyle w:val="Heading1"/>
            </w:pPr>
            <w:bookmarkStart w:id="34" w:name="_Toc81147396"/>
            <w:r w:rsidRPr="00D72272">
              <w:t>9.</w:t>
            </w:r>
            <w:r w:rsidR="00D446A2">
              <w:t>2</w:t>
            </w:r>
            <w:r w:rsidRPr="00D72272">
              <w:t xml:space="preserve"> RESEARCH METHODOLOGY</w:t>
            </w:r>
            <w:bookmarkEnd w:id="34"/>
            <w:r w:rsidRPr="00D72272">
              <w:t xml:space="preserve"> </w:t>
            </w:r>
          </w:p>
        </w:tc>
      </w:tr>
      <w:tr w:rsidR="00D72272" w:rsidRPr="00D72272" w14:paraId="0BF3DAE5" w14:textId="77777777" w:rsidTr="00BC758E">
        <w:trPr>
          <w:trHeight w:val="3095"/>
          <w:jc w:val="center"/>
        </w:trPr>
        <w:tc>
          <w:tcPr>
            <w:tcW w:w="9356" w:type="dxa"/>
            <w:tcBorders>
              <w:top w:val="single" w:sz="4" w:space="0" w:color="auto"/>
              <w:bottom w:val="single" w:sz="4" w:space="0" w:color="auto"/>
            </w:tcBorders>
            <w:vAlign w:val="center"/>
          </w:tcPr>
          <w:p w14:paraId="0FEAF287" w14:textId="77777777" w:rsidR="00D446A2" w:rsidRPr="003D700C" w:rsidRDefault="00D446A2" w:rsidP="00D446A2">
            <w:pPr>
              <w:pStyle w:val="ListParagraph"/>
              <w:spacing w:after="0"/>
              <w:ind w:left="22"/>
              <w:rPr>
                <w:rFonts w:ascii="Times New Roman" w:hAnsi="Times New Roman"/>
                <w:b/>
                <w:sz w:val="24"/>
                <w:szCs w:val="24"/>
              </w:rPr>
            </w:pPr>
          </w:p>
          <w:p w14:paraId="4366D3CC" w14:textId="77777777" w:rsidR="00D72272" w:rsidRPr="003D700C" w:rsidRDefault="00D446A2" w:rsidP="00C35C9D">
            <w:pPr>
              <w:pStyle w:val="Heading1"/>
            </w:pPr>
            <w:bookmarkStart w:id="35" w:name="_Toc81147397"/>
            <w:r w:rsidRPr="003D700C">
              <w:t>9.2.1 Sampling strategy</w:t>
            </w:r>
            <w:bookmarkEnd w:id="35"/>
          </w:p>
          <w:p w14:paraId="5AD82022" w14:textId="77777777" w:rsidR="00DA3778" w:rsidRPr="003D700C" w:rsidRDefault="00DA3778" w:rsidP="00E47568">
            <w:pPr>
              <w:pStyle w:val="ListParagraph"/>
              <w:spacing w:after="0" w:line="360" w:lineRule="auto"/>
              <w:ind w:left="22"/>
              <w:jc w:val="both"/>
              <w:rPr>
                <w:rFonts w:ascii="Times New Roman" w:hAnsi="Times New Roman"/>
                <w:sz w:val="24"/>
                <w:szCs w:val="24"/>
                <w:lang w:val="en-ZA"/>
              </w:rPr>
            </w:pPr>
            <w:r w:rsidRPr="003D700C">
              <w:rPr>
                <w:rFonts w:ascii="Times New Roman" w:hAnsi="Times New Roman"/>
                <w:sz w:val="24"/>
                <w:szCs w:val="24"/>
              </w:rPr>
              <w:t xml:space="preserve">A sampling strategy is a framework that is applied in research to ensure fair representation of the population by using sample of selected participants. In addition, “sampling </w:t>
            </w:r>
            <w:r w:rsidRPr="003D700C">
              <w:rPr>
                <w:rFonts w:ascii="Times New Roman" w:hAnsi="Times New Roman"/>
                <w:sz w:val="24"/>
                <w:szCs w:val="24"/>
                <w:lang w:val="en-ZA"/>
              </w:rPr>
              <w:t>strategy is a plan used to achieve the research goals of representing the entire community by using the selected segments of the population” (</w:t>
            </w:r>
            <w:proofErr w:type="spellStart"/>
            <w:r w:rsidRPr="003D700C">
              <w:rPr>
                <w:rFonts w:ascii="Times New Roman" w:hAnsi="Times New Roman"/>
                <w:sz w:val="24"/>
                <w:szCs w:val="24"/>
                <w:lang w:val="en-ZA"/>
              </w:rPr>
              <w:t>Sekaran</w:t>
            </w:r>
            <w:proofErr w:type="spellEnd"/>
            <w:r w:rsidRPr="003D700C">
              <w:rPr>
                <w:rFonts w:ascii="Times New Roman" w:hAnsi="Times New Roman"/>
                <w:sz w:val="24"/>
                <w:szCs w:val="24"/>
                <w:lang w:val="en-ZA"/>
              </w:rPr>
              <w:t xml:space="preserve"> and </w:t>
            </w:r>
            <w:proofErr w:type="spellStart"/>
            <w:r w:rsidRPr="003D700C">
              <w:rPr>
                <w:rFonts w:ascii="Times New Roman" w:hAnsi="Times New Roman"/>
                <w:sz w:val="24"/>
                <w:szCs w:val="24"/>
                <w:lang w:val="en-ZA"/>
              </w:rPr>
              <w:t>Bougie</w:t>
            </w:r>
            <w:proofErr w:type="spellEnd"/>
            <w:r w:rsidRPr="003D700C">
              <w:rPr>
                <w:rFonts w:ascii="Times New Roman" w:hAnsi="Times New Roman"/>
                <w:sz w:val="24"/>
                <w:szCs w:val="24"/>
                <w:lang w:val="en-ZA"/>
              </w:rPr>
              <w:t xml:space="preserve">, 2016: 96). Sampling helps the researcher to stay focused and do not deviate from the intended goal of selecting that part of the community. </w:t>
            </w:r>
          </w:p>
          <w:p w14:paraId="3055AF30" w14:textId="77777777" w:rsidR="00DA3778" w:rsidRPr="003D700C" w:rsidRDefault="00DA3778" w:rsidP="00DA3778">
            <w:pPr>
              <w:pStyle w:val="ListParagraph"/>
              <w:spacing w:after="0"/>
              <w:ind w:left="22"/>
              <w:rPr>
                <w:rFonts w:ascii="Times New Roman" w:hAnsi="Times New Roman"/>
                <w:sz w:val="24"/>
                <w:szCs w:val="24"/>
              </w:rPr>
            </w:pPr>
          </w:p>
          <w:p w14:paraId="622EA16C" w14:textId="77777777" w:rsidR="00DA3778" w:rsidRPr="003D700C" w:rsidRDefault="00DA3778" w:rsidP="00DA3778">
            <w:pPr>
              <w:pStyle w:val="ListParagraph"/>
              <w:spacing w:after="0"/>
              <w:ind w:left="22"/>
              <w:rPr>
                <w:rFonts w:ascii="Times New Roman" w:hAnsi="Times New Roman"/>
                <w:sz w:val="24"/>
                <w:szCs w:val="24"/>
              </w:rPr>
            </w:pPr>
            <w:r w:rsidRPr="003D700C">
              <w:rPr>
                <w:rFonts w:ascii="Times New Roman" w:hAnsi="Times New Roman"/>
                <w:sz w:val="24"/>
                <w:szCs w:val="24"/>
              </w:rPr>
              <w:t>This section discusses the sampling strategies applied in this research study.</w:t>
            </w:r>
          </w:p>
          <w:p w14:paraId="31F39609" w14:textId="77777777" w:rsidR="00FD783B" w:rsidRPr="003D700C" w:rsidRDefault="00FD783B" w:rsidP="00D446A2">
            <w:pPr>
              <w:pStyle w:val="ListParagraph"/>
              <w:spacing w:after="0"/>
              <w:ind w:left="22"/>
              <w:rPr>
                <w:rFonts w:ascii="Times New Roman" w:hAnsi="Times New Roman"/>
                <w:sz w:val="24"/>
                <w:szCs w:val="24"/>
              </w:rPr>
            </w:pPr>
          </w:p>
          <w:p w14:paraId="68CF9D07" w14:textId="77777777" w:rsidR="00DA3778" w:rsidRPr="003D700C" w:rsidRDefault="00DA3778" w:rsidP="00C35C9D">
            <w:pPr>
              <w:pStyle w:val="Heading1"/>
              <w:rPr>
                <w:lang w:val="en-ZA"/>
              </w:rPr>
            </w:pPr>
            <w:bookmarkStart w:id="36" w:name="_Toc81147398"/>
            <w:r w:rsidRPr="003D700C">
              <w:rPr>
                <w:lang w:val="en-ZA"/>
              </w:rPr>
              <w:t>Target population</w:t>
            </w:r>
            <w:bookmarkEnd w:id="36"/>
            <w:r w:rsidRPr="003D700C">
              <w:rPr>
                <w:lang w:val="en-ZA"/>
              </w:rPr>
              <w:t xml:space="preserve"> </w:t>
            </w:r>
          </w:p>
          <w:p w14:paraId="7FC7F380" w14:textId="7AF8A5CC" w:rsidR="00DA3778" w:rsidRPr="003D700C" w:rsidRDefault="00DA3778" w:rsidP="00E47568">
            <w:pPr>
              <w:autoSpaceDE w:val="0"/>
              <w:autoSpaceDN w:val="0"/>
              <w:adjustRightInd w:val="0"/>
              <w:spacing w:after="0" w:line="360" w:lineRule="auto"/>
              <w:contextualSpacing/>
              <w:jc w:val="both"/>
              <w:rPr>
                <w:rFonts w:ascii="Times New Roman" w:hAnsi="Times New Roman"/>
                <w:sz w:val="24"/>
                <w:szCs w:val="24"/>
                <w:lang w:val="en-ZA"/>
              </w:rPr>
            </w:pPr>
            <w:r w:rsidRPr="003D700C">
              <w:rPr>
                <w:rFonts w:ascii="Times New Roman" w:hAnsi="Times New Roman"/>
                <w:sz w:val="24"/>
                <w:szCs w:val="24"/>
              </w:rPr>
              <w:t xml:space="preserve">According to Bless </w:t>
            </w:r>
            <w:r w:rsidRPr="003D700C">
              <w:rPr>
                <w:rFonts w:ascii="Times New Roman" w:hAnsi="Times New Roman"/>
                <w:i/>
                <w:iCs/>
                <w:sz w:val="24"/>
                <w:szCs w:val="24"/>
              </w:rPr>
              <w:t>et al.</w:t>
            </w:r>
            <w:r w:rsidRPr="003D700C">
              <w:rPr>
                <w:rFonts w:ascii="Times New Roman" w:hAnsi="Times New Roman"/>
                <w:sz w:val="24"/>
                <w:szCs w:val="24"/>
              </w:rPr>
              <w:t xml:space="preserve"> (2014), target population refers to the entire set of people identified by the researcher to provide with the information that will be necessary for research. Therefore, target population is a specific selection of people or elements that will be studied. </w:t>
            </w:r>
            <w:commentRangeStart w:id="37"/>
            <w:r w:rsidRPr="003D700C">
              <w:rPr>
                <w:rFonts w:ascii="Times New Roman" w:hAnsi="Times New Roman"/>
                <w:sz w:val="24"/>
                <w:szCs w:val="24"/>
              </w:rPr>
              <w:t xml:space="preserve">The target </w:t>
            </w:r>
            <w:r w:rsidR="00E47568" w:rsidRPr="003D700C">
              <w:rPr>
                <w:rFonts w:ascii="Times New Roman" w:hAnsi="Times New Roman"/>
                <w:sz w:val="24"/>
                <w:szCs w:val="24"/>
              </w:rPr>
              <w:t xml:space="preserve">population for this research </w:t>
            </w:r>
            <w:r w:rsidR="00582CFC">
              <w:rPr>
                <w:rFonts w:ascii="Times New Roman" w:hAnsi="Times New Roman"/>
                <w:sz w:val="24"/>
                <w:szCs w:val="24"/>
              </w:rPr>
              <w:t>is</w:t>
            </w:r>
            <w:r w:rsidR="00582CFC" w:rsidRPr="003D700C">
              <w:rPr>
                <w:rFonts w:ascii="Times New Roman" w:hAnsi="Times New Roman"/>
                <w:sz w:val="24"/>
                <w:szCs w:val="24"/>
              </w:rPr>
              <w:t xml:space="preserve"> </w:t>
            </w:r>
            <w:r w:rsidR="00582CFC">
              <w:rPr>
                <w:rFonts w:ascii="Times New Roman" w:hAnsi="Times New Roman"/>
                <w:sz w:val="24"/>
                <w:szCs w:val="24"/>
              </w:rPr>
              <w:t>100</w:t>
            </w:r>
            <w:r w:rsidR="00B775E8">
              <w:rPr>
                <w:rFonts w:ascii="Times New Roman" w:hAnsi="Times New Roman"/>
                <w:color w:val="000000"/>
                <w:sz w:val="24"/>
                <w:szCs w:val="24"/>
              </w:rPr>
              <w:t xml:space="preserve"> based at</w:t>
            </w:r>
            <w:r w:rsidR="00B775E8" w:rsidRPr="00E00FF0">
              <w:rPr>
                <w:rFonts w:ascii="Times New Roman" w:hAnsi="Times New Roman"/>
                <w:sz w:val="24"/>
                <w:szCs w:val="24"/>
                <w:lang w:val="en-ZA" w:eastAsia="en-ZA"/>
              </w:rPr>
              <w:t xml:space="preserve"> King </w:t>
            </w:r>
            <w:proofErr w:type="spellStart"/>
            <w:r w:rsidR="00B775E8" w:rsidRPr="00E00FF0">
              <w:rPr>
                <w:rFonts w:ascii="Times New Roman" w:hAnsi="Times New Roman"/>
                <w:sz w:val="24"/>
                <w:szCs w:val="24"/>
                <w:lang w:val="en-ZA" w:eastAsia="en-ZA"/>
              </w:rPr>
              <w:t>Zwelithini</w:t>
            </w:r>
            <w:proofErr w:type="spellEnd"/>
            <w:r w:rsidR="00B775E8" w:rsidRPr="00E00FF0">
              <w:rPr>
                <w:rFonts w:ascii="Times New Roman" w:hAnsi="Times New Roman"/>
                <w:sz w:val="24"/>
                <w:szCs w:val="24"/>
                <w:lang w:val="en-ZA" w:eastAsia="en-ZA"/>
              </w:rPr>
              <w:t xml:space="preserve"> High School</w:t>
            </w:r>
            <w:commentRangeEnd w:id="37"/>
            <w:r w:rsidR="00E60DFE">
              <w:rPr>
                <w:rStyle w:val="CommentReference"/>
              </w:rPr>
              <w:commentReference w:id="37"/>
            </w:r>
            <w:r w:rsidR="00B775E8">
              <w:rPr>
                <w:rFonts w:ascii="Times New Roman" w:hAnsi="Times New Roman"/>
                <w:sz w:val="24"/>
                <w:szCs w:val="24"/>
                <w:lang w:val="en-ZA" w:eastAsia="en-ZA"/>
              </w:rPr>
              <w:t>.</w:t>
            </w:r>
            <w:r w:rsidR="00B775E8" w:rsidRPr="0046245A">
              <w:rPr>
                <w:rFonts w:ascii="Times New Roman" w:hAnsi="Times New Roman"/>
                <w:color w:val="000000"/>
                <w:sz w:val="24"/>
                <w:szCs w:val="24"/>
              </w:rPr>
              <w:t xml:space="preserve"> </w:t>
            </w:r>
            <w:r w:rsidR="00E47568" w:rsidRPr="003D700C">
              <w:rPr>
                <w:rFonts w:ascii="Times New Roman" w:hAnsi="Times New Roman"/>
                <w:sz w:val="24"/>
                <w:szCs w:val="24"/>
              </w:rPr>
              <w:t>participants who will be interviewed and possible to engage with</w:t>
            </w:r>
            <w:r w:rsidRPr="003D700C">
              <w:rPr>
                <w:rFonts w:ascii="Times New Roman" w:hAnsi="Times New Roman"/>
                <w:sz w:val="24"/>
                <w:szCs w:val="24"/>
              </w:rPr>
              <w:t xml:space="preserve">. </w:t>
            </w:r>
            <w:r w:rsidR="00E47568" w:rsidRPr="003D700C">
              <w:rPr>
                <w:rFonts w:ascii="Times New Roman" w:hAnsi="Times New Roman"/>
                <w:sz w:val="24"/>
                <w:szCs w:val="24"/>
                <w:lang w:val="en-ZA"/>
              </w:rPr>
              <w:t>In some instances, ‘the target population is restricted to exclude population members that are difficult or impossible to interview’ (Sage</w:t>
            </w:r>
            <w:r w:rsidR="00981AD3">
              <w:rPr>
                <w:rFonts w:ascii="Times New Roman" w:hAnsi="Times New Roman"/>
                <w:sz w:val="24"/>
                <w:szCs w:val="24"/>
                <w:lang w:val="en-ZA"/>
              </w:rPr>
              <w:t>,</w:t>
            </w:r>
            <w:r w:rsidR="00E47568" w:rsidRPr="003D700C">
              <w:rPr>
                <w:rFonts w:ascii="Times New Roman" w:hAnsi="Times New Roman"/>
                <w:sz w:val="24"/>
                <w:szCs w:val="24"/>
                <w:lang w:val="en-ZA"/>
              </w:rPr>
              <w:t xml:space="preserve"> 2017:1).</w:t>
            </w:r>
          </w:p>
          <w:p w14:paraId="34D56D29" w14:textId="77777777" w:rsidR="00DA3778" w:rsidRPr="003D700C" w:rsidRDefault="00DA3778" w:rsidP="00C35C9D">
            <w:pPr>
              <w:pStyle w:val="Heading1"/>
            </w:pPr>
            <w:bookmarkStart w:id="38" w:name="_Toc81147399"/>
            <w:r w:rsidRPr="003D700C">
              <w:t xml:space="preserve">Sampling </w:t>
            </w:r>
            <w:commentRangeStart w:id="39"/>
            <w:r w:rsidRPr="003D700C">
              <w:t>size</w:t>
            </w:r>
            <w:bookmarkEnd w:id="38"/>
            <w:commentRangeEnd w:id="39"/>
            <w:r w:rsidR="00E60DFE">
              <w:rPr>
                <w:rStyle w:val="CommentReference"/>
                <w:rFonts w:ascii="Calibri" w:eastAsia="Calibri" w:hAnsi="Calibri"/>
                <w:b w:val="0"/>
                <w:bCs w:val="0"/>
                <w:kern w:val="0"/>
              </w:rPr>
              <w:commentReference w:id="39"/>
            </w:r>
          </w:p>
          <w:p w14:paraId="7AC99AE1" w14:textId="54499E1B" w:rsidR="00613328" w:rsidRPr="003D700C" w:rsidRDefault="00DA3778" w:rsidP="00E47568">
            <w:pPr>
              <w:autoSpaceDE w:val="0"/>
              <w:autoSpaceDN w:val="0"/>
              <w:adjustRightInd w:val="0"/>
              <w:spacing w:after="0" w:line="360" w:lineRule="auto"/>
              <w:contextualSpacing/>
              <w:jc w:val="both"/>
              <w:rPr>
                <w:rFonts w:ascii="Times New Roman" w:hAnsi="Times New Roman"/>
                <w:sz w:val="24"/>
                <w:szCs w:val="24"/>
              </w:rPr>
            </w:pPr>
            <w:r w:rsidRPr="003D700C">
              <w:rPr>
                <w:rFonts w:ascii="Times New Roman" w:hAnsi="Times New Roman"/>
                <w:sz w:val="24"/>
                <w:szCs w:val="24"/>
              </w:rPr>
              <w:t xml:space="preserve">Selecting a sample size is about determining the exact size of the participants to be sampled or selected to participate. </w:t>
            </w:r>
            <w:r w:rsidR="00E47568" w:rsidRPr="003D700C">
              <w:rPr>
                <w:rFonts w:ascii="Times New Roman" w:hAnsi="Times New Roman"/>
                <w:sz w:val="24"/>
                <w:szCs w:val="24"/>
                <w:lang w:val="en-ZA"/>
              </w:rPr>
              <w:t>For Patton (2015:</w:t>
            </w:r>
            <w:r w:rsidR="00981AD3">
              <w:rPr>
                <w:rFonts w:ascii="Times New Roman" w:hAnsi="Times New Roman"/>
                <w:sz w:val="24"/>
                <w:szCs w:val="24"/>
                <w:lang w:val="en-ZA"/>
              </w:rPr>
              <w:t xml:space="preserve"> </w:t>
            </w:r>
            <w:r w:rsidR="00E47568" w:rsidRPr="003D700C">
              <w:rPr>
                <w:rFonts w:ascii="Times New Roman" w:hAnsi="Times New Roman"/>
                <w:sz w:val="24"/>
                <w:szCs w:val="24"/>
                <w:lang w:val="en-ZA"/>
              </w:rPr>
              <w:t>35)</w:t>
            </w:r>
            <w:r w:rsidR="00981AD3">
              <w:rPr>
                <w:rFonts w:ascii="Times New Roman" w:hAnsi="Times New Roman"/>
                <w:sz w:val="24"/>
                <w:szCs w:val="24"/>
                <w:lang w:val="en-ZA"/>
              </w:rPr>
              <w:t>,</w:t>
            </w:r>
            <w:r w:rsidR="00E47568" w:rsidRPr="003D700C">
              <w:rPr>
                <w:rFonts w:ascii="Times New Roman" w:hAnsi="Times New Roman"/>
                <w:sz w:val="24"/>
                <w:szCs w:val="24"/>
                <w:lang w:val="en-ZA"/>
              </w:rPr>
              <w:t xml:space="preserve"> there is no definitive rules that exist about sample size in qualitative research.</w:t>
            </w:r>
            <w:r w:rsidRPr="003D700C">
              <w:rPr>
                <w:rFonts w:ascii="Times New Roman" w:hAnsi="Times New Roman"/>
                <w:sz w:val="24"/>
                <w:szCs w:val="24"/>
              </w:rPr>
              <w:t xml:space="preserve"> Therefore, the sample size is mostly dependent on whether the researcher gets the right people to provide with detailed information about the research question.</w:t>
            </w:r>
            <w:r w:rsidR="00981AD3">
              <w:rPr>
                <w:rFonts w:ascii="Times New Roman" w:hAnsi="Times New Roman"/>
                <w:sz w:val="24"/>
                <w:szCs w:val="24"/>
              </w:rPr>
              <w:t xml:space="preserve"> The sample side for this study is 10 participants drawn from </w:t>
            </w:r>
            <w:r w:rsidR="008B0AB8" w:rsidRPr="00E00FF0">
              <w:rPr>
                <w:rFonts w:ascii="Times New Roman" w:hAnsi="Times New Roman"/>
                <w:sz w:val="24"/>
                <w:szCs w:val="24"/>
                <w:lang w:val="en-ZA" w:eastAsia="en-ZA"/>
              </w:rPr>
              <w:t xml:space="preserve">King </w:t>
            </w:r>
            <w:proofErr w:type="spellStart"/>
            <w:r w:rsidR="008B0AB8" w:rsidRPr="00E00FF0">
              <w:rPr>
                <w:rFonts w:ascii="Times New Roman" w:hAnsi="Times New Roman"/>
                <w:sz w:val="24"/>
                <w:szCs w:val="24"/>
                <w:lang w:val="en-ZA" w:eastAsia="en-ZA"/>
              </w:rPr>
              <w:t>Zwelithini</w:t>
            </w:r>
            <w:proofErr w:type="spellEnd"/>
            <w:r w:rsidR="008B0AB8" w:rsidRPr="00E00FF0">
              <w:rPr>
                <w:rFonts w:ascii="Times New Roman" w:hAnsi="Times New Roman"/>
                <w:sz w:val="24"/>
                <w:szCs w:val="24"/>
                <w:lang w:val="en-ZA" w:eastAsia="en-ZA"/>
              </w:rPr>
              <w:t xml:space="preserve"> High School</w:t>
            </w:r>
            <w:r w:rsidR="008B0AB8">
              <w:rPr>
                <w:rFonts w:ascii="Times New Roman" w:hAnsi="Times New Roman"/>
                <w:sz w:val="24"/>
                <w:szCs w:val="24"/>
                <w:lang w:val="en-ZA" w:eastAsia="en-ZA"/>
              </w:rPr>
              <w:t>.</w:t>
            </w:r>
          </w:p>
          <w:p w14:paraId="2347938A" w14:textId="77777777" w:rsidR="00E47568" w:rsidRPr="003D700C" w:rsidRDefault="00E47568" w:rsidP="00E47568">
            <w:pPr>
              <w:autoSpaceDE w:val="0"/>
              <w:autoSpaceDN w:val="0"/>
              <w:adjustRightInd w:val="0"/>
              <w:spacing w:after="0" w:line="360" w:lineRule="auto"/>
              <w:contextualSpacing/>
              <w:jc w:val="both"/>
              <w:rPr>
                <w:rFonts w:ascii="Times New Roman" w:hAnsi="Times New Roman"/>
                <w:sz w:val="24"/>
                <w:szCs w:val="24"/>
                <w:lang w:val="en-ZA"/>
              </w:rPr>
            </w:pPr>
          </w:p>
        </w:tc>
      </w:tr>
      <w:tr w:rsidR="00D72272" w:rsidRPr="00D72272" w14:paraId="06D928AF" w14:textId="77777777" w:rsidTr="00BC758E">
        <w:trPr>
          <w:trHeight w:val="395"/>
          <w:jc w:val="center"/>
        </w:trPr>
        <w:tc>
          <w:tcPr>
            <w:tcW w:w="9356" w:type="dxa"/>
            <w:tcBorders>
              <w:top w:val="single" w:sz="4" w:space="0" w:color="auto"/>
              <w:bottom w:val="single" w:sz="4" w:space="0" w:color="auto"/>
            </w:tcBorders>
            <w:shd w:val="clear" w:color="auto" w:fill="D9D9D9" w:themeFill="background1" w:themeFillShade="D9"/>
            <w:vAlign w:val="center"/>
          </w:tcPr>
          <w:p w14:paraId="25213ACA" w14:textId="77777777" w:rsidR="00D72272" w:rsidRPr="003D700C" w:rsidRDefault="00D72272" w:rsidP="001D6D1E">
            <w:pPr>
              <w:pStyle w:val="Heading1"/>
            </w:pPr>
            <w:bookmarkStart w:id="40" w:name="_Toc81147400"/>
            <w:r w:rsidRPr="003D700C">
              <w:t>9.3 DATA COLLECTION</w:t>
            </w:r>
            <w:bookmarkEnd w:id="40"/>
            <w:r w:rsidRPr="003D700C">
              <w:t xml:space="preserve"> </w:t>
            </w:r>
          </w:p>
        </w:tc>
      </w:tr>
      <w:tr w:rsidR="00D72272" w:rsidRPr="00D72272" w14:paraId="43B1BEE3" w14:textId="77777777" w:rsidTr="00BC758E">
        <w:trPr>
          <w:trHeight w:val="454"/>
          <w:jc w:val="center"/>
        </w:trPr>
        <w:tc>
          <w:tcPr>
            <w:tcW w:w="9356" w:type="dxa"/>
            <w:tcBorders>
              <w:top w:val="single" w:sz="4" w:space="0" w:color="auto"/>
              <w:bottom w:val="single" w:sz="4" w:space="0" w:color="auto"/>
            </w:tcBorders>
            <w:vAlign w:val="center"/>
          </w:tcPr>
          <w:p w14:paraId="53FA781F" w14:textId="77777777" w:rsidR="00D72272" w:rsidRPr="003D700C" w:rsidRDefault="00D72272" w:rsidP="00D72272">
            <w:pPr>
              <w:pStyle w:val="ListParagraph"/>
              <w:spacing w:after="0"/>
              <w:ind w:left="360"/>
              <w:rPr>
                <w:rFonts w:ascii="Arial Narrow" w:hAnsi="Arial Narrow"/>
                <w:b/>
              </w:rPr>
            </w:pPr>
          </w:p>
          <w:p w14:paraId="4ADF2018" w14:textId="344FBF28"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Data collection is a method in which specific information is gathered to make-up or suggest solutions and recommendations to research questions and assess the results</w:t>
            </w:r>
            <w:r w:rsidR="008B0AB8">
              <w:rPr>
                <w:rFonts w:ascii="Times New Roman" w:hAnsi="Times New Roman"/>
                <w:sz w:val="24"/>
                <w:szCs w:val="24"/>
              </w:rPr>
              <w:t xml:space="preserve"> </w:t>
            </w:r>
            <w:r w:rsidR="00582CFC">
              <w:rPr>
                <w:rFonts w:ascii="Times New Roman" w:hAnsi="Times New Roman"/>
                <w:sz w:val="24"/>
                <w:szCs w:val="24"/>
              </w:rPr>
              <w:t>(Canals, 2017</w:t>
            </w:r>
            <w:r w:rsidR="008B0AB8">
              <w:rPr>
                <w:rFonts w:ascii="Times New Roman" w:hAnsi="Times New Roman"/>
                <w:sz w:val="24"/>
                <w:szCs w:val="24"/>
              </w:rPr>
              <w:t>)</w:t>
            </w:r>
            <w:r w:rsidRPr="00594119">
              <w:rPr>
                <w:rFonts w:ascii="Times New Roman" w:hAnsi="Times New Roman"/>
                <w:sz w:val="24"/>
                <w:szCs w:val="24"/>
              </w:rPr>
              <w:t>.</w:t>
            </w:r>
            <w:r w:rsidRPr="00594119">
              <w:t xml:space="preserve"> </w:t>
            </w:r>
            <w:r w:rsidRPr="00594119">
              <w:rPr>
                <w:rFonts w:ascii="Times New Roman" w:hAnsi="Times New Roman"/>
                <w:sz w:val="24"/>
                <w:szCs w:val="24"/>
              </w:rPr>
              <w:t>Data collection is the “process of gathering and measuring information on variables of interest, in an established systematic fashion that enables one to answer stated research questions, test hypotheses, and evaluate outcomes” (</w:t>
            </w:r>
            <w:proofErr w:type="spellStart"/>
            <w:r w:rsidRPr="00594119">
              <w:rPr>
                <w:rFonts w:ascii="Times New Roman" w:hAnsi="Times New Roman"/>
                <w:sz w:val="24"/>
                <w:szCs w:val="24"/>
              </w:rPr>
              <w:t>Kabir</w:t>
            </w:r>
            <w:proofErr w:type="spellEnd"/>
            <w:r w:rsidRPr="00594119">
              <w:rPr>
                <w:rFonts w:ascii="Times New Roman" w:hAnsi="Times New Roman"/>
                <w:sz w:val="24"/>
                <w:szCs w:val="24"/>
              </w:rPr>
              <w:t>, 2016: 202).  The purpose of data collection is to find out about all particular subject matter using different methods for the study to be successful. Canals (2017) adds that data is collected to understand hypothesis which seeks to clarify a phenomenon using surveys, observations, and other relevant data collection methods.</w:t>
            </w:r>
          </w:p>
          <w:p w14:paraId="6CDF0298" w14:textId="77777777" w:rsidR="00594119" w:rsidRPr="00594119" w:rsidRDefault="00594119" w:rsidP="001D6D1E">
            <w:pPr>
              <w:pStyle w:val="Heading1"/>
            </w:pPr>
            <w:bookmarkStart w:id="41" w:name="_Toc81147401"/>
            <w:r w:rsidRPr="00594119">
              <w:t>9.3.1 Surveys</w:t>
            </w:r>
            <w:bookmarkEnd w:id="41"/>
          </w:p>
          <w:p w14:paraId="4273852B"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 xml:space="preserve">A survey is one of the instruments used in a study as the research instrument to collect data. According to </w:t>
            </w:r>
            <w:proofErr w:type="spellStart"/>
            <w:r w:rsidRPr="00594119">
              <w:rPr>
                <w:rFonts w:ascii="Times New Roman" w:hAnsi="Times New Roman"/>
                <w:sz w:val="24"/>
                <w:szCs w:val="24"/>
              </w:rPr>
              <w:t>Oades</w:t>
            </w:r>
            <w:proofErr w:type="spellEnd"/>
            <w:r w:rsidRPr="00594119">
              <w:rPr>
                <w:rFonts w:ascii="Times New Roman" w:hAnsi="Times New Roman"/>
                <w:sz w:val="24"/>
                <w:szCs w:val="24"/>
              </w:rPr>
              <w:t xml:space="preserve"> </w:t>
            </w:r>
            <w:r w:rsidRPr="00594119">
              <w:rPr>
                <w:rFonts w:ascii="Times New Roman" w:hAnsi="Times New Roman"/>
                <w:i/>
                <w:iCs/>
                <w:sz w:val="24"/>
                <w:szCs w:val="24"/>
              </w:rPr>
              <w:t>et al</w:t>
            </w:r>
            <w:r w:rsidRPr="00594119">
              <w:rPr>
                <w:rFonts w:ascii="Times New Roman" w:hAnsi="Times New Roman"/>
                <w:sz w:val="24"/>
                <w:szCs w:val="24"/>
              </w:rPr>
              <w:t xml:space="preserve">., (2019) the survey as a research instrument involves selecting particular respondents for collecting information that represents the entire group thinking philosophy. In survey, the answers from participants are used for analysis so that it provides descriptive information about how things are at a specific. </w:t>
            </w:r>
          </w:p>
          <w:p w14:paraId="64C89783" w14:textId="77777777" w:rsidR="00594119" w:rsidRPr="00594119" w:rsidRDefault="00594119" w:rsidP="001D6D1E">
            <w:pPr>
              <w:pStyle w:val="Heading1"/>
            </w:pPr>
            <w:bookmarkStart w:id="42" w:name="_Toc81147402"/>
            <w:r w:rsidRPr="00594119">
              <w:t>9.3.2 Observations</w:t>
            </w:r>
            <w:bookmarkEnd w:id="42"/>
          </w:p>
          <w:p w14:paraId="7E697512"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This is a data collection method that could be accomplished by a researcher as a complete observer while recording important information. Observation is defined as “the systematic description of events, behaviours, and artefacts in the social setting chosen for study” (Marshall &amp;</w:t>
            </w:r>
            <w:proofErr w:type="spellStart"/>
            <w:r w:rsidRPr="00594119">
              <w:rPr>
                <w:rFonts w:ascii="Times New Roman" w:hAnsi="Times New Roman"/>
                <w:sz w:val="24"/>
                <w:szCs w:val="24"/>
              </w:rPr>
              <w:t>Rossman</w:t>
            </w:r>
            <w:proofErr w:type="spellEnd"/>
            <w:r w:rsidRPr="00594119">
              <w:rPr>
                <w:rFonts w:ascii="Times New Roman" w:hAnsi="Times New Roman"/>
                <w:sz w:val="24"/>
                <w:szCs w:val="24"/>
              </w:rPr>
              <w:t xml:space="preserve">, 1989 cited in </w:t>
            </w:r>
            <w:proofErr w:type="spellStart"/>
            <w:r w:rsidRPr="00594119">
              <w:rPr>
                <w:rFonts w:ascii="Times New Roman" w:hAnsi="Times New Roman"/>
                <w:sz w:val="24"/>
                <w:szCs w:val="24"/>
              </w:rPr>
              <w:t>Kabir</w:t>
            </w:r>
            <w:proofErr w:type="spellEnd"/>
            <w:r w:rsidRPr="00594119">
              <w:rPr>
                <w:rFonts w:ascii="Times New Roman" w:hAnsi="Times New Roman"/>
                <w:sz w:val="24"/>
                <w:szCs w:val="24"/>
              </w:rPr>
              <w:t>, 2016). The observation collection technique allows the researcher to note or record people’s behaviour with or without them being aware of it thus it is conducive in the situation where the respondents are unwilling to participate.</w:t>
            </w:r>
          </w:p>
          <w:p w14:paraId="2EBD36BD" w14:textId="77777777" w:rsidR="00594119" w:rsidRPr="00594119" w:rsidRDefault="00594119" w:rsidP="001D6D1E">
            <w:pPr>
              <w:pStyle w:val="Heading1"/>
            </w:pPr>
            <w:bookmarkStart w:id="43" w:name="_Toc81147403"/>
            <w:r w:rsidRPr="00594119">
              <w:t>9.3.3 Interviews</w:t>
            </w:r>
            <w:bookmarkEnd w:id="43"/>
          </w:p>
          <w:p w14:paraId="2BE9CC99"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Interviews are face-to-face conversation between the interviewer and interviewee with an aim of generating data (</w:t>
            </w:r>
            <w:proofErr w:type="spellStart"/>
            <w:r w:rsidRPr="00594119">
              <w:rPr>
                <w:rFonts w:ascii="Times New Roman" w:hAnsi="Times New Roman"/>
                <w:sz w:val="24"/>
                <w:szCs w:val="24"/>
              </w:rPr>
              <w:t>Oades</w:t>
            </w:r>
            <w:proofErr w:type="spellEnd"/>
            <w:r w:rsidRPr="00594119">
              <w:rPr>
                <w:rFonts w:ascii="Times New Roman" w:hAnsi="Times New Roman"/>
                <w:sz w:val="24"/>
                <w:szCs w:val="24"/>
              </w:rPr>
              <w:t xml:space="preserve">, 2019). There are different types of interview like </w:t>
            </w:r>
            <w:hyperlink r:id="rId15" w:tgtFrame="_blank" w:history="1">
              <w:r w:rsidRPr="003D700C">
                <w:rPr>
                  <w:rFonts w:ascii="Times New Roman" w:hAnsi="Times New Roman"/>
                  <w:sz w:val="24"/>
                  <w:szCs w:val="24"/>
                </w:rPr>
                <w:t>structured, semi-structured</w:t>
              </w:r>
            </w:hyperlink>
            <w:r w:rsidRPr="00594119">
              <w:rPr>
                <w:rFonts w:ascii="Times New Roman" w:hAnsi="Times New Roman"/>
                <w:sz w:val="24"/>
                <w:szCs w:val="24"/>
              </w:rPr>
              <w:t> and </w:t>
            </w:r>
            <w:hyperlink r:id="rId16" w:tgtFrame="_blank" w:history="1">
              <w:r w:rsidRPr="003D700C">
                <w:rPr>
                  <w:rFonts w:ascii="Times New Roman" w:hAnsi="Times New Roman"/>
                  <w:sz w:val="24"/>
                  <w:szCs w:val="24"/>
                </w:rPr>
                <w:t>unstructured</w:t>
              </w:r>
            </w:hyperlink>
            <w:r w:rsidRPr="00594119">
              <w:rPr>
                <w:rFonts w:ascii="Times New Roman" w:hAnsi="Times New Roman"/>
                <w:sz w:val="24"/>
                <w:szCs w:val="24"/>
              </w:rPr>
              <w:t xml:space="preserve"> with each having a slight variation from the other. Corona (2017) ascertain that, interviews are mostly used to gather qualitative data and allow the interviewers to explore questions in greater depth while providing rich knowledge to the researcher. Interviews are thus convenient when the researcher deals with sensitive questions that have the possibility of providing in-depth information. </w:t>
            </w:r>
          </w:p>
          <w:p w14:paraId="435ADE8D"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 xml:space="preserve">In structured interviews, the researcher asks question in a sequential form that allows little or no space for further explanations. </w:t>
            </w:r>
            <w:proofErr w:type="spellStart"/>
            <w:r w:rsidRPr="00594119">
              <w:rPr>
                <w:rFonts w:ascii="Times New Roman" w:hAnsi="Times New Roman"/>
                <w:sz w:val="24"/>
                <w:szCs w:val="24"/>
              </w:rPr>
              <w:t>Osang</w:t>
            </w:r>
            <w:proofErr w:type="spellEnd"/>
            <w:r w:rsidRPr="00594119">
              <w:rPr>
                <w:rFonts w:ascii="Times New Roman" w:hAnsi="Times New Roman"/>
                <w:sz w:val="24"/>
                <w:szCs w:val="24"/>
              </w:rPr>
              <w:t xml:space="preserve"> et al., (2013: 5) contends that “structured interviews follow a strict procedure of asking a list of predetermined questions to the participants, and recording the answers using standardized techniques”. Structured interviews are verbally administered questionnaire which makes the interviewer to answer accordingly, thus it is good for speed and efficiency as it saves time. </w:t>
            </w:r>
          </w:p>
          <w:p w14:paraId="1018A051" w14:textId="77777777" w:rsidR="00594119" w:rsidRPr="00594119" w:rsidRDefault="00594119" w:rsidP="00594119">
            <w:pPr>
              <w:spacing w:line="360" w:lineRule="auto"/>
              <w:jc w:val="both"/>
              <w:rPr>
                <w:rFonts w:ascii="Times New Roman" w:hAnsi="Times New Roman"/>
                <w:sz w:val="24"/>
                <w:szCs w:val="24"/>
              </w:rPr>
            </w:pPr>
            <w:proofErr w:type="spellStart"/>
            <w:r w:rsidRPr="00594119">
              <w:rPr>
                <w:rFonts w:ascii="Times New Roman" w:hAnsi="Times New Roman"/>
                <w:sz w:val="24"/>
                <w:szCs w:val="24"/>
              </w:rPr>
              <w:t>Kabir</w:t>
            </w:r>
            <w:proofErr w:type="spellEnd"/>
            <w:r w:rsidRPr="00594119">
              <w:rPr>
                <w:rFonts w:ascii="Times New Roman" w:hAnsi="Times New Roman"/>
                <w:sz w:val="24"/>
                <w:szCs w:val="24"/>
              </w:rPr>
              <w:t xml:space="preserve"> (2016: 212) defines </w:t>
            </w:r>
            <w:hyperlink r:id="rId17" w:tgtFrame="_blank" w:history="1">
              <w:r w:rsidRPr="003D700C">
                <w:rPr>
                  <w:rFonts w:ascii="Times New Roman" w:hAnsi="Times New Roman"/>
                  <w:sz w:val="24"/>
                  <w:szCs w:val="24"/>
                </w:rPr>
                <w:t>semi-structured interviews</w:t>
              </w:r>
            </w:hyperlink>
            <w:r w:rsidRPr="00594119">
              <w:rPr>
                <w:rFonts w:ascii="Times New Roman" w:hAnsi="Times New Roman"/>
                <w:sz w:val="24"/>
                <w:szCs w:val="24"/>
              </w:rPr>
              <w:t xml:space="preserve"> as where “the interviewer and respondents engage in a formal interview, and the interviewer develops and uses an ‘interview guide’ with a list of questions and topics that need to be covered during the conversation, usually in a particular order”. In this method, all key questions which cover the research scope are explored as the researcher have enough time to prepare for questions. Unstructured interviews are an extremely useful because they allows the researcher to collect wide range of information as well as understanding of things that are not yet fully understood or talked about. </w:t>
            </w:r>
            <w:proofErr w:type="spellStart"/>
            <w:r w:rsidRPr="00594119">
              <w:rPr>
                <w:rFonts w:ascii="Times New Roman" w:hAnsi="Times New Roman"/>
                <w:sz w:val="24"/>
                <w:szCs w:val="24"/>
              </w:rPr>
              <w:t>Kabir</w:t>
            </w:r>
            <w:proofErr w:type="spellEnd"/>
            <w:r w:rsidRPr="00594119">
              <w:rPr>
                <w:rFonts w:ascii="Times New Roman" w:hAnsi="Times New Roman"/>
                <w:sz w:val="24"/>
                <w:szCs w:val="24"/>
              </w:rPr>
              <w:t xml:space="preserve"> (2016) writes that, unstructured interviews enables the researcher to focus the respondents’ attention to a specific topic of interest to get in-depth information while allowing an opportunity for new ways of seeing things. </w:t>
            </w:r>
          </w:p>
          <w:p w14:paraId="1BCAF5C8"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 xml:space="preserve">This study will employ interviews because they provide in-depth information, freedom of flexibility, and with most accurate data. Interviews are adopted because the researcher does not take the centre stage but allows the participants to engage to give the information obtained is usually very detailed. Cohen </w:t>
            </w:r>
            <w:r w:rsidRPr="00594119">
              <w:rPr>
                <w:rFonts w:ascii="Times New Roman" w:hAnsi="Times New Roman"/>
                <w:i/>
                <w:iCs/>
                <w:sz w:val="24"/>
                <w:szCs w:val="24"/>
              </w:rPr>
              <w:t>et al.,</w:t>
            </w:r>
            <w:r w:rsidRPr="00594119">
              <w:rPr>
                <w:rFonts w:ascii="Times New Roman" w:hAnsi="Times New Roman"/>
                <w:sz w:val="24"/>
                <w:szCs w:val="24"/>
              </w:rPr>
              <w:t xml:space="preserve"> (2018) point out that interviews as a research instrument gives freedom to ask follow-up questions for clarity and in-depth understanding of the responses for the benefit of the </w:t>
            </w:r>
            <w:commentRangeStart w:id="44"/>
            <w:r w:rsidRPr="00594119">
              <w:rPr>
                <w:rFonts w:ascii="Times New Roman" w:hAnsi="Times New Roman"/>
                <w:sz w:val="24"/>
                <w:szCs w:val="24"/>
              </w:rPr>
              <w:t>research</w:t>
            </w:r>
            <w:commentRangeEnd w:id="44"/>
            <w:r w:rsidR="00420117">
              <w:rPr>
                <w:rStyle w:val="CommentReference"/>
              </w:rPr>
              <w:commentReference w:id="44"/>
            </w:r>
            <w:r w:rsidRPr="00594119">
              <w:rPr>
                <w:rFonts w:ascii="Times New Roman" w:hAnsi="Times New Roman"/>
                <w:sz w:val="24"/>
                <w:szCs w:val="24"/>
              </w:rPr>
              <w:t xml:space="preserve">. </w:t>
            </w:r>
          </w:p>
          <w:p w14:paraId="5443AF87" w14:textId="77777777" w:rsidR="00D72272" w:rsidRPr="003D700C" w:rsidRDefault="00D72272" w:rsidP="00594119">
            <w:pPr>
              <w:autoSpaceDE w:val="0"/>
              <w:autoSpaceDN w:val="0"/>
              <w:adjustRightInd w:val="0"/>
              <w:spacing w:after="0" w:line="360" w:lineRule="auto"/>
              <w:rPr>
                <w:rFonts w:ascii="Arial Narrow" w:hAnsi="Arial Narrow"/>
                <w:b/>
              </w:rPr>
            </w:pPr>
          </w:p>
        </w:tc>
      </w:tr>
      <w:tr w:rsidR="00D72272" w:rsidRPr="00D72272" w14:paraId="0F5233C2"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14F4D313" w14:textId="77777777" w:rsidR="00D72272" w:rsidRPr="003D700C" w:rsidRDefault="00081147" w:rsidP="001D6D1E">
            <w:pPr>
              <w:pStyle w:val="Heading1"/>
            </w:pPr>
            <w:bookmarkStart w:id="45" w:name="_Toc81147404"/>
            <w:r w:rsidRPr="003D700C">
              <w:t>9.</w:t>
            </w:r>
            <w:r w:rsidR="00D446A2" w:rsidRPr="003D700C">
              <w:t>4</w:t>
            </w:r>
            <w:r w:rsidR="00D72272" w:rsidRPr="003D700C">
              <w:t xml:space="preserve"> DATA ANALYSIS</w:t>
            </w:r>
            <w:bookmarkEnd w:id="45"/>
            <w:r w:rsidR="00D72272" w:rsidRPr="003D700C">
              <w:t xml:space="preserve"> </w:t>
            </w:r>
          </w:p>
        </w:tc>
      </w:tr>
      <w:tr w:rsidR="00D72272" w:rsidRPr="00D72272" w14:paraId="47AC0762" w14:textId="77777777" w:rsidTr="00BC758E">
        <w:trPr>
          <w:trHeight w:val="454"/>
          <w:jc w:val="center"/>
        </w:trPr>
        <w:tc>
          <w:tcPr>
            <w:tcW w:w="9356" w:type="dxa"/>
            <w:tcBorders>
              <w:top w:val="single" w:sz="4" w:space="0" w:color="auto"/>
              <w:bottom w:val="single" w:sz="4" w:space="0" w:color="auto"/>
            </w:tcBorders>
            <w:vAlign w:val="center"/>
          </w:tcPr>
          <w:p w14:paraId="5F984143" w14:textId="77777777" w:rsidR="00D72272" w:rsidRPr="003D700C" w:rsidRDefault="00D72272" w:rsidP="00D72272">
            <w:pPr>
              <w:pStyle w:val="ListParagraph"/>
              <w:spacing w:after="0"/>
              <w:ind w:left="360"/>
              <w:rPr>
                <w:rFonts w:ascii="Arial Narrow" w:hAnsi="Arial Narrow"/>
                <w:b/>
              </w:rPr>
            </w:pPr>
          </w:p>
          <w:p w14:paraId="6F0C927C"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Data analysis can be defined as the process of applying statistical and rational technique to describe and evaluate data in drawing a conclusion (Saunders et al, 2016: 566). Data analysis entails reducing volume of data collected by the researcher into themes and statistics to make sense of it.</w:t>
            </w:r>
          </w:p>
          <w:p w14:paraId="505C9582" w14:textId="77777777" w:rsidR="00594119" w:rsidRPr="00594119" w:rsidRDefault="00594119" w:rsidP="001D6D1E">
            <w:pPr>
              <w:pStyle w:val="Heading1"/>
              <w:rPr>
                <w:lang w:val="en-ZA"/>
              </w:rPr>
            </w:pPr>
            <w:bookmarkStart w:id="46" w:name="_Toc81147405"/>
            <w:r w:rsidRPr="00594119">
              <w:rPr>
                <w:lang w:val="en-ZA"/>
              </w:rPr>
              <w:t>9.4.1 Qualitative Analysis</w:t>
            </w:r>
            <w:bookmarkEnd w:id="46"/>
          </w:p>
          <w:p w14:paraId="0AE07CD0"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lang w:val="en-ZA"/>
              </w:rPr>
              <w:t>Qualitative analysis is inductive and the researcher checks interpretations and experiences in a given situation (Levitt et al., 2017). This type of analysis focuses on</w:t>
            </w:r>
            <w:r w:rsidRPr="00594119">
              <w:rPr>
                <w:rFonts w:ascii="Times New Roman" w:hAnsi="Times New Roman"/>
                <w:sz w:val="24"/>
                <w:szCs w:val="24"/>
              </w:rPr>
              <w:t xml:space="preserve"> understanding the meaning surrounding the targeted people and how they make sense of their world</w:t>
            </w:r>
            <w:r w:rsidRPr="00594119">
              <w:rPr>
                <w:rFonts w:ascii="Times New Roman" w:hAnsi="Times New Roman"/>
                <w:sz w:val="24"/>
                <w:szCs w:val="24"/>
                <w:lang w:val="en-ZA"/>
              </w:rPr>
              <w:t xml:space="preserve">. </w:t>
            </w:r>
            <w:r w:rsidRPr="00594119">
              <w:rPr>
                <w:rFonts w:ascii="Times New Roman" w:hAnsi="Times New Roman"/>
                <w:sz w:val="24"/>
                <w:szCs w:val="24"/>
              </w:rPr>
              <w:t>In order to make sense in interpreting the data, qualitative studies mostly use content analysis; grounded theory and thematic analysis</w:t>
            </w:r>
            <w:r w:rsidRPr="00594119">
              <w:rPr>
                <w:rFonts w:ascii="Times New Roman" w:hAnsi="Times New Roman"/>
                <w:sz w:val="24"/>
                <w:szCs w:val="24"/>
                <w:lang w:val="en-ZA"/>
              </w:rPr>
              <w:t xml:space="preserve">. For </w:t>
            </w:r>
            <w:proofErr w:type="spellStart"/>
            <w:r w:rsidRPr="00594119">
              <w:rPr>
                <w:rFonts w:ascii="Times New Roman" w:hAnsi="Times New Roman"/>
                <w:sz w:val="24"/>
                <w:szCs w:val="24"/>
              </w:rPr>
              <w:t>Krippendorff</w:t>
            </w:r>
            <w:proofErr w:type="spellEnd"/>
            <w:r w:rsidRPr="00594119">
              <w:rPr>
                <w:rFonts w:ascii="Times New Roman" w:hAnsi="Times New Roman"/>
                <w:sz w:val="24"/>
                <w:szCs w:val="24"/>
              </w:rPr>
              <w:t xml:space="preserve"> (2018: 403), data analysed using content analysis is reflective of the context view of participants and their culture or attributes</w:t>
            </w:r>
            <w:commentRangeStart w:id="47"/>
            <w:r w:rsidRPr="00594119">
              <w:rPr>
                <w:rFonts w:ascii="Times New Roman" w:hAnsi="Times New Roman"/>
                <w:sz w:val="24"/>
                <w:szCs w:val="24"/>
              </w:rPr>
              <w:t>”</w:t>
            </w:r>
            <w:commentRangeEnd w:id="47"/>
            <w:r w:rsidR="00BD5229">
              <w:rPr>
                <w:rStyle w:val="CommentReference"/>
              </w:rPr>
              <w:commentReference w:id="47"/>
            </w:r>
            <w:r w:rsidRPr="00594119">
              <w:rPr>
                <w:rFonts w:ascii="Times New Roman" w:hAnsi="Times New Roman"/>
                <w:sz w:val="24"/>
                <w:szCs w:val="24"/>
              </w:rPr>
              <w:t xml:space="preserve">. Thus, it is viewed as an important type of systematic form of analysing and demonstrating data. Guest et al., (2013:13) contends that grounded theory is “constant comparison method” that involves systematic reviewing units of in a paragraph form as they are collected. Grounded theory is considered to be a flexible guideline for collecting and </w:t>
            </w:r>
            <w:proofErr w:type="spellStart"/>
            <w:r w:rsidRPr="00594119">
              <w:rPr>
                <w:rFonts w:ascii="Times New Roman" w:hAnsi="Times New Roman"/>
                <w:sz w:val="24"/>
                <w:szCs w:val="24"/>
              </w:rPr>
              <w:t>analyzing</w:t>
            </w:r>
            <w:proofErr w:type="spellEnd"/>
            <w:r w:rsidRPr="00594119">
              <w:rPr>
                <w:rFonts w:ascii="Times New Roman" w:hAnsi="Times New Roman"/>
                <w:sz w:val="24"/>
                <w:szCs w:val="24"/>
              </w:rPr>
              <w:t xml:space="preserve"> qualitative data. </w:t>
            </w:r>
          </w:p>
          <w:p w14:paraId="6120F035" w14:textId="77777777" w:rsidR="00D72272" w:rsidRPr="003D700C" w:rsidRDefault="00594119" w:rsidP="00594119">
            <w:pPr>
              <w:autoSpaceDE w:val="0"/>
              <w:autoSpaceDN w:val="0"/>
              <w:adjustRightInd w:val="0"/>
              <w:spacing w:after="0" w:line="360" w:lineRule="auto"/>
              <w:jc w:val="both"/>
              <w:rPr>
                <w:rFonts w:ascii="Arial Narrow" w:hAnsi="Arial Narrow"/>
              </w:rPr>
            </w:pPr>
            <w:r w:rsidRPr="003D700C">
              <w:rPr>
                <w:rFonts w:ascii="Times New Roman" w:hAnsi="Times New Roman"/>
                <w:sz w:val="24"/>
                <w:szCs w:val="24"/>
              </w:rPr>
              <w:t>For the purpose of this research, thematic data analysis will be used to present the data</w:t>
            </w:r>
            <w:r w:rsidRPr="003D700C">
              <w:rPr>
                <w:rFonts w:ascii="Times New Roman" w:hAnsi="Times New Roman"/>
                <w:sz w:val="24"/>
                <w:szCs w:val="24"/>
                <w:lang w:val="en-ZA" w:eastAsia="en-ZA"/>
              </w:rPr>
              <w:t xml:space="preserve"> on the impact of digital transformation of education on the management of curriculum delivery in Rural Public High Schools:  A case study of King </w:t>
            </w:r>
            <w:proofErr w:type="spellStart"/>
            <w:r w:rsidRPr="003D700C">
              <w:rPr>
                <w:rFonts w:ascii="Times New Roman" w:hAnsi="Times New Roman"/>
                <w:sz w:val="24"/>
                <w:szCs w:val="24"/>
                <w:lang w:val="en-ZA" w:eastAsia="en-ZA"/>
              </w:rPr>
              <w:t>Zwelithini</w:t>
            </w:r>
            <w:proofErr w:type="spellEnd"/>
            <w:r w:rsidRPr="003D700C">
              <w:rPr>
                <w:rFonts w:ascii="Times New Roman" w:hAnsi="Times New Roman"/>
                <w:sz w:val="24"/>
                <w:szCs w:val="24"/>
                <w:lang w:val="en-ZA" w:eastAsia="en-ZA"/>
              </w:rPr>
              <w:t xml:space="preserve"> High School in Eshowe Circuit.</w:t>
            </w:r>
          </w:p>
        </w:tc>
      </w:tr>
      <w:tr w:rsidR="00D72272" w:rsidRPr="00D72272" w14:paraId="084140CA"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2DA4042F" w14:textId="77777777" w:rsidR="00D72272" w:rsidRPr="003D700C" w:rsidRDefault="00081147" w:rsidP="001D6D1E">
            <w:pPr>
              <w:pStyle w:val="Heading1"/>
            </w:pPr>
            <w:bookmarkStart w:id="48" w:name="_Toc81147406"/>
            <w:r w:rsidRPr="003D700C">
              <w:t>9.</w:t>
            </w:r>
            <w:r w:rsidR="00D446A2" w:rsidRPr="003D700C">
              <w:t>5</w:t>
            </w:r>
            <w:r w:rsidR="00D72272" w:rsidRPr="003D700C">
              <w:t xml:space="preserve"> PILOT STUDY</w:t>
            </w:r>
            <w:bookmarkEnd w:id="48"/>
            <w:r w:rsidR="00D72272" w:rsidRPr="003D700C">
              <w:t xml:space="preserve"> </w:t>
            </w:r>
          </w:p>
        </w:tc>
      </w:tr>
      <w:tr w:rsidR="00D72272" w:rsidRPr="00D72272" w14:paraId="4792F5C3" w14:textId="77777777" w:rsidTr="00BC758E">
        <w:trPr>
          <w:trHeight w:val="454"/>
          <w:jc w:val="center"/>
        </w:trPr>
        <w:tc>
          <w:tcPr>
            <w:tcW w:w="9356" w:type="dxa"/>
            <w:tcBorders>
              <w:top w:val="single" w:sz="4" w:space="0" w:color="auto"/>
              <w:bottom w:val="single" w:sz="4" w:space="0" w:color="auto"/>
            </w:tcBorders>
            <w:vAlign w:val="center"/>
          </w:tcPr>
          <w:p w14:paraId="4A5F4453" w14:textId="77777777" w:rsidR="00D72272" w:rsidRPr="003D700C" w:rsidRDefault="00D72272" w:rsidP="00D72272">
            <w:pPr>
              <w:autoSpaceDE w:val="0"/>
              <w:autoSpaceDN w:val="0"/>
              <w:adjustRightInd w:val="0"/>
              <w:spacing w:after="0" w:line="360" w:lineRule="auto"/>
              <w:rPr>
                <w:rFonts w:ascii="Arial Narrow" w:hAnsi="Arial Narrow" w:cs="Times-Roman"/>
              </w:rPr>
            </w:pPr>
          </w:p>
          <w:p w14:paraId="43CCEDCF"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lang w:val="en-ZA"/>
              </w:rPr>
              <w:t xml:space="preserve">Majid </w:t>
            </w:r>
            <w:r w:rsidRPr="00594119">
              <w:rPr>
                <w:rFonts w:ascii="Times New Roman" w:hAnsi="Times New Roman"/>
                <w:i/>
                <w:iCs/>
                <w:sz w:val="24"/>
                <w:szCs w:val="24"/>
                <w:lang w:val="en-ZA"/>
              </w:rPr>
              <w:t>et al</w:t>
            </w:r>
            <w:r w:rsidRPr="00594119">
              <w:rPr>
                <w:rFonts w:ascii="Times New Roman" w:hAnsi="Times New Roman"/>
                <w:sz w:val="24"/>
                <w:szCs w:val="24"/>
                <w:lang w:val="en-ZA"/>
              </w:rPr>
              <w:t xml:space="preserve">., (2017: 1074) state that “pilot studies are done to test the steps outlined in a research plan and to revise the plan.” The pilot study is meant to define or simplify a research short coming, and then come up with approaches that are most suitable appropriate to answer and predict how much effort and resources will be required for a larger research version. </w:t>
            </w:r>
            <w:r w:rsidRPr="00594119">
              <w:rPr>
                <w:rFonts w:ascii="Times New Roman" w:hAnsi="Times New Roman"/>
                <w:sz w:val="24"/>
                <w:szCs w:val="24"/>
              </w:rPr>
              <w:t xml:space="preserve">A pilot study is known as a mini study for testing research procedures, and it helps the researcher to identify some challenges that would arise on the actual research (Saunders et al, 2019). In this research, a pilot will be used to ensure that before the research begins, concepts; procedure and challenges of the testing process are clear hence, insight from the pilot study will be help adjusting the questions.  </w:t>
            </w:r>
          </w:p>
          <w:p w14:paraId="27CBE6E2" w14:textId="7057C130" w:rsidR="00D72272" w:rsidRPr="003D700C" w:rsidRDefault="00594119" w:rsidP="00594119">
            <w:pPr>
              <w:spacing w:after="0" w:line="360" w:lineRule="auto"/>
              <w:jc w:val="both"/>
              <w:rPr>
                <w:rFonts w:ascii="Times New Roman" w:hAnsi="Times New Roman"/>
                <w:sz w:val="24"/>
                <w:szCs w:val="24"/>
                <w:lang w:val="en-ZA"/>
              </w:rPr>
            </w:pPr>
            <w:r w:rsidRPr="003D700C">
              <w:rPr>
                <w:rFonts w:ascii="Times New Roman" w:hAnsi="Times New Roman"/>
                <w:sz w:val="24"/>
                <w:szCs w:val="24"/>
              </w:rPr>
              <w:t xml:space="preserve">The researcher will use question guide to conduct a pilot study on </w:t>
            </w:r>
            <w:r w:rsidRPr="003D700C">
              <w:rPr>
                <w:rFonts w:ascii="Times New Roman" w:hAnsi="Times New Roman"/>
                <w:sz w:val="24"/>
                <w:szCs w:val="24"/>
                <w:lang w:val="en-ZA" w:eastAsia="en-ZA"/>
              </w:rPr>
              <w:t>on the impact of digital transformation of education on the management of curriculum delivery in Rural Public High School</w:t>
            </w:r>
            <w:r w:rsidRPr="003D700C">
              <w:rPr>
                <w:rFonts w:ascii="Times New Roman" w:hAnsi="Times New Roman"/>
                <w:sz w:val="24"/>
                <w:szCs w:val="24"/>
              </w:rPr>
              <w:t xml:space="preserve">. </w:t>
            </w:r>
            <w:commentRangeStart w:id="49"/>
            <w:r w:rsidRPr="003D700C">
              <w:rPr>
                <w:rFonts w:ascii="Times New Roman" w:hAnsi="Times New Roman"/>
                <w:sz w:val="24"/>
                <w:szCs w:val="24"/>
                <w:lang w:val="en-ZA"/>
              </w:rPr>
              <w:t xml:space="preserve">Two participants will be used </w:t>
            </w:r>
            <w:commentRangeEnd w:id="49"/>
            <w:r w:rsidR="00806DFA">
              <w:rPr>
                <w:rStyle w:val="CommentReference"/>
              </w:rPr>
              <w:commentReference w:id="49"/>
            </w:r>
            <w:r w:rsidR="008B0AB8">
              <w:rPr>
                <w:rFonts w:ascii="Times New Roman" w:hAnsi="Times New Roman"/>
                <w:sz w:val="24"/>
                <w:szCs w:val="24"/>
                <w:lang w:val="en-ZA"/>
              </w:rPr>
              <w:t xml:space="preserve">for the pilot </w:t>
            </w:r>
            <w:r w:rsidRPr="003D700C">
              <w:rPr>
                <w:rFonts w:ascii="Times New Roman" w:hAnsi="Times New Roman"/>
                <w:sz w:val="24"/>
                <w:szCs w:val="24"/>
                <w:lang w:val="en-ZA"/>
              </w:rPr>
              <w:t xml:space="preserve"> study and will be drawn from the target general population. </w:t>
            </w:r>
          </w:p>
          <w:p w14:paraId="546526EB" w14:textId="77777777" w:rsidR="00FC3134" w:rsidRPr="003D700C" w:rsidRDefault="00FC3134" w:rsidP="000B6B90">
            <w:pPr>
              <w:spacing w:after="0"/>
              <w:rPr>
                <w:rFonts w:ascii="Arial Narrow" w:hAnsi="Arial Narrow"/>
                <w:b/>
              </w:rPr>
            </w:pPr>
          </w:p>
        </w:tc>
      </w:tr>
      <w:tr w:rsidR="00BC758E" w:rsidRPr="00D72272" w14:paraId="37052D5D"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6BEB255C" w14:textId="7039B07A" w:rsidR="00BC758E" w:rsidRPr="003D700C" w:rsidRDefault="00BC758E" w:rsidP="001D6D1E">
            <w:pPr>
              <w:pStyle w:val="Heading1"/>
              <w:rPr>
                <w:rFonts w:cs="Times-Roman"/>
              </w:rPr>
            </w:pPr>
            <w:bookmarkStart w:id="50" w:name="_Toc81147407"/>
            <w:r w:rsidRPr="003D700C">
              <w:t>9.</w:t>
            </w:r>
            <w:r w:rsidR="00D446A2" w:rsidRPr="003D700C">
              <w:t>6</w:t>
            </w:r>
            <w:r w:rsidRPr="003D700C">
              <w:t xml:space="preserve"> TRUSTWORTHINESS</w:t>
            </w:r>
            <w:bookmarkEnd w:id="50"/>
          </w:p>
        </w:tc>
      </w:tr>
      <w:tr w:rsidR="00BC758E" w:rsidRPr="00D72272" w14:paraId="64BFABFD" w14:textId="77777777" w:rsidTr="0022268C">
        <w:trPr>
          <w:trHeight w:val="454"/>
          <w:jc w:val="center"/>
        </w:trPr>
        <w:tc>
          <w:tcPr>
            <w:tcW w:w="9356" w:type="dxa"/>
            <w:tcBorders>
              <w:top w:val="single" w:sz="4" w:space="0" w:color="auto"/>
              <w:bottom w:val="single" w:sz="4" w:space="0" w:color="auto"/>
            </w:tcBorders>
            <w:shd w:val="clear" w:color="auto" w:fill="auto"/>
            <w:vAlign w:val="center"/>
          </w:tcPr>
          <w:p w14:paraId="5CAA14D6" w14:textId="77777777" w:rsidR="00BC758E" w:rsidRPr="003D700C" w:rsidRDefault="00BC758E" w:rsidP="00594119">
            <w:pPr>
              <w:autoSpaceDE w:val="0"/>
              <w:autoSpaceDN w:val="0"/>
              <w:adjustRightInd w:val="0"/>
              <w:spacing w:after="0" w:line="360" w:lineRule="auto"/>
              <w:rPr>
                <w:rFonts w:ascii="Arial Narrow" w:hAnsi="Arial Narrow" w:cs="Times-Roman"/>
              </w:rPr>
            </w:pPr>
          </w:p>
          <w:p w14:paraId="03EE3D99" w14:textId="214FC128"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Trustworthiness has to do with the degree of confidence in data and interpretation as well as the methods used by the researcher to guarantee the quality of the study findings. Thus, the explanation and interpretation of data using research processes and procedures are key for trustworthiness (Silverman, 2016).  Trustworthiness is guaranteed through transferability, credibility, dependability, and confirmability of the research (</w:t>
            </w:r>
            <w:proofErr w:type="spellStart"/>
            <w:r w:rsidRPr="003D700C">
              <w:rPr>
                <w:rFonts w:ascii="Times New Roman" w:hAnsi="Times New Roman"/>
                <w:sz w:val="24"/>
                <w:szCs w:val="24"/>
              </w:rPr>
              <w:t>Koonin</w:t>
            </w:r>
            <w:proofErr w:type="spellEnd"/>
            <w:r w:rsidRPr="003D700C">
              <w:rPr>
                <w:rFonts w:ascii="Times New Roman" w:hAnsi="Times New Roman"/>
                <w:sz w:val="24"/>
                <w:szCs w:val="24"/>
              </w:rPr>
              <w:t xml:space="preserve">, 2018 &amp; Bertram and Christiansen, 2017). To further </w:t>
            </w:r>
            <w:r w:rsidR="00582CFC" w:rsidRPr="003D700C">
              <w:rPr>
                <w:rFonts w:ascii="Times New Roman" w:hAnsi="Times New Roman"/>
                <w:sz w:val="24"/>
                <w:szCs w:val="24"/>
              </w:rPr>
              <w:t>ensure trustworthiness</w:t>
            </w:r>
            <w:r w:rsidRPr="003D700C">
              <w:rPr>
                <w:rFonts w:ascii="Times New Roman" w:hAnsi="Times New Roman"/>
                <w:sz w:val="24"/>
                <w:szCs w:val="24"/>
              </w:rPr>
              <w:t xml:space="preserve"> of the study, the researcher will look at the findings of the research with previous studies and used own perspective to measure the credibility/trustworthiness. </w:t>
            </w:r>
          </w:p>
          <w:p w14:paraId="65BDC09D" w14:textId="77777777" w:rsidR="00594119" w:rsidRPr="003D700C" w:rsidRDefault="00594119" w:rsidP="001D6D1E">
            <w:pPr>
              <w:pStyle w:val="Heading1"/>
            </w:pPr>
            <w:bookmarkStart w:id="51" w:name="_Toc81147408"/>
            <w:r w:rsidRPr="003D700C">
              <w:t>Credibility</w:t>
            </w:r>
            <w:bookmarkEnd w:id="51"/>
            <w:r w:rsidRPr="003D700C">
              <w:t xml:space="preserve"> </w:t>
            </w:r>
          </w:p>
          <w:p w14:paraId="3B93436B"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Credibility refers to the truthfulness where the study is interpreted according to provided researcher by participants (Bertram &amp; Christiansen, 2017). For skilled researchers, triangulation can be employed to demonstrate the precision of the analysis of the findings (Maria et al, 2014). The researcher will measure the credibility of the study from an objective perspective of the participants and those already discovered in the reviewed literature. </w:t>
            </w:r>
          </w:p>
          <w:p w14:paraId="1B8E276E" w14:textId="77777777" w:rsidR="00594119" w:rsidRPr="003D700C" w:rsidRDefault="00594119" w:rsidP="001D6D1E">
            <w:pPr>
              <w:pStyle w:val="Heading1"/>
            </w:pPr>
            <w:bookmarkStart w:id="52" w:name="_Toc81147409"/>
            <w:r w:rsidRPr="003D700C">
              <w:t>Transferability</w:t>
            </w:r>
            <w:bookmarkEnd w:id="52"/>
          </w:p>
          <w:p w14:paraId="378B6C58"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Transferability is the “ability of the findings to be applied to similar situation and delivering   similar results” (</w:t>
            </w:r>
            <w:proofErr w:type="spellStart"/>
            <w:r w:rsidRPr="003D700C">
              <w:rPr>
                <w:rFonts w:ascii="Times New Roman" w:hAnsi="Times New Roman"/>
                <w:sz w:val="24"/>
                <w:szCs w:val="24"/>
              </w:rPr>
              <w:t>Koonin</w:t>
            </w:r>
            <w:proofErr w:type="spellEnd"/>
            <w:r w:rsidRPr="003D700C">
              <w:rPr>
                <w:rFonts w:ascii="Times New Roman" w:hAnsi="Times New Roman"/>
                <w:sz w:val="24"/>
                <w:szCs w:val="24"/>
              </w:rPr>
              <w:t>, 2018: 59). Transferability depends on the ability to generalise findings and their applicability to other similar settings and able to generate common results (Paulo et al, 2019). Thus, applicability is key to transferability of the research process and the findings of the study (</w:t>
            </w:r>
            <w:proofErr w:type="spellStart"/>
            <w:r w:rsidRPr="003D700C">
              <w:rPr>
                <w:rFonts w:ascii="Times New Roman" w:hAnsi="Times New Roman"/>
                <w:sz w:val="24"/>
                <w:szCs w:val="24"/>
              </w:rPr>
              <w:t>Korstjens</w:t>
            </w:r>
            <w:proofErr w:type="spellEnd"/>
            <w:r w:rsidRPr="003D700C">
              <w:rPr>
                <w:rFonts w:ascii="Times New Roman" w:hAnsi="Times New Roman"/>
                <w:sz w:val="24"/>
                <w:szCs w:val="24"/>
              </w:rPr>
              <w:t xml:space="preserve"> and Moser, 2017). The researcher will ensure transferability by documenting the research process and its context as well as the assumptions underpinning the study.</w:t>
            </w:r>
          </w:p>
          <w:p w14:paraId="7AC84D72" w14:textId="77777777" w:rsidR="00594119" w:rsidRPr="003D700C" w:rsidRDefault="00594119" w:rsidP="001D6D1E">
            <w:pPr>
              <w:pStyle w:val="Heading1"/>
            </w:pPr>
            <w:bookmarkStart w:id="53" w:name="_Toc81147410"/>
            <w:r w:rsidRPr="003D700C">
              <w:t>Dependability</w:t>
            </w:r>
            <w:bookmarkEnd w:id="53"/>
            <w:r w:rsidRPr="003D700C">
              <w:t xml:space="preserve"> </w:t>
            </w:r>
          </w:p>
          <w:p w14:paraId="71501AAD"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Dependability talks about the process through data collection method, data analysis and the theory generated from the data is integrated (Lincoln and </w:t>
            </w:r>
            <w:proofErr w:type="spellStart"/>
            <w:r w:rsidRPr="003D700C">
              <w:rPr>
                <w:rFonts w:ascii="Times New Roman" w:hAnsi="Times New Roman"/>
                <w:sz w:val="24"/>
                <w:szCs w:val="24"/>
              </w:rPr>
              <w:t>Guba</w:t>
            </w:r>
            <w:proofErr w:type="spellEnd"/>
            <w:r w:rsidRPr="003D700C">
              <w:rPr>
                <w:rFonts w:ascii="Times New Roman" w:hAnsi="Times New Roman"/>
                <w:sz w:val="24"/>
                <w:szCs w:val="24"/>
              </w:rPr>
              <w:t xml:space="preserve"> cited in </w:t>
            </w:r>
            <w:proofErr w:type="spellStart"/>
            <w:r w:rsidRPr="003D700C">
              <w:rPr>
                <w:rFonts w:ascii="Times New Roman" w:hAnsi="Times New Roman"/>
                <w:sz w:val="24"/>
                <w:szCs w:val="24"/>
              </w:rPr>
              <w:t>Koonin</w:t>
            </w:r>
            <w:proofErr w:type="spellEnd"/>
            <w:r w:rsidRPr="003D700C">
              <w:rPr>
                <w:rFonts w:ascii="Times New Roman" w:hAnsi="Times New Roman"/>
                <w:sz w:val="24"/>
                <w:szCs w:val="24"/>
              </w:rPr>
              <w:t>, 2018).  Through dependability, the researcher is obliged to account for the details and the documentation pertaining to the methods employed for the purposes of replicability and consistency (</w:t>
            </w:r>
            <w:proofErr w:type="spellStart"/>
            <w:r w:rsidRPr="003D700C">
              <w:rPr>
                <w:rFonts w:ascii="Times New Roman" w:hAnsi="Times New Roman"/>
                <w:sz w:val="24"/>
                <w:szCs w:val="24"/>
              </w:rPr>
              <w:t>Korstjens</w:t>
            </w:r>
            <w:proofErr w:type="spellEnd"/>
            <w:r w:rsidRPr="003D700C">
              <w:rPr>
                <w:rFonts w:ascii="Times New Roman" w:hAnsi="Times New Roman"/>
                <w:sz w:val="24"/>
                <w:szCs w:val="24"/>
              </w:rPr>
              <w:t xml:space="preserve"> and Moser, 2017).  In this way, the researcher will repeat to check the recorded information to ensure that the findings are consistent, meaning the research will provide enough information to repeat the analysis to ensure its stability. The researcher will ensure dependability by clarifying the study and what the study claims in a logical manner.</w:t>
            </w:r>
          </w:p>
          <w:p w14:paraId="291C6040" w14:textId="77777777" w:rsidR="00594119" w:rsidRPr="003D700C" w:rsidRDefault="00594119" w:rsidP="001D6D1E">
            <w:pPr>
              <w:pStyle w:val="Heading1"/>
            </w:pPr>
            <w:bookmarkStart w:id="54" w:name="_Toc81147411"/>
            <w:commentRangeStart w:id="55"/>
            <w:r w:rsidRPr="003D700C">
              <w:t>Conformability</w:t>
            </w:r>
            <w:bookmarkEnd w:id="54"/>
            <w:commentRangeEnd w:id="55"/>
            <w:r w:rsidR="00D95F53">
              <w:rPr>
                <w:rStyle w:val="CommentReference"/>
                <w:rFonts w:ascii="Calibri" w:eastAsia="Calibri" w:hAnsi="Calibri"/>
                <w:b w:val="0"/>
                <w:bCs w:val="0"/>
                <w:kern w:val="0"/>
              </w:rPr>
              <w:commentReference w:id="55"/>
            </w:r>
          </w:p>
          <w:p w14:paraId="40A54567" w14:textId="77777777" w:rsidR="005219CB" w:rsidRPr="005219CB" w:rsidRDefault="00594119" w:rsidP="003D700C">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Conformability has to do with the degree where results are confirmed by other similar studies (</w:t>
            </w:r>
            <w:proofErr w:type="spellStart"/>
            <w:r w:rsidRPr="003D700C">
              <w:rPr>
                <w:rFonts w:ascii="Times New Roman" w:hAnsi="Times New Roman"/>
                <w:sz w:val="24"/>
                <w:szCs w:val="24"/>
              </w:rPr>
              <w:t>Troching</w:t>
            </w:r>
            <w:proofErr w:type="spellEnd"/>
            <w:r w:rsidRPr="003D700C">
              <w:rPr>
                <w:rFonts w:ascii="Times New Roman" w:hAnsi="Times New Roman"/>
                <w:sz w:val="24"/>
                <w:szCs w:val="24"/>
              </w:rPr>
              <w:t>, 2020). Through conformability, data collected is aligned to the research interpretations and findings (</w:t>
            </w:r>
            <w:proofErr w:type="spellStart"/>
            <w:r w:rsidRPr="003D700C">
              <w:rPr>
                <w:rFonts w:ascii="Times New Roman" w:hAnsi="Times New Roman"/>
                <w:sz w:val="24"/>
                <w:szCs w:val="24"/>
              </w:rPr>
              <w:t>Lorelli</w:t>
            </w:r>
            <w:proofErr w:type="spellEnd"/>
            <w:r w:rsidRPr="003D700C">
              <w:rPr>
                <w:rFonts w:ascii="Times New Roman" w:hAnsi="Times New Roman"/>
                <w:sz w:val="24"/>
                <w:szCs w:val="24"/>
              </w:rPr>
              <w:t xml:space="preserve"> et al, 2017). The element of conformability ensure the correlations between empirical data, findings and the actual interpretation (</w:t>
            </w:r>
            <w:proofErr w:type="spellStart"/>
            <w:r w:rsidRPr="003D700C">
              <w:rPr>
                <w:rFonts w:ascii="Times New Roman" w:hAnsi="Times New Roman"/>
                <w:sz w:val="24"/>
                <w:szCs w:val="24"/>
              </w:rPr>
              <w:t>Koonin</w:t>
            </w:r>
            <w:proofErr w:type="spellEnd"/>
            <w:r w:rsidRPr="003D700C">
              <w:rPr>
                <w:rFonts w:ascii="Times New Roman" w:hAnsi="Times New Roman"/>
                <w:sz w:val="24"/>
                <w:szCs w:val="24"/>
              </w:rPr>
              <w:t>, 2018). As part of adhering to the data quality measure of conformability, data will be checked and rechecked rigorously in order to make sure the findings and interpretations are presented without bias.</w:t>
            </w:r>
          </w:p>
          <w:p w14:paraId="1F644534" w14:textId="77777777" w:rsidR="00594119" w:rsidRPr="003D700C" w:rsidRDefault="00594119" w:rsidP="00594119">
            <w:pPr>
              <w:autoSpaceDE w:val="0"/>
              <w:autoSpaceDN w:val="0"/>
              <w:adjustRightInd w:val="0"/>
              <w:spacing w:after="0" w:line="360" w:lineRule="auto"/>
              <w:rPr>
                <w:rFonts w:ascii="Times New Roman" w:hAnsi="Times New Roman"/>
                <w:sz w:val="24"/>
                <w:szCs w:val="24"/>
              </w:rPr>
            </w:pPr>
          </w:p>
        </w:tc>
      </w:tr>
      <w:tr w:rsidR="00BC758E" w:rsidRPr="00D72272" w14:paraId="374885EA"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2835E96B" w14:textId="77777777" w:rsidR="00BC758E" w:rsidRPr="003D700C" w:rsidRDefault="00BC758E" w:rsidP="001D6D1E">
            <w:pPr>
              <w:pStyle w:val="Heading1"/>
            </w:pPr>
            <w:bookmarkStart w:id="56" w:name="_Toc81147412"/>
            <w:r w:rsidRPr="003D700C">
              <w:t>10. ETHICAL CONSIDERATIONS</w:t>
            </w:r>
            <w:bookmarkEnd w:id="56"/>
          </w:p>
        </w:tc>
      </w:tr>
      <w:tr w:rsidR="00BC758E" w:rsidRPr="00D72272" w14:paraId="5921D559" w14:textId="77777777" w:rsidTr="00BC758E">
        <w:trPr>
          <w:trHeight w:val="454"/>
          <w:jc w:val="center"/>
        </w:trPr>
        <w:tc>
          <w:tcPr>
            <w:tcW w:w="9356" w:type="dxa"/>
            <w:tcBorders>
              <w:top w:val="single" w:sz="4" w:space="0" w:color="auto"/>
              <w:bottom w:val="single" w:sz="4" w:space="0" w:color="auto"/>
            </w:tcBorders>
            <w:vAlign w:val="center"/>
          </w:tcPr>
          <w:p w14:paraId="744625E4"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Ethical consideration is the forefront for most research project including the design, data collection, analysis, storage, publication, and disposal of data (Swain, 2016:77). This is to ensure that researcher does adhere to standards of ethics when conducting research studies. The research will be guided by the following principles: </w:t>
            </w:r>
          </w:p>
          <w:p w14:paraId="42288B66" w14:textId="77777777" w:rsidR="00594119" w:rsidRPr="003D700C" w:rsidRDefault="00594119" w:rsidP="001D6D1E">
            <w:pPr>
              <w:pStyle w:val="Heading1"/>
            </w:pPr>
            <w:bookmarkStart w:id="57" w:name="_Toc81147413"/>
            <w:r w:rsidRPr="003D700C">
              <w:t>10.1 Ensuring participants have given informed consent</w:t>
            </w:r>
            <w:bookmarkEnd w:id="57"/>
          </w:p>
          <w:p w14:paraId="28788D5D"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Informed consent refers to collective agreement between researcher and participants for research engagement (Manti &amp; </w:t>
            </w:r>
            <w:proofErr w:type="spellStart"/>
            <w:r w:rsidRPr="003D700C">
              <w:rPr>
                <w:rFonts w:ascii="Times New Roman" w:hAnsi="Times New Roman"/>
                <w:sz w:val="24"/>
                <w:szCs w:val="24"/>
              </w:rPr>
              <w:t>Lacari</w:t>
            </w:r>
            <w:proofErr w:type="spellEnd"/>
            <w:r w:rsidRPr="003D700C">
              <w:rPr>
                <w:rFonts w:ascii="Times New Roman" w:hAnsi="Times New Roman"/>
                <w:sz w:val="24"/>
                <w:szCs w:val="24"/>
              </w:rPr>
              <w:t xml:space="preserve">, 2018). A general rule in ethical consideration is the involvement of participants in a manner that is voluntary and participants have the right to be fully informed about the intention of the research project (Flick, 2018). The researcher will provide all information to the participants and state that it is only for academic purposes so that they can make an informed decision to participate. The researcher will request for permission from the research participants prior to asking </w:t>
            </w:r>
            <w:commentRangeStart w:id="58"/>
            <w:r w:rsidRPr="003D700C">
              <w:rPr>
                <w:rFonts w:ascii="Times New Roman" w:hAnsi="Times New Roman"/>
                <w:sz w:val="24"/>
                <w:szCs w:val="24"/>
              </w:rPr>
              <w:t>questions</w:t>
            </w:r>
            <w:commentRangeEnd w:id="58"/>
            <w:r w:rsidR="00BC3E49">
              <w:rPr>
                <w:rStyle w:val="CommentReference"/>
              </w:rPr>
              <w:commentReference w:id="58"/>
            </w:r>
            <w:r w:rsidRPr="003D700C">
              <w:rPr>
                <w:rFonts w:ascii="Times New Roman" w:hAnsi="Times New Roman"/>
                <w:sz w:val="24"/>
                <w:szCs w:val="24"/>
              </w:rPr>
              <w:t>.</w:t>
            </w:r>
          </w:p>
          <w:p w14:paraId="33D4034D" w14:textId="77777777" w:rsidR="00594119" w:rsidRPr="003D700C" w:rsidRDefault="00594119" w:rsidP="001D6D1E">
            <w:pPr>
              <w:pStyle w:val="Heading1"/>
            </w:pPr>
            <w:bookmarkStart w:id="59" w:name="_Toc81147414"/>
            <w:r w:rsidRPr="003D700C">
              <w:t>10.2 Ensuring no harm comes to participants</w:t>
            </w:r>
            <w:bookmarkEnd w:id="59"/>
          </w:p>
          <w:p w14:paraId="678F64A1"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Harm to participants could” be caused by violating assurances about confidentiality and anonymity” (Saunders, 2016: 242). The researcher will ensures the right to fair treatment, and carefully treat those who decline to participate in a study fairly without any bias. The researcher will ensure that information given by participants is kept in strict </w:t>
            </w:r>
            <w:commentRangeStart w:id="60"/>
            <w:r w:rsidRPr="003D700C">
              <w:rPr>
                <w:rFonts w:ascii="Times New Roman" w:hAnsi="Times New Roman"/>
                <w:sz w:val="24"/>
                <w:szCs w:val="24"/>
              </w:rPr>
              <w:t>confidence</w:t>
            </w:r>
            <w:commentRangeEnd w:id="60"/>
            <w:r w:rsidR="00A80B96">
              <w:rPr>
                <w:rStyle w:val="CommentReference"/>
              </w:rPr>
              <w:commentReference w:id="60"/>
            </w:r>
            <w:r w:rsidRPr="003D700C">
              <w:rPr>
                <w:rFonts w:ascii="Times New Roman" w:hAnsi="Times New Roman"/>
                <w:sz w:val="24"/>
                <w:szCs w:val="24"/>
              </w:rPr>
              <w:t xml:space="preserve">. </w:t>
            </w:r>
          </w:p>
          <w:p w14:paraId="03147585" w14:textId="77777777" w:rsidR="00594119" w:rsidRPr="003D700C" w:rsidRDefault="00594119" w:rsidP="001D6D1E">
            <w:pPr>
              <w:pStyle w:val="Heading1"/>
            </w:pPr>
            <w:bookmarkStart w:id="61" w:name="_Toc81147415"/>
            <w:r w:rsidRPr="003D700C">
              <w:t>10.3 Ensuring confidentiality and anonymity</w:t>
            </w:r>
            <w:bookmarkEnd w:id="61"/>
          </w:p>
          <w:p w14:paraId="42ED1A8D"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Confidentiality and anonymity is about the isolation of any secretive, sensitive, recognizable information by participants (Allen, 2017). In that regard, the researcher will gather the data without obtaining any identification details of the participants. In this study, secrecy of the participants will remain between the participant, researcher, and the institution’s research committee where necessary, and that shall first be communicated to research participants. The gathered data will be stored in a locked storeroom at the researcher’s place and </w:t>
            </w:r>
            <w:commentRangeStart w:id="62"/>
            <w:r w:rsidRPr="003D700C">
              <w:rPr>
                <w:rFonts w:ascii="Times New Roman" w:hAnsi="Times New Roman"/>
                <w:sz w:val="24"/>
                <w:szCs w:val="24"/>
              </w:rPr>
              <w:t>then damaged when it is no longer required.</w:t>
            </w:r>
            <w:commentRangeEnd w:id="62"/>
            <w:r w:rsidR="002F6092">
              <w:rPr>
                <w:rStyle w:val="CommentReference"/>
              </w:rPr>
              <w:commentReference w:id="62"/>
            </w:r>
          </w:p>
          <w:p w14:paraId="1D2065A6" w14:textId="77777777" w:rsidR="00594119" w:rsidRPr="003D700C" w:rsidRDefault="00594119" w:rsidP="001D6D1E">
            <w:pPr>
              <w:pStyle w:val="Heading1"/>
            </w:pPr>
            <w:bookmarkStart w:id="63" w:name="_Toc81147416"/>
            <w:r w:rsidRPr="003D700C">
              <w:t>10.4 Ensuring that permission is obtained</w:t>
            </w:r>
            <w:bookmarkEnd w:id="63"/>
          </w:p>
          <w:p w14:paraId="7EE85449" w14:textId="77777777" w:rsidR="004B4E67"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Ensuring the permission of obtaining information “is the responsibility of researcher to ensure permission from the organization and participants before conducting the study” (Saunders et al, 2016: 244). Permission to conduct the research was obtained according to the rules of the research. The permission will be </w:t>
            </w:r>
            <w:commentRangeStart w:id="64"/>
            <w:r w:rsidRPr="003D700C">
              <w:rPr>
                <w:rFonts w:ascii="Times New Roman" w:hAnsi="Times New Roman"/>
                <w:sz w:val="24"/>
                <w:szCs w:val="24"/>
              </w:rPr>
              <w:t>obtained from the department by sending a formal request to t</w:t>
            </w:r>
            <w:r w:rsidR="001D6D1E">
              <w:rPr>
                <w:rFonts w:ascii="Times New Roman" w:hAnsi="Times New Roman"/>
                <w:sz w:val="24"/>
                <w:szCs w:val="24"/>
              </w:rPr>
              <w:t>he municipal manager in charge.</w:t>
            </w:r>
            <w:commentRangeEnd w:id="64"/>
            <w:r w:rsidR="009750D3">
              <w:rPr>
                <w:rStyle w:val="CommentReference"/>
              </w:rPr>
              <w:commentReference w:id="64"/>
            </w:r>
          </w:p>
          <w:p w14:paraId="31F6838F" w14:textId="77777777" w:rsidR="00BC758E" w:rsidRPr="003D700C" w:rsidRDefault="00BC758E" w:rsidP="00594119">
            <w:pPr>
              <w:autoSpaceDE w:val="0"/>
              <w:autoSpaceDN w:val="0"/>
              <w:adjustRightInd w:val="0"/>
              <w:spacing w:after="0" w:line="360" w:lineRule="auto"/>
              <w:jc w:val="both"/>
              <w:rPr>
                <w:rFonts w:ascii="Times New Roman" w:hAnsi="Times New Roman"/>
                <w:sz w:val="24"/>
                <w:szCs w:val="24"/>
              </w:rPr>
            </w:pPr>
          </w:p>
        </w:tc>
      </w:tr>
      <w:tr w:rsidR="00BC758E" w:rsidRPr="00D72272" w14:paraId="36F57D41"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02028D5B" w14:textId="77777777" w:rsidR="00BC758E" w:rsidRPr="00D72272" w:rsidRDefault="00BC758E" w:rsidP="001D6D1E">
            <w:pPr>
              <w:pStyle w:val="Heading1"/>
            </w:pPr>
            <w:bookmarkStart w:id="65" w:name="_Toc81147417"/>
            <w:r w:rsidRPr="00D72272">
              <w:t>11. CHAPTER ORGANISATION</w:t>
            </w:r>
            <w:bookmarkEnd w:id="65"/>
            <w:r w:rsidRPr="00D72272">
              <w:t xml:space="preserve"> </w:t>
            </w:r>
          </w:p>
        </w:tc>
      </w:tr>
      <w:tr w:rsidR="00BC758E" w:rsidRPr="00D72272" w14:paraId="0170509E" w14:textId="77777777" w:rsidTr="00BC758E">
        <w:trPr>
          <w:trHeight w:val="454"/>
          <w:jc w:val="center"/>
        </w:trPr>
        <w:tc>
          <w:tcPr>
            <w:tcW w:w="9356" w:type="dxa"/>
            <w:tcBorders>
              <w:top w:val="single" w:sz="4" w:space="0" w:color="auto"/>
              <w:bottom w:val="single" w:sz="4" w:space="0" w:color="auto"/>
            </w:tcBorders>
            <w:vAlign w:val="center"/>
          </w:tcPr>
          <w:p w14:paraId="02D2EC01" w14:textId="77777777" w:rsidR="00BC758E" w:rsidRPr="00D72272" w:rsidRDefault="00BC758E" w:rsidP="00BC758E">
            <w:pPr>
              <w:pStyle w:val="ListParagraph"/>
              <w:spacing w:after="0"/>
              <w:ind w:left="360"/>
              <w:rPr>
                <w:rFonts w:ascii="Arial Narrow" w:hAnsi="Arial Narrow"/>
                <w:b/>
              </w:rPr>
            </w:pPr>
          </w:p>
          <w:p w14:paraId="70B48E1E" w14:textId="77777777" w:rsidR="004B4E67" w:rsidRPr="004B4E67" w:rsidRDefault="004B4E67" w:rsidP="004B4E67">
            <w:pPr>
              <w:autoSpaceDE w:val="0"/>
              <w:autoSpaceDN w:val="0"/>
              <w:adjustRightInd w:val="0"/>
              <w:spacing w:after="0" w:line="360" w:lineRule="auto"/>
              <w:jc w:val="both"/>
              <w:rPr>
                <w:rFonts w:ascii="Times New Roman" w:hAnsi="Times New Roman"/>
                <w:sz w:val="24"/>
                <w:szCs w:val="24"/>
              </w:rPr>
            </w:pPr>
            <w:r w:rsidRPr="004B4E67">
              <w:rPr>
                <w:rFonts w:ascii="Times New Roman" w:hAnsi="Times New Roman"/>
                <w:b/>
                <w:sz w:val="24"/>
                <w:szCs w:val="24"/>
              </w:rPr>
              <w:t>Chapter 1</w:t>
            </w:r>
            <w:r w:rsidRPr="004B4E67">
              <w:rPr>
                <w:rFonts w:ascii="Times New Roman" w:hAnsi="Times New Roman"/>
                <w:sz w:val="24"/>
                <w:szCs w:val="24"/>
              </w:rPr>
              <w:t xml:space="preserve"> will introduce the background of the study, problems statement, aim, objectives and research questions as well as the significance of the study.</w:t>
            </w:r>
          </w:p>
          <w:p w14:paraId="59BD1819" w14:textId="77777777" w:rsidR="004B4E67" w:rsidRPr="004B4E67" w:rsidRDefault="004B4E67" w:rsidP="004B4E67">
            <w:pPr>
              <w:autoSpaceDE w:val="0"/>
              <w:autoSpaceDN w:val="0"/>
              <w:adjustRightInd w:val="0"/>
              <w:spacing w:after="0" w:line="360" w:lineRule="auto"/>
              <w:jc w:val="both"/>
              <w:rPr>
                <w:rFonts w:ascii="Times New Roman" w:hAnsi="Times New Roman"/>
                <w:sz w:val="24"/>
                <w:szCs w:val="24"/>
              </w:rPr>
            </w:pPr>
            <w:r w:rsidRPr="004B4E67">
              <w:rPr>
                <w:rFonts w:ascii="Times New Roman" w:hAnsi="Times New Roman"/>
                <w:b/>
                <w:sz w:val="24"/>
                <w:szCs w:val="24"/>
              </w:rPr>
              <w:t>Chapter 2</w:t>
            </w:r>
            <w:r w:rsidRPr="004B4E67">
              <w:rPr>
                <w:rFonts w:ascii="Times New Roman" w:hAnsi="Times New Roman"/>
                <w:sz w:val="24"/>
                <w:szCs w:val="24"/>
              </w:rPr>
              <w:t xml:space="preserve"> deals with the literature on women participation and empowerment in the context of digital transformation in rural schools. </w:t>
            </w:r>
          </w:p>
          <w:p w14:paraId="465269F2" w14:textId="77777777" w:rsidR="004B4E67" w:rsidRPr="004B4E67" w:rsidRDefault="004B4E67" w:rsidP="004B4E67">
            <w:pPr>
              <w:autoSpaceDE w:val="0"/>
              <w:autoSpaceDN w:val="0"/>
              <w:adjustRightInd w:val="0"/>
              <w:spacing w:after="0" w:line="360" w:lineRule="auto"/>
              <w:jc w:val="both"/>
              <w:rPr>
                <w:rFonts w:ascii="Times New Roman" w:hAnsi="Times New Roman"/>
                <w:sz w:val="24"/>
                <w:szCs w:val="24"/>
              </w:rPr>
            </w:pPr>
            <w:r w:rsidRPr="004B4E67">
              <w:rPr>
                <w:rFonts w:ascii="Times New Roman" w:hAnsi="Times New Roman"/>
                <w:b/>
                <w:sz w:val="24"/>
                <w:szCs w:val="24"/>
              </w:rPr>
              <w:t>Chapter 3</w:t>
            </w:r>
            <w:r w:rsidRPr="004B4E67">
              <w:rPr>
                <w:rFonts w:ascii="Times New Roman" w:hAnsi="Times New Roman"/>
                <w:sz w:val="24"/>
                <w:szCs w:val="24"/>
              </w:rPr>
              <w:t xml:space="preserve"> presents the research design and methodology adopted for the study. This entails the research approach, philosophy, data collection techniques, population and sampling techniques and data analysis.</w:t>
            </w:r>
          </w:p>
          <w:p w14:paraId="62B75436" w14:textId="77777777" w:rsidR="004B4E67" w:rsidRPr="004B4E67" w:rsidRDefault="004B4E67" w:rsidP="004B4E67">
            <w:pPr>
              <w:autoSpaceDE w:val="0"/>
              <w:autoSpaceDN w:val="0"/>
              <w:adjustRightInd w:val="0"/>
              <w:spacing w:after="0" w:line="360" w:lineRule="auto"/>
              <w:jc w:val="both"/>
              <w:rPr>
                <w:rFonts w:ascii="Times New Roman" w:hAnsi="Times New Roman"/>
                <w:sz w:val="24"/>
                <w:szCs w:val="24"/>
              </w:rPr>
            </w:pPr>
            <w:r w:rsidRPr="004B4E67">
              <w:rPr>
                <w:rFonts w:ascii="Times New Roman" w:hAnsi="Times New Roman"/>
                <w:b/>
                <w:sz w:val="24"/>
                <w:szCs w:val="24"/>
              </w:rPr>
              <w:t>Chapter 4</w:t>
            </w:r>
            <w:r w:rsidRPr="004B4E67">
              <w:rPr>
                <w:rFonts w:ascii="Times New Roman" w:hAnsi="Times New Roman"/>
                <w:sz w:val="24"/>
                <w:szCs w:val="24"/>
              </w:rPr>
              <w:t xml:space="preserve"> presents the findings and analysis of empirical data. Thematic analysis will be used to analyse data with participants’’ direct quotations to refute or corroborate the findings.</w:t>
            </w:r>
          </w:p>
          <w:p w14:paraId="2E2679A7" w14:textId="77777777" w:rsidR="004B4E67" w:rsidRDefault="004B4E67" w:rsidP="004B4E67">
            <w:pPr>
              <w:autoSpaceDE w:val="0"/>
              <w:autoSpaceDN w:val="0"/>
              <w:adjustRightInd w:val="0"/>
              <w:spacing w:after="0" w:line="360" w:lineRule="auto"/>
              <w:jc w:val="both"/>
              <w:rPr>
                <w:rFonts w:ascii="Times New Roman" w:hAnsi="Times New Roman"/>
                <w:sz w:val="24"/>
                <w:szCs w:val="24"/>
              </w:rPr>
            </w:pPr>
            <w:r w:rsidRPr="004B4E67">
              <w:rPr>
                <w:rFonts w:ascii="Times New Roman" w:hAnsi="Times New Roman"/>
                <w:b/>
                <w:sz w:val="24"/>
                <w:szCs w:val="24"/>
              </w:rPr>
              <w:t>Chapter 5</w:t>
            </w:r>
            <w:r w:rsidRPr="004B4E67">
              <w:rPr>
                <w:rFonts w:ascii="Times New Roman" w:hAnsi="Times New Roman"/>
                <w:sz w:val="24"/>
                <w:szCs w:val="24"/>
              </w:rPr>
              <w:t xml:space="preserve"> </w:t>
            </w:r>
            <w:r w:rsidR="005A654E">
              <w:rPr>
                <w:rFonts w:ascii="Times New Roman" w:hAnsi="Times New Roman"/>
                <w:sz w:val="24"/>
                <w:szCs w:val="24"/>
              </w:rPr>
              <w:t>presents</w:t>
            </w:r>
            <w:r w:rsidRPr="004B4E67">
              <w:rPr>
                <w:rFonts w:ascii="Times New Roman" w:hAnsi="Times New Roman"/>
                <w:sz w:val="24"/>
                <w:szCs w:val="24"/>
              </w:rPr>
              <w:t xml:space="preserve"> summary, conclusions and recommendations of the study.  </w:t>
            </w:r>
          </w:p>
          <w:p w14:paraId="1515D3F0" w14:textId="77777777" w:rsidR="00BC758E" w:rsidRPr="004B4E67" w:rsidRDefault="00BC758E" w:rsidP="004B4E67">
            <w:pPr>
              <w:autoSpaceDE w:val="0"/>
              <w:autoSpaceDN w:val="0"/>
              <w:adjustRightInd w:val="0"/>
              <w:spacing w:after="0" w:line="360" w:lineRule="auto"/>
              <w:rPr>
                <w:rFonts w:ascii="Times New Roman" w:hAnsi="Times New Roman"/>
                <w:color w:val="FF0000"/>
                <w:sz w:val="24"/>
                <w:szCs w:val="24"/>
              </w:rPr>
            </w:pPr>
          </w:p>
        </w:tc>
      </w:tr>
      <w:tr w:rsidR="00BC758E" w:rsidRPr="00D72272" w14:paraId="1B4B62E3"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4CD17A3D" w14:textId="77777777" w:rsidR="00BC758E" w:rsidRPr="00D72272" w:rsidRDefault="00BC758E" w:rsidP="001D6D1E">
            <w:pPr>
              <w:pStyle w:val="Heading1"/>
            </w:pPr>
            <w:bookmarkStart w:id="66" w:name="_Toc81147418"/>
            <w:r w:rsidRPr="00D72272">
              <w:t>12. PROPOSED TIMETABLE</w:t>
            </w:r>
            <w:bookmarkEnd w:id="66"/>
            <w:r w:rsidRPr="00D72272">
              <w:t xml:space="preserve"> </w:t>
            </w:r>
          </w:p>
        </w:tc>
      </w:tr>
      <w:tr w:rsidR="00BC758E" w:rsidRPr="00D72272" w14:paraId="04B8FBDC" w14:textId="77777777" w:rsidTr="00BC758E">
        <w:trPr>
          <w:trHeight w:val="454"/>
          <w:jc w:val="center"/>
        </w:trPr>
        <w:tc>
          <w:tcPr>
            <w:tcW w:w="9356" w:type="dxa"/>
            <w:tcBorders>
              <w:top w:val="single" w:sz="4" w:space="0" w:color="auto"/>
              <w:bottom w:val="single" w:sz="4" w:space="0" w:color="auto"/>
            </w:tcBorders>
            <w:vAlign w:val="center"/>
          </w:tcPr>
          <w:p w14:paraId="361D4C8C" w14:textId="47BB023D" w:rsidR="00BC758E" w:rsidRDefault="00BC758E" w:rsidP="00BC758E">
            <w:pPr>
              <w:autoSpaceDE w:val="0"/>
              <w:autoSpaceDN w:val="0"/>
              <w:adjustRightInd w:val="0"/>
              <w:spacing w:after="0" w:line="360" w:lineRule="auto"/>
              <w:jc w:val="both"/>
              <w:rPr>
                <w:rFonts w:ascii="Arial Narrow" w:hAnsi="Arial Narrow" w:cs="Times-Roman"/>
              </w:rPr>
            </w:pPr>
          </w:p>
          <w:tbl>
            <w:tblPr>
              <w:tblStyle w:val="TableGrid"/>
              <w:tblW w:w="0" w:type="auto"/>
              <w:tblLook w:val="04A0" w:firstRow="1" w:lastRow="0" w:firstColumn="1" w:lastColumn="0" w:noHBand="0" w:noVBand="1"/>
            </w:tblPr>
            <w:tblGrid>
              <w:gridCol w:w="5133"/>
              <w:gridCol w:w="3619"/>
            </w:tblGrid>
            <w:tr w:rsidR="007F2DC1" w14:paraId="6FE8A767" w14:textId="77777777" w:rsidTr="00582CFC">
              <w:trPr>
                <w:trHeight w:val="406"/>
              </w:trPr>
              <w:tc>
                <w:tcPr>
                  <w:tcW w:w="5133" w:type="dxa"/>
                </w:tcPr>
                <w:p w14:paraId="0397E605" w14:textId="1448C23E" w:rsidR="007F2DC1" w:rsidRPr="008F2541" w:rsidRDefault="007F2DC1" w:rsidP="007F2DC1">
                  <w:pPr>
                    <w:autoSpaceDE w:val="0"/>
                    <w:autoSpaceDN w:val="0"/>
                    <w:adjustRightInd w:val="0"/>
                    <w:spacing w:after="0" w:line="360" w:lineRule="auto"/>
                    <w:jc w:val="center"/>
                    <w:rPr>
                      <w:rFonts w:ascii="Times New Roman" w:hAnsi="Times New Roman"/>
                      <w:b/>
                      <w:sz w:val="24"/>
                    </w:rPr>
                  </w:pPr>
                  <w:r w:rsidRPr="008F2541">
                    <w:rPr>
                      <w:rFonts w:ascii="Times New Roman" w:hAnsi="Times New Roman"/>
                      <w:b/>
                      <w:sz w:val="24"/>
                    </w:rPr>
                    <w:t>Activity</w:t>
                  </w:r>
                </w:p>
              </w:tc>
              <w:tc>
                <w:tcPr>
                  <w:tcW w:w="3619" w:type="dxa"/>
                </w:tcPr>
                <w:p w14:paraId="756007EC" w14:textId="2682456E" w:rsidR="007F2DC1" w:rsidRPr="008F2541" w:rsidRDefault="007F2DC1" w:rsidP="007F2DC1">
                  <w:pPr>
                    <w:autoSpaceDE w:val="0"/>
                    <w:autoSpaceDN w:val="0"/>
                    <w:adjustRightInd w:val="0"/>
                    <w:spacing w:after="0" w:line="360" w:lineRule="auto"/>
                    <w:jc w:val="center"/>
                    <w:rPr>
                      <w:rFonts w:ascii="Times New Roman" w:hAnsi="Times New Roman"/>
                      <w:b/>
                      <w:sz w:val="24"/>
                    </w:rPr>
                  </w:pPr>
                  <w:r w:rsidRPr="008F2541">
                    <w:rPr>
                      <w:rFonts w:ascii="Times New Roman" w:hAnsi="Times New Roman"/>
                      <w:b/>
                      <w:sz w:val="24"/>
                    </w:rPr>
                    <w:t>Date of submission</w:t>
                  </w:r>
                </w:p>
              </w:tc>
            </w:tr>
            <w:tr w:rsidR="007F2DC1" w14:paraId="5F1C8015" w14:textId="77777777" w:rsidTr="00582CFC">
              <w:trPr>
                <w:trHeight w:val="422"/>
              </w:trPr>
              <w:tc>
                <w:tcPr>
                  <w:tcW w:w="5133" w:type="dxa"/>
                </w:tcPr>
                <w:p w14:paraId="4B6B1F31" w14:textId="08384E06"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Submission to supervisor </w:t>
                  </w:r>
                </w:p>
              </w:tc>
              <w:tc>
                <w:tcPr>
                  <w:tcW w:w="3619" w:type="dxa"/>
                </w:tcPr>
                <w:p w14:paraId="67987DEE" w14:textId="3D50E3D5"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16 August 2021</w:t>
                  </w:r>
                </w:p>
              </w:tc>
            </w:tr>
            <w:tr w:rsidR="007F2DC1" w14:paraId="0FBCBF6B" w14:textId="77777777" w:rsidTr="00582CFC">
              <w:trPr>
                <w:trHeight w:val="406"/>
              </w:trPr>
              <w:tc>
                <w:tcPr>
                  <w:tcW w:w="5133" w:type="dxa"/>
                </w:tcPr>
                <w:p w14:paraId="636A7BF2" w14:textId="494D8CAC"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Addressing comments </w:t>
                  </w:r>
                </w:p>
              </w:tc>
              <w:tc>
                <w:tcPr>
                  <w:tcW w:w="3619" w:type="dxa"/>
                </w:tcPr>
                <w:p w14:paraId="0721D659" w14:textId="6780DA8C"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26 August 2021</w:t>
                  </w:r>
                </w:p>
              </w:tc>
            </w:tr>
            <w:tr w:rsidR="007F2DC1" w14:paraId="0B21EB04" w14:textId="77777777" w:rsidTr="00582CFC">
              <w:trPr>
                <w:trHeight w:val="406"/>
              </w:trPr>
              <w:tc>
                <w:tcPr>
                  <w:tcW w:w="5133" w:type="dxa"/>
                </w:tcPr>
                <w:p w14:paraId="57081D53" w14:textId="0C8574DA"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Submission to Mancosa </w:t>
                  </w:r>
                </w:p>
              </w:tc>
              <w:tc>
                <w:tcPr>
                  <w:tcW w:w="3619" w:type="dxa"/>
                </w:tcPr>
                <w:p w14:paraId="6D59CE7E" w14:textId="349AB45C"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01 September 2021 </w:t>
                  </w:r>
                </w:p>
              </w:tc>
            </w:tr>
            <w:tr w:rsidR="007F2DC1" w14:paraId="0F61A886" w14:textId="77777777" w:rsidTr="00582CFC">
              <w:trPr>
                <w:trHeight w:val="422"/>
              </w:trPr>
              <w:tc>
                <w:tcPr>
                  <w:tcW w:w="5133" w:type="dxa"/>
                </w:tcPr>
                <w:p w14:paraId="2F41BE23" w14:textId="6CA9AB42"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Feedback from Mancosa and addressing comments </w:t>
                  </w:r>
                </w:p>
              </w:tc>
              <w:tc>
                <w:tcPr>
                  <w:tcW w:w="3619" w:type="dxa"/>
                </w:tcPr>
                <w:p w14:paraId="08281BB6" w14:textId="6C1B1244"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15 September 2021</w:t>
                  </w:r>
                </w:p>
              </w:tc>
            </w:tr>
            <w:tr w:rsidR="007F2DC1" w14:paraId="5342DE3E" w14:textId="77777777" w:rsidTr="00582CFC">
              <w:trPr>
                <w:trHeight w:val="406"/>
              </w:trPr>
              <w:tc>
                <w:tcPr>
                  <w:tcW w:w="5133" w:type="dxa"/>
                </w:tcPr>
                <w:p w14:paraId="308ADCAB" w14:textId="481103F0"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Chapter 4 and 5</w:t>
                  </w:r>
                </w:p>
              </w:tc>
              <w:tc>
                <w:tcPr>
                  <w:tcW w:w="3619" w:type="dxa"/>
                </w:tcPr>
                <w:p w14:paraId="5A406A9B" w14:textId="6C924716"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05 October 2021</w:t>
                  </w:r>
                </w:p>
              </w:tc>
            </w:tr>
            <w:tr w:rsidR="008F2541" w14:paraId="520B97E7" w14:textId="77777777" w:rsidTr="00582CFC">
              <w:trPr>
                <w:trHeight w:val="406"/>
              </w:trPr>
              <w:tc>
                <w:tcPr>
                  <w:tcW w:w="5133" w:type="dxa"/>
                </w:tcPr>
                <w:p w14:paraId="6946C63B" w14:textId="78ECF652" w:rsidR="008F254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Draft Submission </w:t>
                  </w:r>
                </w:p>
              </w:tc>
              <w:tc>
                <w:tcPr>
                  <w:tcW w:w="3619" w:type="dxa"/>
                </w:tcPr>
                <w:p w14:paraId="5B2FC0FD" w14:textId="2548115F" w:rsidR="008F254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15 October 2021</w:t>
                  </w:r>
                </w:p>
              </w:tc>
            </w:tr>
          </w:tbl>
          <w:p w14:paraId="6C51AA0F" w14:textId="77777777" w:rsidR="007F2DC1" w:rsidRDefault="007F2DC1" w:rsidP="00BC758E">
            <w:pPr>
              <w:autoSpaceDE w:val="0"/>
              <w:autoSpaceDN w:val="0"/>
              <w:adjustRightInd w:val="0"/>
              <w:spacing w:after="0" w:line="360" w:lineRule="auto"/>
              <w:jc w:val="both"/>
              <w:rPr>
                <w:rFonts w:ascii="Arial Narrow" w:hAnsi="Arial Narrow" w:cs="Times-Roman"/>
              </w:rPr>
            </w:pPr>
          </w:p>
          <w:p w14:paraId="0B9F98E3" w14:textId="77777777" w:rsidR="00BC758E" w:rsidRPr="00D72272" w:rsidRDefault="00BC758E" w:rsidP="007F2DC1">
            <w:pPr>
              <w:pStyle w:val="ListParagraph"/>
              <w:autoSpaceDE w:val="0"/>
              <w:autoSpaceDN w:val="0"/>
              <w:adjustRightInd w:val="0"/>
              <w:spacing w:after="0" w:line="360" w:lineRule="auto"/>
              <w:ind w:left="450"/>
              <w:jc w:val="both"/>
              <w:rPr>
                <w:rFonts w:ascii="Arial Narrow" w:hAnsi="Arial Narrow"/>
                <w:b/>
              </w:rPr>
            </w:pPr>
          </w:p>
        </w:tc>
      </w:tr>
      <w:tr w:rsidR="00BC758E" w:rsidRPr="00D72272" w14:paraId="4BB8A2B6"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47A2CDA9" w14:textId="77777777" w:rsidR="00BC758E" w:rsidRPr="00D72272" w:rsidRDefault="00BC758E" w:rsidP="001D6D1E">
            <w:pPr>
              <w:pStyle w:val="Heading1"/>
            </w:pPr>
            <w:bookmarkStart w:id="67" w:name="_Toc81147419"/>
            <w:commentRangeStart w:id="68"/>
            <w:r w:rsidRPr="00D72272">
              <w:t>BIBLIOGRAPHY</w:t>
            </w:r>
            <w:bookmarkEnd w:id="67"/>
            <w:commentRangeEnd w:id="68"/>
            <w:r w:rsidR="00C648C0">
              <w:rPr>
                <w:rStyle w:val="CommentReference"/>
                <w:rFonts w:ascii="Calibri" w:eastAsia="Calibri" w:hAnsi="Calibri"/>
                <w:b w:val="0"/>
                <w:bCs w:val="0"/>
                <w:kern w:val="0"/>
              </w:rPr>
              <w:commentReference w:id="68"/>
            </w:r>
            <w:r w:rsidRPr="00D72272">
              <w:t xml:space="preserve"> </w:t>
            </w:r>
          </w:p>
        </w:tc>
      </w:tr>
      <w:tr w:rsidR="00BC758E" w:rsidRPr="00D72272" w14:paraId="33C94662" w14:textId="77777777" w:rsidTr="00BC758E">
        <w:trPr>
          <w:trHeight w:val="454"/>
          <w:jc w:val="center"/>
        </w:trPr>
        <w:tc>
          <w:tcPr>
            <w:tcW w:w="9356" w:type="dxa"/>
            <w:tcBorders>
              <w:top w:val="single" w:sz="4" w:space="0" w:color="auto"/>
              <w:bottom w:val="single" w:sz="4" w:space="0" w:color="auto"/>
            </w:tcBorders>
            <w:vAlign w:val="center"/>
          </w:tcPr>
          <w:p w14:paraId="0547038D" w14:textId="77777777" w:rsidR="003D700C" w:rsidRPr="003D700C" w:rsidRDefault="003D700C" w:rsidP="003D700C">
            <w:pPr>
              <w:spacing w:after="160"/>
              <w:jc w:val="both"/>
              <w:rPr>
                <w:rFonts w:ascii="Times New Roman" w:hAnsi="Times New Roman"/>
                <w:sz w:val="24"/>
                <w:lang w:val="en-ZA"/>
              </w:rPr>
            </w:pPr>
          </w:p>
          <w:p w14:paraId="105FED20" w14:textId="77777777" w:rsidR="003D700C" w:rsidRPr="003D700C" w:rsidRDefault="003D700C" w:rsidP="003D700C">
            <w:pPr>
              <w:autoSpaceDE w:val="0"/>
              <w:autoSpaceDN w:val="0"/>
              <w:adjustRightInd w:val="0"/>
              <w:spacing w:after="0"/>
              <w:jc w:val="both"/>
              <w:rPr>
                <w:rFonts w:ascii="Times New Roman" w:hAnsi="Times New Roman"/>
                <w:sz w:val="24"/>
                <w:szCs w:val="24"/>
                <w:lang w:val="en-ZA"/>
              </w:rPr>
            </w:pPr>
            <w:r w:rsidRPr="003D700C">
              <w:rPr>
                <w:rFonts w:ascii="Times New Roman" w:hAnsi="Times New Roman"/>
                <w:sz w:val="24"/>
                <w:szCs w:val="24"/>
                <w:lang w:val="en-ZA"/>
              </w:rPr>
              <w:t>Allen, M. 2017.Confidentiality and anonymity of participants. In M. Allen (Ed.), the SAGE Encyclopaedia of Communication Research Methods. Thousand Oaks, CA: Sage. Accessed from: [doi:10.4135/9781483381411.n86]. Accessed on: [23 August 2021].</w:t>
            </w:r>
          </w:p>
          <w:p w14:paraId="4B18A13E" w14:textId="77777777" w:rsidR="003D700C" w:rsidRPr="003D700C" w:rsidRDefault="003D700C" w:rsidP="003D700C">
            <w:pPr>
              <w:autoSpaceDE w:val="0"/>
              <w:autoSpaceDN w:val="0"/>
              <w:adjustRightInd w:val="0"/>
              <w:spacing w:after="0"/>
              <w:jc w:val="both"/>
              <w:rPr>
                <w:rFonts w:ascii="Times New Roman" w:hAnsi="Times New Roman"/>
                <w:sz w:val="24"/>
              </w:rPr>
            </w:pPr>
            <w:proofErr w:type="spellStart"/>
            <w:r w:rsidRPr="003D700C">
              <w:rPr>
                <w:rFonts w:ascii="Times New Roman" w:hAnsi="Times New Roman"/>
                <w:sz w:val="24"/>
              </w:rPr>
              <w:t>Azano</w:t>
            </w:r>
            <w:proofErr w:type="spellEnd"/>
            <w:r w:rsidRPr="003D700C">
              <w:rPr>
                <w:rFonts w:ascii="Times New Roman" w:hAnsi="Times New Roman"/>
                <w:sz w:val="24"/>
              </w:rPr>
              <w:t>, A. P., &amp; Stewart, T. T. (2015). Exploring place and practicing justice: Preparing pre-service teachers for success in rural schools. </w:t>
            </w:r>
            <w:r w:rsidRPr="003D700C">
              <w:rPr>
                <w:rFonts w:ascii="Times New Roman" w:hAnsi="Times New Roman"/>
                <w:i/>
                <w:iCs/>
                <w:sz w:val="24"/>
              </w:rPr>
              <w:t>Journal of Research in Rural Education (Online)</w:t>
            </w:r>
            <w:r w:rsidRPr="003D700C">
              <w:rPr>
                <w:rFonts w:ascii="Times New Roman" w:hAnsi="Times New Roman"/>
                <w:sz w:val="24"/>
              </w:rPr>
              <w:t>, </w:t>
            </w:r>
            <w:r w:rsidRPr="003D700C">
              <w:rPr>
                <w:rFonts w:ascii="Times New Roman" w:hAnsi="Times New Roman"/>
                <w:i/>
                <w:iCs/>
                <w:sz w:val="24"/>
              </w:rPr>
              <w:t>30</w:t>
            </w:r>
            <w:r w:rsidRPr="003D700C">
              <w:rPr>
                <w:rFonts w:ascii="Times New Roman" w:hAnsi="Times New Roman"/>
                <w:sz w:val="24"/>
              </w:rPr>
              <w:t>(9), 1.</w:t>
            </w:r>
          </w:p>
          <w:p w14:paraId="0AEE9F58" w14:textId="77777777" w:rsidR="003D700C" w:rsidRPr="003D700C" w:rsidRDefault="003D700C" w:rsidP="003D700C">
            <w:pPr>
              <w:spacing w:after="160"/>
              <w:jc w:val="both"/>
              <w:rPr>
                <w:rFonts w:ascii="Times New Roman" w:hAnsi="Times New Roman"/>
                <w:bCs/>
                <w:sz w:val="24"/>
                <w:lang w:val="en-ZA"/>
              </w:rPr>
            </w:pPr>
            <w:proofErr w:type="spellStart"/>
            <w:r w:rsidRPr="003D700C">
              <w:rPr>
                <w:rFonts w:ascii="Times New Roman" w:hAnsi="Times New Roman"/>
                <w:bCs/>
                <w:sz w:val="24"/>
                <w:lang w:val="en-ZA"/>
              </w:rPr>
              <w:t>Balyer</w:t>
            </w:r>
            <w:proofErr w:type="spellEnd"/>
            <w:r w:rsidRPr="003D700C">
              <w:rPr>
                <w:rFonts w:ascii="Times New Roman" w:hAnsi="Times New Roman"/>
                <w:bCs/>
                <w:sz w:val="24"/>
                <w:lang w:val="en-ZA"/>
              </w:rPr>
              <w:t xml:space="preserve">, A., &amp; </w:t>
            </w:r>
            <w:proofErr w:type="spellStart"/>
            <w:r w:rsidRPr="003D700C">
              <w:rPr>
                <w:rFonts w:ascii="Times New Roman" w:hAnsi="Times New Roman"/>
                <w:bCs/>
                <w:sz w:val="24"/>
                <w:lang w:val="en-ZA"/>
              </w:rPr>
              <w:t>Öz</w:t>
            </w:r>
            <w:proofErr w:type="spellEnd"/>
            <w:r w:rsidRPr="003D700C">
              <w:rPr>
                <w:rFonts w:ascii="Times New Roman" w:hAnsi="Times New Roman"/>
                <w:bCs/>
                <w:sz w:val="24"/>
                <w:lang w:val="en-ZA"/>
              </w:rPr>
              <w:t>, Ö. (2018). Academicians' Views on Digital Transformation in Education. </w:t>
            </w:r>
            <w:r w:rsidRPr="003D700C">
              <w:rPr>
                <w:rFonts w:ascii="Times New Roman" w:hAnsi="Times New Roman"/>
                <w:bCs/>
                <w:i/>
                <w:iCs/>
                <w:sz w:val="24"/>
                <w:lang w:val="en-ZA"/>
              </w:rPr>
              <w:t>International Online Journal of Education and Teaching</w:t>
            </w:r>
            <w:r w:rsidRPr="003D700C">
              <w:rPr>
                <w:rFonts w:ascii="Times New Roman" w:hAnsi="Times New Roman"/>
                <w:bCs/>
                <w:sz w:val="24"/>
                <w:lang w:val="en-ZA"/>
              </w:rPr>
              <w:t>, </w:t>
            </w:r>
            <w:r w:rsidRPr="003D700C">
              <w:rPr>
                <w:rFonts w:ascii="Times New Roman" w:hAnsi="Times New Roman"/>
                <w:bCs/>
                <w:i/>
                <w:iCs/>
                <w:sz w:val="24"/>
                <w:lang w:val="en-ZA"/>
              </w:rPr>
              <w:t>5</w:t>
            </w:r>
            <w:r w:rsidRPr="003D700C">
              <w:rPr>
                <w:rFonts w:ascii="Times New Roman" w:hAnsi="Times New Roman"/>
                <w:bCs/>
                <w:sz w:val="24"/>
                <w:lang w:val="en-ZA"/>
              </w:rPr>
              <w:t>(4), 809-830.</w:t>
            </w:r>
          </w:p>
          <w:p w14:paraId="7F63A1F2"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 xml:space="preserve">Barbosa, D., Q., De </w:t>
            </w:r>
            <w:proofErr w:type="spellStart"/>
            <w:r w:rsidRPr="003D700C">
              <w:rPr>
                <w:rFonts w:ascii="Times New Roman" w:hAnsi="Times New Roman"/>
                <w:sz w:val="24"/>
                <w:lang w:val="en-ZA"/>
              </w:rPr>
              <w:t>Meulder</w:t>
            </w:r>
            <w:proofErr w:type="spellEnd"/>
            <w:r w:rsidRPr="003D700C">
              <w:rPr>
                <w:rFonts w:ascii="Times New Roman" w:hAnsi="Times New Roman"/>
                <w:sz w:val="24"/>
                <w:lang w:val="en-ZA"/>
              </w:rPr>
              <w:t xml:space="preserve">, B., </w:t>
            </w:r>
            <w:proofErr w:type="spellStart"/>
            <w:r w:rsidRPr="003D700C">
              <w:rPr>
                <w:rFonts w:ascii="Times New Roman" w:hAnsi="Times New Roman"/>
                <w:sz w:val="24"/>
                <w:lang w:val="en-ZA"/>
              </w:rPr>
              <w:t>Gerrit</w:t>
            </w:r>
            <w:proofErr w:type="spellEnd"/>
            <w:r w:rsidRPr="003D700C">
              <w:rPr>
                <w:rFonts w:ascii="Times New Roman" w:hAnsi="Times New Roman"/>
                <w:sz w:val="24"/>
                <w:lang w:val="en-ZA"/>
              </w:rPr>
              <w:t xml:space="preserve">, Y. (2014). Design studios as a process of inquiry: the Case of studio Sao Paulo, Rev, </w:t>
            </w:r>
            <w:proofErr w:type="spellStart"/>
            <w:r w:rsidRPr="003D700C">
              <w:rPr>
                <w:rFonts w:ascii="Times New Roman" w:hAnsi="Times New Roman"/>
                <w:sz w:val="24"/>
                <w:lang w:val="en-ZA"/>
              </w:rPr>
              <w:t>Lusofona</w:t>
            </w:r>
            <w:proofErr w:type="spellEnd"/>
            <w:r w:rsidRPr="003D700C">
              <w:rPr>
                <w:rFonts w:ascii="Times New Roman" w:hAnsi="Times New Roman"/>
                <w:sz w:val="24"/>
                <w:lang w:val="en-ZA"/>
              </w:rPr>
              <w:t xml:space="preserve"> </w:t>
            </w:r>
            <w:proofErr w:type="spellStart"/>
            <w:r w:rsidRPr="003D700C">
              <w:rPr>
                <w:rFonts w:ascii="Times New Roman" w:hAnsi="Times New Roman"/>
                <w:sz w:val="24"/>
                <w:lang w:val="en-ZA"/>
              </w:rPr>
              <w:t>Arquit</w:t>
            </w:r>
            <w:proofErr w:type="spellEnd"/>
            <w:r w:rsidRPr="003D700C">
              <w:rPr>
                <w:rFonts w:ascii="Times New Roman" w:hAnsi="Times New Roman"/>
                <w:sz w:val="24"/>
                <w:lang w:val="en-ZA"/>
              </w:rPr>
              <w:t xml:space="preserve">. </w:t>
            </w:r>
            <w:r w:rsidRPr="003D700C">
              <w:rPr>
                <w:rFonts w:ascii="Times New Roman" w:hAnsi="Times New Roman"/>
                <w:i/>
                <w:iCs/>
                <w:sz w:val="24"/>
                <w:lang w:val="en-ZA"/>
              </w:rPr>
              <w:t>Educ./</w:t>
            </w:r>
            <w:proofErr w:type="spellStart"/>
            <w:r w:rsidRPr="003D700C">
              <w:rPr>
                <w:rFonts w:ascii="Times New Roman" w:hAnsi="Times New Roman"/>
                <w:i/>
                <w:iCs/>
                <w:sz w:val="24"/>
                <w:lang w:val="en-ZA"/>
              </w:rPr>
              <w:t>Archit.Educ.Journal</w:t>
            </w:r>
            <w:proofErr w:type="spellEnd"/>
            <w:r w:rsidRPr="003D700C">
              <w:rPr>
                <w:rFonts w:ascii="Times New Roman" w:hAnsi="Times New Roman"/>
                <w:sz w:val="24"/>
                <w:lang w:val="en-ZA"/>
              </w:rPr>
              <w:t>, 11(2):204- 254.</w:t>
            </w:r>
          </w:p>
          <w:p w14:paraId="2C48BCD9"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 xml:space="preserve">Barrett, M., Davidson, E. and </w:t>
            </w:r>
            <w:proofErr w:type="spellStart"/>
            <w:r w:rsidRPr="003D700C">
              <w:rPr>
                <w:rFonts w:ascii="Times New Roman" w:hAnsi="Times New Roman"/>
                <w:sz w:val="24"/>
                <w:lang w:val="en-ZA"/>
              </w:rPr>
              <w:t>Vargo</w:t>
            </w:r>
            <w:proofErr w:type="spellEnd"/>
            <w:r w:rsidRPr="003D700C">
              <w:rPr>
                <w:rFonts w:ascii="Times New Roman" w:hAnsi="Times New Roman"/>
                <w:sz w:val="24"/>
                <w:lang w:val="en-ZA"/>
              </w:rPr>
              <w:t xml:space="preserve">, S. L. (2015) ‘Service Innovation in the Digital Age: Key Contributions and Future Directions’, </w:t>
            </w:r>
            <w:r w:rsidRPr="003D700C">
              <w:rPr>
                <w:rFonts w:ascii="Times New Roman" w:hAnsi="Times New Roman"/>
                <w:i/>
                <w:iCs/>
                <w:sz w:val="24"/>
                <w:lang w:val="en-ZA"/>
              </w:rPr>
              <w:t>MIS Quarterly, 39(1),</w:t>
            </w:r>
            <w:r w:rsidRPr="003D700C">
              <w:rPr>
                <w:rFonts w:ascii="Times New Roman" w:hAnsi="Times New Roman"/>
                <w:sz w:val="24"/>
                <w:lang w:val="en-ZA"/>
              </w:rPr>
              <w:t xml:space="preserve"> pp. 135–154.</w:t>
            </w:r>
          </w:p>
          <w:p w14:paraId="7D819517" w14:textId="77777777" w:rsidR="003D700C" w:rsidRPr="003D700C" w:rsidRDefault="003D700C" w:rsidP="003D700C">
            <w:pPr>
              <w:spacing w:after="160"/>
              <w:jc w:val="both"/>
              <w:rPr>
                <w:rFonts w:ascii="Times New Roman" w:hAnsi="Times New Roman"/>
                <w:bCs/>
                <w:sz w:val="24"/>
                <w:lang w:val="en-ZA"/>
              </w:rPr>
            </w:pPr>
            <w:r w:rsidRPr="003D700C">
              <w:rPr>
                <w:rFonts w:ascii="Times New Roman" w:hAnsi="Times New Roman"/>
                <w:bCs/>
                <w:sz w:val="24"/>
                <w:lang w:val="en-ZA"/>
              </w:rPr>
              <w:t xml:space="preserve">Benavides, L. M. C., Tamayo Arias, J. A., </w:t>
            </w:r>
            <w:proofErr w:type="spellStart"/>
            <w:r w:rsidRPr="003D700C">
              <w:rPr>
                <w:rFonts w:ascii="Times New Roman" w:hAnsi="Times New Roman"/>
                <w:bCs/>
                <w:sz w:val="24"/>
                <w:lang w:val="en-ZA"/>
              </w:rPr>
              <w:t>Arango</w:t>
            </w:r>
            <w:proofErr w:type="spellEnd"/>
            <w:r w:rsidRPr="003D700C">
              <w:rPr>
                <w:rFonts w:ascii="Times New Roman" w:hAnsi="Times New Roman"/>
                <w:bCs/>
                <w:sz w:val="24"/>
                <w:lang w:val="en-ZA"/>
              </w:rPr>
              <w:t xml:space="preserve"> Serna, M. D., Branch Bedoya, J. W., &amp; Burgos, D. (2020). Digital transformation in higher education institutions: A systematic literature review. </w:t>
            </w:r>
            <w:r w:rsidRPr="003D700C">
              <w:rPr>
                <w:rFonts w:ascii="Times New Roman" w:hAnsi="Times New Roman"/>
                <w:bCs/>
                <w:i/>
                <w:iCs/>
                <w:sz w:val="24"/>
                <w:lang w:val="en-ZA"/>
              </w:rPr>
              <w:t>Sensors</w:t>
            </w:r>
            <w:r w:rsidRPr="003D700C">
              <w:rPr>
                <w:rFonts w:ascii="Times New Roman" w:hAnsi="Times New Roman"/>
                <w:bCs/>
                <w:sz w:val="24"/>
                <w:lang w:val="en-ZA"/>
              </w:rPr>
              <w:t>, </w:t>
            </w:r>
            <w:r w:rsidRPr="003D700C">
              <w:rPr>
                <w:rFonts w:ascii="Times New Roman" w:hAnsi="Times New Roman"/>
                <w:bCs/>
                <w:i/>
                <w:iCs/>
                <w:sz w:val="24"/>
                <w:lang w:val="en-ZA"/>
              </w:rPr>
              <w:t>20</w:t>
            </w:r>
            <w:r w:rsidRPr="003D700C">
              <w:rPr>
                <w:rFonts w:ascii="Times New Roman" w:hAnsi="Times New Roman"/>
                <w:bCs/>
                <w:sz w:val="24"/>
                <w:lang w:val="en-ZA"/>
              </w:rPr>
              <w:t>(11), 3291.</w:t>
            </w:r>
          </w:p>
          <w:p w14:paraId="6F417F66" w14:textId="77777777" w:rsidR="003D700C" w:rsidRPr="003D700C" w:rsidRDefault="003D700C" w:rsidP="003D700C">
            <w:pPr>
              <w:jc w:val="both"/>
              <w:rPr>
                <w:rFonts w:ascii="Times New Roman" w:hAnsi="Times New Roman"/>
                <w:sz w:val="24"/>
                <w:szCs w:val="24"/>
              </w:rPr>
            </w:pPr>
            <w:r w:rsidRPr="003D700C">
              <w:rPr>
                <w:rFonts w:ascii="Times New Roman" w:hAnsi="Times New Roman"/>
                <w:sz w:val="24"/>
                <w:szCs w:val="24"/>
              </w:rPr>
              <w:t>Bertram and   Christiansen. (2017). Understanding Research: an introduction to reading reassert. Hatfield: Van Shaik Publishers.</w:t>
            </w:r>
          </w:p>
          <w:p w14:paraId="3EC1698F" w14:textId="77777777" w:rsidR="003D700C" w:rsidRPr="003D700C" w:rsidRDefault="003D700C" w:rsidP="003D700C">
            <w:pPr>
              <w:spacing w:after="160"/>
              <w:jc w:val="both"/>
              <w:rPr>
                <w:rFonts w:ascii="Times New Roman" w:hAnsi="Times New Roman"/>
                <w:bCs/>
                <w:sz w:val="24"/>
              </w:rPr>
            </w:pPr>
            <w:proofErr w:type="spellStart"/>
            <w:r w:rsidRPr="003D700C">
              <w:rPr>
                <w:rFonts w:ascii="Times New Roman" w:hAnsi="Times New Roman"/>
                <w:bCs/>
                <w:sz w:val="24"/>
              </w:rPr>
              <w:t>Blaikie</w:t>
            </w:r>
            <w:proofErr w:type="spellEnd"/>
            <w:r w:rsidRPr="003D700C">
              <w:rPr>
                <w:rFonts w:ascii="Times New Roman" w:hAnsi="Times New Roman"/>
                <w:bCs/>
                <w:sz w:val="24"/>
              </w:rPr>
              <w:t>, N. and Priest, J. (2019). </w:t>
            </w:r>
            <w:r w:rsidRPr="003D700C">
              <w:rPr>
                <w:rFonts w:ascii="Times New Roman" w:hAnsi="Times New Roman"/>
                <w:bCs/>
                <w:iCs/>
                <w:sz w:val="24"/>
              </w:rPr>
              <w:t>Designing social research: The logic of anticipation</w:t>
            </w:r>
            <w:r w:rsidRPr="003D700C">
              <w:rPr>
                <w:rFonts w:ascii="Times New Roman" w:hAnsi="Times New Roman"/>
                <w:bCs/>
                <w:sz w:val="24"/>
              </w:rPr>
              <w:t>. John Wiley &amp; Sons.</w:t>
            </w:r>
          </w:p>
          <w:p w14:paraId="1CFB7662" w14:textId="77777777" w:rsidR="003D700C" w:rsidRPr="003D700C" w:rsidRDefault="003D700C" w:rsidP="003D700C">
            <w:pPr>
              <w:spacing w:after="160"/>
              <w:jc w:val="both"/>
              <w:rPr>
                <w:rFonts w:ascii="Times New Roman" w:hAnsi="Times New Roman"/>
                <w:bCs/>
                <w:sz w:val="24"/>
                <w:lang w:val="en-ZA"/>
              </w:rPr>
            </w:pPr>
            <w:r w:rsidRPr="003D700C">
              <w:rPr>
                <w:rFonts w:ascii="Times New Roman" w:hAnsi="Times New Roman"/>
                <w:bCs/>
                <w:sz w:val="24"/>
                <w:lang w:val="en-ZA"/>
              </w:rPr>
              <w:t xml:space="preserve">Bless, C. Higson-Smith, C. and Sithole, L.  (2014). 5th Edition. Fundamentals of Social Research Methods: An African Perspective. Lansdown, Cape Town: </w:t>
            </w:r>
            <w:proofErr w:type="spellStart"/>
            <w:r w:rsidRPr="003D700C">
              <w:rPr>
                <w:rFonts w:ascii="Times New Roman" w:hAnsi="Times New Roman"/>
                <w:bCs/>
                <w:sz w:val="24"/>
                <w:lang w:val="en-ZA"/>
              </w:rPr>
              <w:t>Juta</w:t>
            </w:r>
            <w:proofErr w:type="spellEnd"/>
            <w:r w:rsidRPr="003D700C">
              <w:rPr>
                <w:rFonts w:ascii="Times New Roman" w:hAnsi="Times New Roman"/>
                <w:bCs/>
                <w:sz w:val="24"/>
                <w:lang w:val="en-ZA"/>
              </w:rPr>
              <w:t xml:space="preserve"> Books.</w:t>
            </w:r>
          </w:p>
          <w:p w14:paraId="75F9427F" w14:textId="77777777" w:rsidR="003D700C" w:rsidRPr="003D700C" w:rsidRDefault="003D700C" w:rsidP="003D700C">
            <w:pPr>
              <w:spacing w:after="160"/>
              <w:jc w:val="both"/>
              <w:rPr>
                <w:rFonts w:ascii="Times New Roman" w:hAnsi="Times New Roman"/>
                <w:bCs/>
                <w:sz w:val="24"/>
                <w:lang w:val="en-ZA"/>
              </w:rPr>
            </w:pPr>
            <w:r w:rsidRPr="003D700C">
              <w:rPr>
                <w:rFonts w:ascii="Times New Roman" w:hAnsi="Times New Roman"/>
                <w:bCs/>
                <w:sz w:val="24"/>
                <w:lang w:val="en-ZA"/>
              </w:rPr>
              <w:t xml:space="preserve">Boyd, N.2016. What is quality research? Definitions, sources and examples. Accessed from: [http://study.Com/academy/lessons/what-is-quatative-research-definitions-sources-examples-html]. Accessed on: [24 August 2021]. </w:t>
            </w:r>
          </w:p>
          <w:p w14:paraId="76790B7A" w14:textId="77777777" w:rsidR="003D700C" w:rsidRPr="003D700C" w:rsidRDefault="003D700C" w:rsidP="003D700C">
            <w:pPr>
              <w:spacing w:after="160"/>
              <w:jc w:val="both"/>
              <w:rPr>
                <w:rFonts w:ascii="Times New Roman" w:hAnsi="Times New Roman"/>
                <w:bCs/>
                <w:sz w:val="24"/>
              </w:rPr>
            </w:pPr>
            <w:r w:rsidRPr="003D700C">
              <w:rPr>
                <w:rFonts w:ascii="Times New Roman" w:hAnsi="Times New Roman"/>
                <w:bCs/>
                <w:sz w:val="24"/>
              </w:rPr>
              <w:t xml:space="preserve">Brown, V. (2018). Technology access gap for postsecondary education: A </w:t>
            </w:r>
            <w:proofErr w:type="spellStart"/>
            <w:r w:rsidRPr="003D700C">
              <w:rPr>
                <w:rFonts w:ascii="Times New Roman" w:hAnsi="Times New Roman"/>
                <w:bCs/>
                <w:sz w:val="24"/>
              </w:rPr>
              <w:t>statewide</w:t>
            </w:r>
            <w:proofErr w:type="spellEnd"/>
            <w:r w:rsidRPr="003D700C">
              <w:rPr>
                <w:rFonts w:ascii="Times New Roman" w:hAnsi="Times New Roman"/>
                <w:bCs/>
                <w:sz w:val="24"/>
              </w:rPr>
              <w:t xml:space="preserve"> case study. In M. N. </w:t>
            </w:r>
            <w:proofErr w:type="spellStart"/>
            <w:r w:rsidRPr="003D700C">
              <w:rPr>
                <w:rFonts w:ascii="Times New Roman" w:hAnsi="Times New Roman"/>
                <w:bCs/>
                <w:sz w:val="24"/>
              </w:rPr>
              <w:t>Yildiz</w:t>
            </w:r>
            <w:proofErr w:type="spellEnd"/>
            <w:r w:rsidRPr="003D700C">
              <w:rPr>
                <w:rFonts w:ascii="Times New Roman" w:hAnsi="Times New Roman"/>
                <w:bCs/>
                <w:sz w:val="24"/>
              </w:rPr>
              <w:t>, S. S. Funk, &amp; B. S. De Abreu (Eds.), Promoting global competencies through media literacy (pp. 20-40). Hershey, PA: IGI Global.</w:t>
            </w:r>
          </w:p>
          <w:p w14:paraId="1CBA4594" w14:textId="77777777" w:rsidR="003D700C" w:rsidRPr="003D700C" w:rsidRDefault="003D700C" w:rsidP="003D700C">
            <w:pPr>
              <w:spacing w:after="160"/>
              <w:jc w:val="both"/>
              <w:rPr>
                <w:rFonts w:ascii="Times New Roman" w:hAnsi="Times New Roman"/>
                <w:sz w:val="24"/>
              </w:rPr>
            </w:pPr>
            <w:proofErr w:type="spellStart"/>
            <w:r w:rsidRPr="003D700C">
              <w:rPr>
                <w:rFonts w:ascii="Times New Roman" w:hAnsi="Times New Roman"/>
                <w:sz w:val="24"/>
              </w:rPr>
              <w:t>Bryman</w:t>
            </w:r>
            <w:proofErr w:type="spellEnd"/>
            <w:r w:rsidRPr="003D700C">
              <w:rPr>
                <w:rFonts w:ascii="Times New Roman" w:hAnsi="Times New Roman"/>
                <w:sz w:val="24"/>
              </w:rPr>
              <w:t>, A., &amp; Bell, E. (2014). </w:t>
            </w:r>
            <w:r w:rsidRPr="003D700C">
              <w:rPr>
                <w:rFonts w:ascii="Times New Roman" w:hAnsi="Times New Roman"/>
                <w:i/>
                <w:iCs/>
                <w:sz w:val="24"/>
              </w:rPr>
              <w:t>Research methodology: Business and management contexts</w:t>
            </w:r>
            <w:r w:rsidRPr="003D700C">
              <w:rPr>
                <w:rFonts w:ascii="Times New Roman" w:hAnsi="Times New Roman"/>
                <w:sz w:val="24"/>
              </w:rPr>
              <w:t>. Oxford University Press Southern Africa.</w:t>
            </w:r>
          </w:p>
          <w:p w14:paraId="310BF4CA" w14:textId="77777777" w:rsidR="003D700C" w:rsidRPr="000B6B90" w:rsidRDefault="003D700C" w:rsidP="003D700C">
            <w:pPr>
              <w:spacing w:after="160"/>
              <w:jc w:val="both"/>
              <w:rPr>
                <w:rFonts w:ascii="Times New Roman" w:hAnsi="Times New Roman"/>
                <w:bCs/>
                <w:sz w:val="24"/>
                <w:szCs w:val="24"/>
              </w:rPr>
            </w:pPr>
            <w:r w:rsidRPr="000B6B90">
              <w:rPr>
                <w:rFonts w:ascii="Times New Roman" w:hAnsi="Times New Roman"/>
                <w:bCs/>
                <w:sz w:val="24"/>
                <w:szCs w:val="24"/>
              </w:rPr>
              <w:t>Canals, L., (2017). </w:t>
            </w:r>
            <w:r w:rsidRPr="000B6B90">
              <w:rPr>
                <w:rFonts w:ascii="Times New Roman" w:hAnsi="Times New Roman"/>
                <w:bCs/>
                <w:i/>
                <w:iCs/>
                <w:sz w:val="24"/>
                <w:szCs w:val="24"/>
              </w:rPr>
              <w:t>Instruments for Gathering Data</w:t>
            </w:r>
            <w:r w:rsidRPr="000B6B90">
              <w:rPr>
                <w:rFonts w:ascii="Times New Roman" w:hAnsi="Times New Roman"/>
                <w:bCs/>
                <w:sz w:val="24"/>
                <w:szCs w:val="24"/>
              </w:rPr>
              <w:t xml:space="preserve">. Research-publishing. net. La Grange des Noyes, 25110 </w:t>
            </w:r>
            <w:proofErr w:type="spellStart"/>
            <w:r w:rsidRPr="000B6B90">
              <w:rPr>
                <w:rFonts w:ascii="Times New Roman" w:hAnsi="Times New Roman"/>
                <w:bCs/>
                <w:sz w:val="24"/>
                <w:szCs w:val="24"/>
              </w:rPr>
              <w:t>Voillans</w:t>
            </w:r>
            <w:proofErr w:type="spellEnd"/>
            <w:r w:rsidRPr="000B6B90">
              <w:rPr>
                <w:rFonts w:ascii="Times New Roman" w:hAnsi="Times New Roman"/>
                <w:bCs/>
                <w:sz w:val="24"/>
                <w:szCs w:val="24"/>
              </w:rPr>
              <w:t>, France.</w:t>
            </w:r>
          </w:p>
          <w:p w14:paraId="32BAC1CD" w14:textId="77777777" w:rsidR="003D700C" w:rsidRPr="000B6B90" w:rsidRDefault="003D700C" w:rsidP="003D700C">
            <w:pPr>
              <w:spacing w:after="160"/>
              <w:jc w:val="both"/>
              <w:rPr>
                <w:rFonts w:ascii="Times New Roman" w:hAnsi="Times New Roman"/>
                <w:bCs/>
                <w:sz w:val="24"/>
                <w:szCs w:val="24"/>
              </w:rPr>
            </w:pPr>
            <w:r w:rsidRPr="000B6B90">
              <w:rPr>
                <w:rFonts w:ascii="Times New Roman" w:hAnsi="Times New Roman"/>
                <w:bCs/>
                <w:sz w:val="24"/>
                <w:szCs w:val="24"/>
              </w:rPr>
              <w:t xml:space="preserve">Cohen, L., </w:t>
            </w:r>
            <w:proofErr w:type="spellStart"/>
            <w:r w:rsidRPr="000B6B90">
              <w:rPr>
                <w:rFonts w:ascii="Times New Roman" w:hAnsi="Times New Roman"/>
                <w:bCs/>
                <w:sz w:val="24"/>
                <w:szCs w:val="24"/>
              </w:rPr>
              <w:t>Manion</w:t>
            </w:r>
            <w:proofErr w:type="spellEnd"/>
            <w:r w:rsidRPr="000B6B90">
              <w:rPr>
                <w:rFonts w:ascii="Times New Roman" w:hAnsi="Times New Roman"/>
                <w:bCs/>
                <w:sz w:val="24"/>
                <w:szCs w:val="24"/>
              </w:rPr>
              <w:t xml:space="preserve">, L. and Morrison, K. (2018). </w:t>
            </w:r>
            <w:r w:rsidRPr="000B6B90">
              <w:rPr>
                <w:rFonts w:ascii="Times New Roman" w:hAnsi="Times New Roman"/>
                <w:bCs/>
                <w:i/>
                <w:iCs/>
                <w:sz w:val="24"/>
                <w:szCs w:val="24"/>
              </w:rPr>
              <w:t>Research Methods in Education</w:t>
            </w:r>
            <w:r w:rsidRPr="000B6B90">
              <w:rPr>
                <w:rFonts w:ascii="Times New Roman" w:hAnsi="Times New Roman"/>
                <w:bCs/>
                <w:sz w:val="24"/>
                <w:szCs w:val="24"/>
              </w:rPr>
              <w:t>. Ninth Edition. London: Routledge.</w:t>
            </w:r>
          </w:p>
          <w:p w14:paraId="41A995D6"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Consortium for School Networking. (2015). NMC horizon report: 2015 K–12 edition. Washington, DC: Author. Retrieved from: [http://www.nmc.org/publication/ nmc-horizon-report-2015-k-12-edition/]. Accessed on: [15 August 2021].</w:t>
            </w:r>
          </w:p>
          <w:p w14:paraId="21E60DB5" w14:textId="77777777" w:rsidR="003D700C" w:rsidRPr="000B6B90" w:rsidRDefault="003D700C" w:rsidP="003D700C">
            <w:pPr>
              <w:spacing w:after="160"/>
              <w:jc w:val="both"/>
              <w:rPr>
                <w:rFonts w:ascii="Times New Roman" w:hAnsi="Times New Roman"/>
                <w:bCs/>
                <w:sz w:val="24"/>
                <w:szCs w:val="24"/>
              </w:rPr>
            </w:pPr>
            <w:r w:rsidRPr="000B6B90">
              <w:rPr>
                <w:rFonts w:ascii="Times New Roman" w:hAnsi="Times New Roman"/>
                <w:bCs/>
                <w:sz w:val="24"/>
                <w:szCs w:val="24"/>
              </w:rPr>
              <w:t xml:space="preserve">Corona, V. (2017). An ethnographic approach to the study of linguistic varieties used by young Latin Americans in Barcelona. In E. Moore &amp; M. </w:t>
            </w:r>
            <w:proofErr w:type="spellStart"/>
            <w:r w:rsidRPr="000B6B90">
              <w:rPr>
                <w:rFonts w:ascii="Times New Roman" w:hAnsi="Times New Roman"/>
                <w:bCs/>
                <w:sz w:val="24"/>
                <w:szCs w:val="24"/>
              </w:rPr>
              <w:t>Dooly</w:t>
            </w:r>
            <w:proofErr w:type="spellEnd"/>
            <w:r w:rsidRPr="000B6B90">
              <w:rPr>
                <w:rFonts w:ascii="Times New Roman" w:hAnsi="Times New Roman"/>
                <w:bCs/>
                <w:sz w:val="24"/>
                <w:szCs w:val="24"/>
              </w:rPr>
              <w:t xml:space="preserve"> (</w:t>
            </w:r>
            <w:proofErr w:type="spellStart"/>
            <w:r w:rsidRPr="000B6B90">
              <w:rPr>
                <w:rFonts w:ascii="Times New Roman" w:hAnsi="Times New Roman"/>
                <w:bCs/>
                <w:sz w:val="24"/>
                <w:szCs w:val="24"/>
              </w:rPr>
              <w:t>Eds</w:t>
            </w:r>
            <w:proofErr w:type="spellEnd"/>
            <w:r w:rsidRPr="000B6B90">
              <w:rPr>
                <w:rFonts w:ascii="Times New Roman" w:hAnsi="Times New Roman"/>
                <w:bCs/>
                <w:sz w:val="24"/>
                <w:szCs w:val="24"/>
              </w:rPr>
              <w:t xml:space="preserve">), Qualitative approaches to research on </w:t>
            </w:r>
            <w:proofErr w:type="spellStart"/>
            <w:r w:rsidRPr="000B6B90">
              <w:rPr>
                <w:rFonts w:ascii="Times New Roman" w:hAnsi="Times New Roman"/>
                <w:bCs/>
                <w:sz w:val="24"/>
                <w:szCs w:val="24"/>
              </w:rPr>
              <w:t>plurilingual</w:t>
            </w:r>
            <w:proofErr w:type="spellEnd"/>
            <w:r w:rsidRPr="000B6B90">
              <w:rPr>
                <w:rFonts w:ascii="Times New Roman" w:hAnsi="Times New Roman"/>
                <w:bCs/>
                <w:sz w:val="24"/>
                <w:szCs w:val="24"/>
              </w:rPr>
              <w:t xml:space="preserve"> education (pp. 170-188).</w:t>
            </w:r>
          </w:p>
          <w:p w14:paraId="11A89FDD"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 xml:space="preserve">Creswell, J. W. (2014). </w:t>
            </w:r>
            <w:r w:rsidRPr="003D700C">
              <w:rPr>
                <w:rFonts w:ascii="Times New Roman" w:hAnsi="Times New Roman"/>
                <w:i/>
                <w:sz w:val="24"/>
                <w:lang w:val="en-ZA"/>
              </w:rPr>
              <w:t>Research Desig</w:t>
            </w:r>
            <w:r w:rsidRPr="003D700C">
              <w:rPr>
                <w:rFonts w:ascii="Times New Roman" w:hAnsi="Times New Roman"/>
                <w:i/>
                <w:iCs/>
                <w:sz w:val="24"/>
                <w:lang w:val="en-ZA"/>
              </w:rPr>
              <w:t xml:space="preserve">n: </w:t>
            </w:r>
            <w:r w:rsidRPr="003D700C">
              <w:rPr>
                <w:rFonts w:ascii="Times New Roman" w:hAnsi="Times New Roman"/>
                <w:i/>
                <w:sz w:val="24"/>
                <w:lang w:val="en-ZA"/>
              </w:rPr>
              <w:t>A qualitative, quantitative and mixed method approaches</w:t>
            </w:r>
            <w:r w:rsidRPr="003D700C">
              <w:rPr>
                <w:rFonts w:ascii="Times New Roman" w:hAnsi="Times New Roman"/>
                <w:sz w:val="24"/>
                <w:lang w:val="en-ZA"/>
              </w:rPr>
              <w:t>.4th ed. London: Sage Publications.</w:t>
            </w:r>
          </w:p>
          <w:p w14:paraId="0D09A33A" w14:textId="77777777" w:rsidR="003D700C" w:rsidRPr="003D700C" w:rsidRDefault="003D700C" w:rsidP="003D700C">
            <w:pPr>
              <w:jc w:val="both"/>
              <w:rPr>
                <w:rFonts w:ascii="Times New Roman" w:hAnsi="Times New Roman"/>
                <w:sz w:val="24"/>
              </w:rPr>
            </w:pPr>
            <w:r w:rsidRPr="003D700C">
              <w:rPr>
                <w:rFonts w:ascii="Times New Roman" w:hAnsi="Times New Roman"/>
                <w:sz w:val="24"/>
              </w:rPr>
              <w:t>Dickerson, A., &amp; McIntosh, S. (2013). The impact of distance to nearest education institution on the post-compulsory education participation decision. </w:t>
            </w:r>
            <w:r w:rsidRPr="003D700C">
              <w:rPr>
                <w:rFonts w:ascii="Times New Roman" w:hAnsi="Times New Roman"/>
                <w:i/>
                <w:iCs/>
                <w:sz w:val="24"/>
              </w:rPr>
              <w:t>Urban Studies</w:t>
            </w:r>
            <w:r w:rsidRPr="003D700C">
              <w:rPr>
                <w:rFonts w:ascii="Times New Roman" w:hAnsi="Times New Roman"/>
                <w:sz w:val="24"/>
              </w:rPr>
              <w:t>, </w:t>
            </w:r>
            <w:r w:rsidRPr="003D700C">
              <w:rPr>
                <w:rFonts w:ascii="Times New Roman" w:hAnsi="Times New Roman"/>
                <w:i/>
                <w:iCs/>
                <w:sz w:val="24"/>
              </w:rPr>
              <w:t>50</w:t>
            </w:r>
            <w:r w:rsidRPr="003D700C">
              <w:rPr>
                <w:rFonts w:ascii="Times New Roman" w:hAnsi="Times New Roman"/>
                <w:sz w:val="24"/>
              </w:rPr>
              <w:t>(4), 742-758.</w:t>
            </w:r>
          </w:p>
          <w:p w14:paraId="45C7958D"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Ebert, C., &amp; Duarte, C. H. C. (2018). Digital Transformation. </w:t>
            </w:r>
            <w:r w:rsidRPr="003D700C">
              <w:rPr>
                <w:rFonts w:ascii="Times New Roman" w:hAnsi="Times New Roman"/>
                <w:i/>
                <w:iCs/>
                <w:sz w:val="24"/>
                <w:lang w:val="en-ZA"/>
              </w:rPr>
              <w:t xml:space="preserve">IEEE </w:t>
            </w:r>
            <w:proofErr w:type="spellStart"/>
            <w:r w:rsidRPr="003D700C">
              <w:rPr>
                <w:rFonts w:ascii="Times New Roman" w:hAnsi="Times New Roman"/>
                <w:i/>
                <w:iCs/>
                <w:sz w:val="24"/>
                <w:lang w:val="en-ZA"/>
              </w:rPr>
              <w:t>Softw</w:t>
            </w:r>
            <w:proofErr w:type="spellEnd"/>
            <w:r w:rsidRPr="003D700C">
              <w:rPr>
                <w:rFonts w:ascii="Times New Roman" w:hAnsi="Times New Roman"/>
                <w:i/>
                <w:iCs/>
                <w:sz w:val="24"/>
                <w:lang w:val="en-ZA"/>
              </w:rPr>
              <w:t>.</w:t>
            </w:r>
            <w:r w:rsidRPr="003D700C">
              <w:rPr>
                <w:rFonts w:ascii="Times New Roman" w:hAnsi="Times New Roman"/>
                <w:sz w:val="24"/>
                <w:lang w:val="en-ZA"/>
              </w:rPr>
              <w:t>, </w:t>
            </w:r>
            <w:r w:rsidRPr="003D700C">
              <w:rPr>
                <w:rFonts w:ascii="Times New Roman" w:hAnsi="Times New Roman"/>
                <w:i/>
                <w:iCs/>
                <w:sz w:val="24"/>
                <w:lang w:val="en-ZA"/>
              </w:rPr>
              <w:t>35</w:t>
            </w:r>
            <w:r w:rsidRPr="003D700C">
              <w:rPr>
                <w:rFonts w:ascii="Times New Roman" w:hAnsi="Times New Roman"/>
                <w:sz w:val="24"/>
                <w:lang w:val="en-ZA"/>
              </w:rPr>
              <w:t>(4), 16-21.</w:t>
            </w:r>
          </w:p>
          <w:p w14:paraId="14C125E1" w14:textId="77777777" w:rsidR="003D700C" w:rsidRPr="003D700C" w:rsidRDefault="003D700C" w:rsidP="003D700C">
            <w:pPr>
              <w:jc w:val="both"/>
              <w:rPr>
                <w:rFonts w:ascii="Times New Roman" w:hAnsi="Times New Roman"/>
                <w:sz w:val="24"/>
              </w:rPr>
            </w:pPr>
            <w:proofErr w:type="spellStart"/>
            <w:r w:rsidRPr="003D700C">
              <w:rPr>
                <w:rFonts w:ascii="Times New Roman" w:hAnsi="Times New Roman"/>
                <w:sz w:val="24"/>
              </w:rPr>
              <w:t>Echazarra</w:t>
            </w:r>
            <w:proofErr w:type="spellEnd"/>
            <w:r w:rsidRPr="003D700C">
              <w:rPr>
                <w:rFonts w:ascii="Times New Roman" w:hAnsi="Times New Roman"/>
                <w:sz w:val="24"/>
              </w:rPr>
              <w:t xml:space="preserve">, A., &amp; </w:t>
            </w:r>
            <w:proofErr w:type="spellStart"/>
            <w:r w:rsidRPr="003D700C">
              <w:rPr>
                <w:rFonts w:ascii="Times New Roman" w:hAnsi="Times New Roman"/>
                <w:sz w:val="24"/>
              </w:rPr>
              <w:t>Radinger</w:t>
            </w:r>
            <w:proofErr w:type="spellEnd"/>
            <w:r w:rsidRPr="003D700C">
              <w:rPr>
                <w:rFonts w:ascii="Times New Roman" w:hAnsi="Times New Roman"/>
                <w:sz w:val="24"/>
              </w:rPr>
              <w:t>, T. (2019). Learning in rural schools: Insights from PISA, TALIS and the literature.</w:t>
            </w:r>
          </w:p>
          <w:p w14:paraId="50D6F28B" w14:textId="77777777" w:rsidR="003D700C" w:rsidRPr="003D700C" w:rsidRDefault="003D700C" w:rsidP="003D700C">
            <w:pPr>
              <w:autoSpaceDE w:val="0"/>
              <w:autoSpaceDN w:val="0"/>
              <w:adjustRightInd w:val="0"/>
              <w:spacing w:after="0"/>
              <w:jc w:val="both"/>
              <w:rPr>
                <w:rFonts w:ascii="Times New Roman" w:hAnsi="Times New Roman"/>
                <w:sz w:val="24"/>
              </w:rPr>
            </w:pPr>
            <w:proofErr w:type="spellStart"/>
            <w:r w:rsidRPr="003D700C">
              <w:rPr>
                <w:rFonts w:ascii="Times New Roman" w:hAnsi="Times New Roman"/>
                <w:sz w:val="24"/>
              </w:rPr>
              <w:t>Falch</w:t>
            </w:r>
            <w:proofErr w:type="spellEnd"/>
            <w:r w:rsidRPr="003D700C">
              <w:rPr>
                <w:rFonts w:ascii="Times New Roman" w:hAnsi="Times New Roman"/>
                <w:sz w:val="24"/>
              </w:rPr>
              <w:t xml:space="preserve">, T., P. </w:t>
            </w:r>
            <w:proofErr w:type="spellStart"/>
            <w:r w:rsidRPr="003D700C">
              <w:rPr>
                <w:rFonts w:ascii="Times New Roman" w:hAnsi="Times New Roman"/>
                <w:sz w:val="24"/>
              </w:rPr>
              <w:t>Lujala</w:t>
            </w:r>
            <w:proofErr w:type="spellEnd"/>
            <w:r w:rsidRPr="003D700C">
              <w:rPr>
                <w:rFonts w:ascii="Times New Roman" w:hAnsi="Times New Roman"/>
                <w:sz w:val="24"/>
              </w:rPr>
              <w:t xml:space="preserve"> and B. </w:t>
            </w:r>
            <w:proofErr w:type="spellStart"/>
            <w:r w:rsidRPr="003D700C">
              <w:rPr>
                <w:rFonts w:ascii="Times New Roman" w:hAnsi="Times New Roman"/>
                <w:sz w:val="24"/>
              </w:rPr>
              <w:t>Strøm</w:t>
            </w:r>
            <w:proofErr w:type="spellEnd"/>
            <w:r w:rsidRPr="003D700C">
              <w:rPr>
                <w:rFonts w:ascii="Times New Roman" w:hAnsi="Times New Roman"/>
                <w:sz w:val="24"/>
              </w:rPr>
              <w:t xml:space="preserve"> (2013), “Geographical constraints and educational attainment”, Regional Science and Urban Economics, Vol. 43, pp. 164-176.</w:t>
            </w:r>
          </w:p>
          <w:p w14:paraId="6123951D" w14:textId="77777777" w:rsidR="003D700C" w:rsidRPr="003D700C" w:rsidRDefault="003D700C" w:rsidP="003D700C">
            <w:pPr>
              <w:jc w:val="both"/>
              <w:rPr>
                <w:rFonts w:ascii="Times New Roman" w:hAnsi="Times New Roman"/>
                <w:sz w:val="24"/>
                <w:szCs w:val="24"/>
              </w:rPr>
            </w:pPr>
            <w:r w:rsidRPr="004B4E67">
              <w:rPr>
                <w:rFonts w:ascii="Times New Roman" w:hAnsi="Times New Roman"/>
                <w:sz w:val="24"/>
                <w:szCs w:val="24"/>
              </w:rPr>
              <w:t xml:space="preserve">Flick, U. 2015. </w:t>
            </w:r>
            <w:r w:rsidRPr="004B4E67">
              <w:rPr>
                <w:rFonts w:ascii="Times New Roman" w:hAnsi="Times New Roman"/>
                <w:i/>
                <w:iCs/>
                <w:sz w:val="24"/>
                <w:szCs w:val="24"/>
              </w:rPr>
              <w:t>Introducing research methodology: A beginner’s guide to doing a research project</w:t>
            </w:r>
            <w:r w:rsidRPr="004B4E67">
              <w:rPr>
                <w:rFonts w:ascii="Times New Roman" w:hAnsi="Times New Roman"/>
                <w:sz w:val="24"/>
                <w:szCs w:val="24"/>
              </w:rPr>
              <w:t>. London: SAGE Publications.</w:t>
            </w:r>
          </w:p>
          <w:p w14:paraId="2D1C527A" w14:textId="77777777" w:rsidR="003D700C" w:rsidRPr="003D700C" w:rsidRDefault="003D700C" w:rsidP="003D700C">
            <w:pPr>
              <w:spacing w:after="160"/>
              <w:jc w:val="both"/>
              <w:rPr>
                <w:rFonts w:ascii="Times New Roman" w:hAnsi="Times New Roman"/>
                <w:sz w:val="24"/>
              </w:rPr>
            </w:pPr>
            <w:proofErr w:type="spellStart"/>
            <w:r w:rsidRPr="003D700C">
              <w:rPr>
                <w:rFonts w:ascii="Times New Roman" w:hAnsi="Times New Roman"/>
                <w:sz w:val="24"/>
              </w:rPr>
              <w:t>Hammersley</w:t>
            </w:r>
            <w:proofErr w:type="spellEnd"/>
            <w:r w:rsidRPr="003D700C">
              <w:rPr>
                <w:rFonts w:ascii="Times New Roman" w:hAnsi="Times New Roman"/>
                <w:sz w:val="24"/>
              </w:rPr>
              <w:t xml:space="preserve">, M. (2013). </w:t>
            </w:r>
            <w:r w:rsidRPr="003D700C">
              <w:rPr>
                <w:rFonts w:ascii="Times New Roman" w:hAnsi="Times New Roman"/>
                <w:i/>
                <w:sz w:val="24"/>
              </w:rPr>
              <w:t>What is Qualitative Research</w:t>
            </w:r>
            <w:r w:rsidRPr="003D700C">
              <w:rPr>
                <w:rFonts w:ascii="Times New Roman" w:hAnsi="Times New Roman"/>
                <w:sz w:val="24"/>
              </w:rPr>
              <w:t xml:space="preserve">? London and New York: </w:t>
            </w:r>
            <w:proofErr w:type="spellStart"/>
            <w:r w:rsidRPr="003D700C">
              <w:rPr>
                <w:rFonts w:ascii="Times New Roman" w:hAnsi="Times New Roman"/>
                <w:sz w:val="24"/>
              </w:rPr>
              <w:t>Bloomsburry</w:t>
            </w:r>
            <w:proofErr w:type="spellEnd"/>
            <w:r w:rsidRPr="003D700C">
              <w:rPr>
                <w:rFonts w:ascii="Times New Roman" w:hAnsi="Times New Roman"/>
                <w:sz w:val="24"/>
              </w:rPr>
              <w:t>.</w:t>
            </w:r>
          </w:p>
          <w:p w14:paraId="3294DD1A"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Investopedia. 2017. Quantitative analysis. Accessed from: [</w:t>
            </w:r>
            <w:hyperlink r:id="rId18" w:history="1">
              <w:r w:rsidRPr="003D700C">
                <w:rPr>
                  <w:rStyle w:val="Hyperlink"/>
                  <w:rFonts w:ascii="Times New Roman" w:hAnsi="Times New Roman"/>
                  <w:color w:val="auto"/>
                  <w:sz w:val="24"/>
                  <w:u w:val="none"/>
                  <w:lang w:val="en-ZA"/>
                </w:rPr>
                <w:t>http://www.invetopedia.com/term/quantitativeanalysis.asap</w:t>
              </w:r>
            </w:hyperlink>
            <w:r w:rsidRPr="003D700C">
              <w:rPr>
                <w:rFonts w:ascii="Times New Roman" w:hAnsi="Times New Roman"/>
                <w:sz w:val="24"/>
                <w:lang w:val="en-ZA"/>
              </w:rPr>
              <w:t>]. Accessed on: [24 august 2021].</w:t>
            </w:r>
          </w:p>
          <w:p w14:paraId="13F2EC90" w14:textId="77777777" w:rsidR="003D700C" w:rsidRPr="000B6B90" w:rsidRDefault="003D700C" w:rsidP="003D700C">
            <w:pPr>
              <w:spacing w:after="160"/>
              <w:jc w:val="both"/>
              <w:rPr>
                <w:rFonts w:ascii="Times New Roman" w:hAnsi="Times New Roman"/>
                <w:bCs/>
                <w:sz w:val="24"/>
                <w:szCs w:val="24"/>
              </w:rPr>
            </w:pPr>
            <w:proofErr w:type="spellStart"/>
            <w:r w:rsidRPr="000B6B90">
              <w:rPr>
                <w:rFonts w:ascii="Times New Roman" w:hAnsi="Times New Roman"/>
                <w:bCs/>
                <w:sz w:val="24"/>
                <w:szCs w:val="24"/>
              </w:rPr>
              <w:t>Kabir</w:t>
            </w:r>
            <w:proofErr w:type="spellEnd"/>
            <w:r w:rsidRPr="000B6B90">
              <w:rPr>
                <w:rFonts w:ascii="Times New Roman" w:hAnsi="Times New Roman"/>
                <w:bCs/>
                <w:sz w:val="24"/>
                <w:szCs w:val="24"/>
              </w:rPr>
              <w:t xml:space="preserve">, S.M.S., 2016. </w:t>
            </w:r>
            <w:r w:rsidRPr="000B6B90">
              <w:rPr>
                <w:rFonts w:ascii="Times New Roman" w:hAnsi="Times New Roman"/>
                <w:bCs/>
                <w:i/>
                <w:sz w:val="24"/>
                <w:szCs w:val="24"/>
              </w:rPr>
              <w:t>Basic guidelines for research: an introductory approach for all disciplines</w:t>
            </w:r>
            <w:r w:rsidRPr="000B6B90">
              <w:rPr>
                <w:rFonts w:ascii="Times New Roman" w:hAnsi="Times New Roman"/>
                <w:bCs/>
                <w:sz w:val="24"/>
                <w:szCs w:val="24"/>
              </w:rPr>
              <w:t>. </w:t>
            </w:r>
            <w:r w:rsidRPr="000B6B90">
              <w:rPr>
                <w:rFonts w:ascii="Times New Roman" w:hAnsi="Times New Roman"/>
                <w:bCs/>
                <w:iCs/>
                <w:sz w:val="24"/>
                <w:szCs w:val="24"/>
              </w:rPr>
              <w:t>Book Zone Publication</w:t>
            </w:r>
            <w:r w:rsidRPr="000B6B90">
              <w:rPr>
                <w:rFonts w:ascii="Times New Roman" w:hAnsi="Times New Roman"/>
                <w:bCs/>
                <w:sz w:val="24"/>
                <w:szCs w:val="24"/>
              </w:rPr>
              <w:t>.</w:t>
            </w:r>
          </w:p>
          <w:p w14:paraId="696A1A0A" w14:textId="77777777" w:rsidR="003D700C" w:rsidRPr="003D700C" w:rsidRDefault="003D700C" w:rsidP="003D700C">
            <w:pPr>
              <w:spacing w:after="160"/>
              <w:jc w:val="both"/>
              <w:rPr>
                <w:rFonts w:ascii="Times New Roman" w:hAnsi="Times New Roman"/>
                <w:bCs/>
                <w:sz w:val="24"/>
              </w:rPr>
            </w:pPr>
            <w:proofErr w:type="spellStart"/>
            <w:r w:rsidRPr="003D700C">
              <w:rPr>
                <w:rFonts w:ascii="Times New Roman" w:hAnsi="Times New Roman"/>
                <w:bCs/>
                <w:sz w:val="24"/>
              </w:rPr>
              <w:t>Kalonde</w:t>
            </w:r>
            <w:proofErr w:type="spellEnd"/>
            <w:r w:rsidRPr="003D700C">
              <w:rPr>
                <w:rFonts w:ascii="Times New Roman" w:hAnsi="Times New Roman"/>
                <w:bCs/>
                <w:sz w:val="24"/>
              </w:rPr>
              <w:t>, G. (2017). Technology Use in Rural Schools: A Study of a Rural High School Trying to Use iPads in the Classroom. </w:t>
            </w:r>
            <w:r w:rsidRPr="003D700C">
              <w:rPr>
                <w:rFonts w:ascii="Times New Roman" w:hAnsi="Times New Roman"/>
                <w:bCs/>
                <w:i/>
                <w:iCs/>
                <w:sz w:val="24"/>
              </w:rPr>
              <w:t>Rural Educator</w:t>
            </w:r>
            <w:r w:rsidRPr="003D700C">
              <w:rPr>
                <w:rFonts w:ascii="Times New Roman" w:hAnsi="Times New Roman"/>
                <w:bCs/>
                <w:sz w:val="24"/>
              </w:rPr>
              <w:t>, </w:t>
            </w:r>
            <w:r w:rsidRPr="003D700C">
              <w:rPr>
                <w:rFonts w:ascii="Times New Roman" w:hAnsi="Times New Roman"/>
                <w:bCs/>
                <w:i/>
                <w:iCs/>
                <w:sz w:val="24"/>
              </w:rPr>
              <w:t>38</w:t>
            </w:r>
            <w:r w:rsidRPr="003D700C">
              <w:rPr>
                <w:rFonts w:ascii="Times New Roman" w:hAnsi="Times New Roman"/>
                <w:bCs/>
                <w:sz w:val="24"/>
              </w:rPr>
              <w:t>(3), 27-38.</w:t>
            </w:r>
          </w:p>
          <w:p w14:paraId="2675E7A6"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King, J., &amp; South, J. (2017). Reimagining the role of technology in higher education: A supplement to the national education technology plan. </w:t>
            </w:r>
            <w:r w:rsidRPr="003D700C">
              <w:rPr>
                <w:rFonts w:ascii="Times New Roman" w:hAnsi="Times New Roman"/>
                <w:i/>
                <w:iCs/>
                <w:sz w:val="24"/>
              </w:rPr>
              <w:t>US Department of Education, Office of Educational Technology</w:t>
            </w:r>
            <w:r w:rsidRPr="003D700C">
              <w:rPr>
                <w:rFonts w:ascii="Times New Roman" w:hAnsi="Times New Roman"/>
                <w:sz w:val="24"/>
              </w:rPr>
              <w:t>.</w:t>
            </w:r>
          </w:p>
          <w:p w14:paraId="14448201" w14:textId="77777777" w:rsidR="003D700C" w:rsidRPr="003D700C" w:rsidRDefault="003D700C" w:rsidP="003D700C">
            <w:pPr>
              <w:jc w:val="both"/>
              <w:rPr>
                <w:rFonts w:ascii="Times New Roman" w:hAnsi="Times New Roman"/>
                <w:sz w:val="24"/>
                <w:szCs w:val="24"/>
                <w:lang w:val="en-ZA"/>
              </w:rPr>
            </w:pPr>
            <w:proofErr w:type="spellStart"/>
            <w:r w:rsidRPr="005219CB">
              <w:rPr>
                <w:rFonts w:ascii="Times New Roman" w:hAnsi="Times New Roman"/>
                <w:sz w:val="24"/>
                <w:szCs w:val="24"/>
                <w:lang w:val="en-ZA"/>
              </w:rPr>
              <w:t>Koonin</w:t>
            </w:r>
            <w:proofErr w:type="spellEnd"/>
            <w:r w:rsidRPr="005219CB">
              <w:rPr>
                <w:rFonts w:ascii="Times New Roman" w:hAnsi="Times New Roman"/>
                <w:sz w:val="24"/>
                <w:szCs w:val="24"/>
                <w:lang w:val="en-ZA"/>
              </w:rPr>
              <w:t xml:space="preserve">, M. </w:t>
            </w:r>
            <w:r w:rsidRPr="003D700C">
              <w:rPr>
                <w:rFonts w:ascii="Times New Roman" w:hAnsi="Times New Roman"/>
                <w:sz w:val="24"/>
                <w:szCs w:val="24"/>
                <w:lang w:val="en-ZA"/>
              </w:rPr>
              <w:t>(</w:t>
            </w:r>
            <w:r w:rsidRPr="005219CB">
              <w:rPr>
                <w:rFonts w:ascii="Times New Roman" w:hAnsi="Times New Roman"/>
                <w:sz w:val="24"/>
                <w:szCs w:val="24"/>
                <w:lang w:val="en-ZA"/>
              </w:rPr>
              <w:t>2014</w:t>
            </w:r>
            <w:r w:rsidRPr="003D700C">
              <w:rPr>
                <w:rFonts w:ascii="Times New Roman" w:hAnsi="Times New Roman"/>
                <w:sz w:val="24"/>
                <w:szCs w:val="24"/>
                <w:lang w:val="en-ZA"/>
              </w:rPr>
              <w:t>)</w:t>
            </w:r>
            <w:r w:rsidRPr="005219CB">
              <w:rPr>
                <w:rFonts w:ascii="Times New Roman" w:hAnsi="Times New Roman"/>
                <w:sz w:val="24"/>
                <w:szCs w:val="24"/>
                <w:lang w:val="en-ZA"/>
              </w:rPr>
              <w:t xml:space="preserve">. Validity and Reliability. In Du </w:t>
            </w:r>
            <w:proofErr w:type="spellStart"/>
            <w:r w:rsidRPr="005219CB">
              <w:rPr>
                <w:rFonts w:ascii="Times New Roman" w:hAnsi="Times New Roman"/>
                <w:sz w:val="24"/>
                <w:szCs w:val="24"/>
                <w:lang w:val="en-ZA"/>
              </w:rPr>
              <w:t>Plooy-Cilliers</w:t>
            </w:r>
            <w:proofErr w:type="spellEnd"/>
            <w:r w:rsidRPr="005219CB">
              <w:rPr>
                <w:rFonts w:ascii="Times New Roman" w:hAnsi="Times New Roman"/>
                <w:sz w:val="24"/>
                <w:szCs w:val="24"/>
                <w:lang w:val="en-ZA"/>
              </w:rPr>
              <w:t xml:space="preserve">, F. Davis, C. and </w:t>
            </w:r>
            <w:proofErr w:type="spellStart"/>
            <w:r w:rsidRPr="005219CB">
              <w:rPr>
                <w:rFonts w:ascii="Times New Roman" w:hAnsi="Times New Roman"/>
                <w:sz w:val="24"/>
                <w:szCs w:val="24"/>
                <w:lang w:val="en-ZA"/>
              </w:rPr>
              <w:t>Bezzuidenhout</w:t>
            </w:r>
            <w:proofErr w:type="spellEnd"/>
            <w:r w:rsidRPr="005219CB">
              <w:rPr>
                <w:rFonts w:ascii="Times New Roman" w:hAnsi="Times New Roman"/>
                <w:sz w:val="24"/>
                <w:szCs w:val="24"/>
                <w:lang w:val="en-ZA"/>
              </w:rPr>
              <w:t xml:space="preserve">, R-M. (Eds.).Research Matters. </w:t>
            </w:r>
            <w:proofErr w:type="spellStart"/>
            <w:r w:rsidRPr="005219CB">
              <w:rPr>
                <w:rFonts w:ascii="Times New Roman" w:hAnsi="Times New Roman"/>
                <w:sz w:val="24"/>
                <w:szCs w:val="24"/>
                <w:lang w:val="en-ZA"/>
              </w:rPr>
              <w:t>Landsdowne</w:t>
            </w:r>
            <w:proofErr w:type="spellEnd"/>
            <w:r w:rsidRPr="005219CB">
              <w:rPr>
                <w:rFonts w:ascii="Times New Roman" w:hAnsi="Times New Roman"/>
                <w:sz w:val="24"/>
                <w:szCs w:val="24"/>
                <w:lang w:val="en-ZA"/>
              </w:rPr>
              <w:t>, Cape Town: JUTA.</w:t>
            </w:r>
          </w:p>
          <w:p w14:paraId="233C2AC5" w14:textId="77777777" w:rsidR="003D700C" w:rsidRPr="003D700C" w:rsidRDefault="003D700C" w:rsidP="003D700C">
            <w:pPr>
              <w:autoSpaceDE w:val="0"/>
              <w:autoSpaceDN w:val="0"/>
              <w:adjustRightInd w:val="0"/>
              <w:spacing w:after="0"/>
              <w:jc w:val="both"/>
              <w:rPr>
                <w:rFonts w:ascii="Times New Roman" w:hAnsi="Times New Roman"/>
                <w:sz w:val="24"/>
                <w:szCs w:val="24"/>
              </w:rPr>
            </w:pPr>
            <w:proofErr w:type="spellStart"/>
            <w:r w:rsidRPr="003D700C">
              <w:rPr>
                <w:rFonts w:ascii="Times New Roman" w:hAnsi="Times New Roman"/>
                <w:sz w:val="24"/>
                <w:szCs w:val="24"/>
              </w:rPr>
              <w:t>Korstjens</w:t>
            </w:r>
            <w:proofErr w:type="spellEnd"/>
            <w:r w:rsidRPr="003D700C">
              <w:rPr>
                <w:rFonts w:ascii="Times New Roman" w:hAnsi="Times New Roman"/>
                <w:sz w:val="24"/>
                <w:szCs w:val="24"/>
              </w:rPr>
              <w:t>, I., &amp; Moser, A. (2017). Series: Practical guidance to qualitative research. Part 2: Context, research questions and designs. </w:t>
            </w:r>
            <w:r w:rsidRPr="003D700C">
              <w:rPr>
                <w:rFonts w:ascii="Times New Roman" w:hAnsi="Times New Roman"/>
                <w:i/>
                <w:iCs/>
                <w:sz w:val="24"/>
                <w:szCs w:val="24"/>
              </w:rPr>
              <w:t>European Journal of General Practice</w:t>
            </w:r>
            <w:r w:rsidRPr="003D700C">
              <w:rPr>
                <w:rFonts w:ascii="Times New Roman" w:hAnsi="Times New Roman"/>
                <w:sz w:val="24"/>
                <w:szCs w:val="24"/>
              </w:rPr>
              <w:t>, </w:t>
            </w:r>
            <w:r w:rsidRPr="003D700C">
              <w:rPr>
                <w:rFonts w:ascii="Times New Roman" w:hAnsi="Times New Roman"/>
                <w:i/>
                <w:iCs/>
                <w:sz w:val="24"/>
                <w:szCs w:val="24"/>
              </w:rPr>
              <w:t>23</w:t>
            </w:r>
            <w:r w:rsidRPr="003D700C">
              <w:rPr>
                <w:rFonts w:ascii="Times New Roman" w:hAnsi="Times New Roman"/>
                <w:sz w:val="24"/>
                <w:szCs w:val="24"/>
              </w:rPr>
              <w:t>(1), 274-279.</w:t>
            </w:r>
          </w:p>
          <w:p w14:paraId="56418934" w14:textId="77777777" w:rsidR="003D700C" w:rsidRPr="000B6B90" w:rsidRDefault="003D700C" w:rsidP="003D700C">
            <w:pPr>
              <w:spacing w:after="160"/>
              <w:jc w:val="both"/>
              <w:rPr>
                <w:rFonts w:ascii="Times New Roman" w:hAnsi="Times New Roman"/>
                <w:bCs/>
                <w:sz w:val="24"/>
                <w:szCs w:val="24"/>
              </w:rPr>
            </w:pPr>
            <w:proofErr w:type="spellStart"/>
            <w:r w:rsidRPr="000B6B90">
              <w:rPr>
                <w:rFonts w:ascii="Times New Roman" w:hAnsi="Times New Roman"/>
                <w:bCs/>
                <w:sz w:val="24"/>
                <w:szCs w:val="24"/>
                <w:lang w:val="en-ZA"/>
              </w:rPr>
              <w:t>Krippendorff</w:t>
            </w:r>
            <w:proofErr w:type="spellEnd"/>
            <w:r w:rsidRPr="000B6B90">
              <w:rPr>
                <w:rFonts w:ascii="Times New Roman" w:hAnsi="Times New Roman"/>
                <w:bCs/>
                <w:sz w:val="24"/>
                <w:szCs w:val="24"/>
                <w:lang w:val="en-ZA"/>
              </w:rPr>
              <w:t>, K. (2018). </w:t>
            </w:r>
            <w:r w:rsidRPr="000B6B90">
              <w:rPr>
                <w:rFonts w:ascii="Times New Roman" w:hAnsi="Times New Roman"/>
                <w:bCs/>
                <w:i/>
                <w:iCs/>
                <w:sz w:val="24"/>
                <w:szCs w:val="24"/>
                <w:lang w:val="en-ZA"/>
              </w:rPr>
              <w:t>Content analysis: An introduction to its methodology</w:t>
            </w:r>
            <w:r w:rsidRPr="000B6B90">
              <w:rPr>
                <w:rFonts w:ascii="Times New Roman" w:hAnsi="Times New Roman"/>
                <w:bCs/>
                <w:sz w:val="24"/>
                <w:szCs w:val="24"/>
                <w:lang w:val="en-ZA"/>
              </w:rPr>
              <w:t>. Sage publications.</w:t>
            </w:r>
          </w:p>
          <w:p w14:paraId="2B396E3A" w14:textId="77777777" w:rsidR="003D700C" w:rsidRPr="003D700C" w:rsidRDefault="003D700C" w:rsidP="003D700C">
            <w:pPr>
              <w:spacing w:after="160"/>
              <w:jc w:val="both"/>
              <w:rPr>
                <w:rFonts w:ascii="Times New Roman" w:hAnsi="Times New Roman"/>
                <w:bCs/>
                <w:sz w:val="24"/>
                <w:szCs w:val="24"/>
              </w:rPr>
            </w:pPr>
            <w:r w:rsidRPr="001D2CF7">
              <w:rPr>
                <w:rFonts w:ascii="Times New Roman" w:hAnsi="Times New Roman"/>
                <w:bCs/>
                <w:sz w:val="24"/>
                <w:szCs w:val="24"/>
                <w:lang w:val="en-ZA"/>
              </w:rPr>
              <w:t>Levitt</w:t>
            </w:r>
            <w:r w:rsidRPr="000B6B90">
              <w:rPr>
                <w:rFonts w:ascii="Times New Roman" w:hAnsi="Times New Roman"/>
                <w:bCs/>
                <w:sz w:val="24"/>
                <w:szCs w:val="24"/>
                <w:lang w:val="en-ZA"/>
              </w:rPr>
              <w:t xml:space="preserve">, H. M., </w:t>
            </w:r>
            <w:proofErr w:type="spellStart"/>
            <w:r w:rsidRPr="000B6B90">
              <w:rPr>
                <w:rFonts w:ascii="Times New Roman" w:hAnsi="Times New Roman"/>
                <w:bCs/>
                <w:sz w:val="24"/>
                <w:szCs w:val="24"/>
                <w:lang w:val="en-ZA"/>
              </w:rPr>
              <w:t>Motulsky</w:t>
            </w:r>
            <w:proofErr w:type="spellEnd"/>
            <w:r w:rsidRPr="000B6B90">
              <w:rPr>
                <w:rFonts w:ascii="Times New Roman" w:hAnsi="Times New Roman"/>
                <w:bCs/>
                <w:sz w:val="24"/>
                <w:szCs w:val="24"/>
                <w:lang w:val="en-ZA"/>
              </w:rPr>
              <w:t xml:space="preserve">, S. L., Wertz, F. J., Morrow, S. L., &amp; </w:t>
            </w:r>
            <w:proofErr w:type="spellStart"/>
            <w:r w:rsidRPr="000B6B90">
              <w:rPr>
                <w:rFonts w:ascii="Times New Roman" w:hAnsi="Times New Roman"/>
                <w:bCs/>
                <w:sz w:val="24"/>
                <w:szCs w:val="24"/>
                <w:lang w:val="en-ZA"/>
              </w:rPr>
              <w:t>Ponterotto</w:t>
            </w:r>
            <w:proofErr w:type="spellEnd"/>
            <w:r w:rsidRPr="000B6B90">
              <w:rPr>
                <w:rFonts w:ascii="Times New Roman" w:hAnsi="Times New Roman"/>
                <w:bCs/>
                <w:sz w:val="24"/>
                <w:szCs w:val="24"/>
                <w:lang w:val="en-ZA"/>
              </w:rPr>
              <w:t>, J. G. (2017). Recommendations for designing and reviewing qualitative research in psychology: Promoting methodological integrity. </w:t>
            </w:r>
            <w:r w:rsidRPr="000B6B90">
              <w:rPr>
                <w:rFonts w:ascii="Times New Roman" w:hAnsi="Times New Roman"/>
                <w:bCs/>
                <w:i/>
                <w:iCs/>
                <w:sz w:val="24"/>
                <w:szCs w:val="24"/>
                <w:lang w:val="en-ZA"/>
              </w:rPr>
              <w:t>Qualitative psychology</w:t>
            </w:r>
            <w:r w:rsidRPr="000B6B90">
              <w:rPr>
                <w:rFonts w:ascii="Times New Roman" w:hAnsi="Times New Roman"/>
                <w:bCs/>
                <w:sz w:val="24"/>
                <w:szCs w:val="24"/>
                <w:lang w:val="en-ZA"/>
              </w:rPr>
              <w:t>, </w:t>
            </w:r>
            <w:r w:rsidRPr="000B6B90">
              <w:rPr>
                <w:rFonts w:ascii="Times New Roman" w:hAnsi="Times New Roman"/>
                <w:bCs/>
                <w:i/>
                <w:iCs/>
                <w:sz w:val="24"/>
                <w:szCs w:val="24"/>
                <w:lang w:val="en-ZA"/>
              </w:rPr>
              <w:t>4</w:t>
            </w:r>
            <w:r w:rsidRPr="000B6B90">
              <w:rPr>
                <w:rFonts w:ascii="Times New Roman" w:hAnsi="Times New Roman"/>
                <w:bCs/>
                <w:sz w:val="24"/>
                <w:szCs w:val="24"/>
                <w:lang w:val="en-ZA"/>
              </w:rPr>
              <w:t>(1), 2.</w:t>
            </w:r>
          </w:p>
          <w:p w14:paraId="554674D8" w14:textId="77777777" w:rsidR="003D700C" w:rsidRPr="003D700C" w:rsidRDefault="003D700C" w:rsidP="003D700C">
            <w:pPr>
              <w:jc w:val="both"/>
              <w:rPr>
                <w:rFonts w:ascii="Times New Roman" w:hAnsi="Times New Roman"/>
                <w:sz w:val="24"/>
                <w:szCs w:val="24"/>
                <w:shd w:val="clear" w:color="auto" w:fill="FFFFFF"/>
              </w:rPr>
            </w:pPr>
            <w:proofErr w:type="spellStart"/>
            <w:r w:rsidRPr="003D700C">
              <w:rPr>
                <w:rFonts w:ascii="Times New Roman" w:hAnsi="Times New Roman"/>
                <w:sz w:val="24"/>
                <w:szCs w:val="24"/>
                <w:shd w:val="clear" w:color="auto" w:fill="FFFFFF"/>
              </w:rPr>
              <w:t>Lorelli</w:t>
            </w:r>
            <w:proofErr w:type="spellEnd"/>
            <w:r w:rsidRPr="003D700C">
              <w:rPr>
                <w:rFonts w:ascii="Times New Roman" w:hAnsi="Times New Roman"/>
                <w:sz w:val="24"/>
                <w:szCs w:val="24"/>
                <w:shd w:val="clear" w:color="auto" w:fill="FFFFFF"/>
              </w:rPr>
              <w:t xml:space="preserve">, S., Cabot, A., </w:t>
            </w:r>
            <w:proofErr w:type="spellStart"/>
            <w:r w:rsidRPr="003D700C">
              <w:rPr>
                <w:rFonts w:ascii="Times New Roman" w:hAnsi="Times New Roman"/>
                <w:sz w:val="24"/>
                <w:szCs w:val="24"/>
                <w:shd w:val="clear" w:color="auto" w:fill="FFFFFF"/>
              </w:rPr>
              <w:t>Sundarprasad</w:t>
            </w:r>
            <w:proofErr w:type="spellEnd"/>
            <w:r w:rsidRPr="003D700C">
              <w:rPr>
                <w:rFonts w:ascii="Times New Roman" w:hAnsi="Times New Roman"/>
                <w:sz w:val="24"/>
                <w:szCs w:val="24"/>
                <w:shd w:val="clear" w:color="auto" w:fill="FFFFFF"/>
              </w:rPr>
              <w:t xml:space="preserve">, N., &amp; </w:t>
            </w:r>
            <w:proofErr w:type="spellStart"/>
            <w:r w:rsidRPr="003D700C">
              <w:rPr>
                <w:rFonts w:ascii="Times New Roman" w:hAnsi="Times New Roman"/>
                <w:sz w:val="24"/>
                <w:szCs w:val="24"/>
                <w:shd w:val="clear" w:color="auto" w:fill="FFFFFF"/>
              </w:rPr>
              <w:t>Boekema</w:t>
            </w:r>
            <w:proofErr w:type="spellEnd"/>
            <w:r w:rsidRPr="003D700C">
              <w:rPr>
                <w:rFonts w:ascii="Times New Roman" w:hAnsi="Times New Roman"/>
                <w:sz w:val="24"/>
                <w:szCs w:val="24"/>
                <w:shd w:val="clear" w:color="auto" w:fill="FFFFFF"/>
              </w:rPr>
              <w:t>, C. (2017). Frustration in Condensed Matter and Protein Folding. In </w:t>
            </w:r>
            <w:r w:rsidRPr="003D700C">
              <w:rPr>
                <w:rFonts w:ascii="Times New Roman" w:hAnsi="Times New Roman"/>
                <w:i/>
                <w:iCs/>
                <w:sz w:val="24"/>
                <w:szCs w:val="24"/>
                <w:shd w:val="clear" w:color="auto" w:fill="FFFFFF"/>
              </w:rPr>
              <w:t>APS March Meeting Abstracts</w:t>
            </w:r>
            <w:r w:rsidRPr="003D700C">
              <w:rPr>
                <w:rFonts w:ascii="Times New Roman" w:hAnsi="Times New Roman"/>
                <w:sz w:val="24"/>
                <w:szCs w:val="24"/>
                <w:shd w:val="clear" w:color="auto" w:fill="FFFFFF"/>
              </w:rPr>
              <w:t> (Vol. 2017, pp. M1-233).</w:t>
            </w:r>
          </w:p>
          <w:p w14:paraId="0AFD7124" w14:textId="77777777" w:rsidR="003D700C" w:rsidRPr="003D700C" w:rsidRDefault="003D700C" w:rsidP="003D700C">
            <w:pPr>
              <w:spacing w:after="0"/>
              <w:rPr>
                <w:rFonts w:ascii="Times New Roman" w:hAnsi="Times New Roman"/>
                <w:sz w:val="24"/>
              </w:rPr>
            </w:pPr>
            <w:r w:rsidRPr="003D700C">
              <w:rPr>
                <w:rFonts w:ascii="Times New Roman" w:hAnsi="Times New Roman"/>
                <w:sz w:val="24"/>
              </w:rPr>
              <w:t>Majid, F. A., &amp; Abbas, A. A. (2017). The Intermediary Effect of Organizational Chaos in the Relationship between Organizational Conflict and Psychological Empowerment. </w:t>
            </w:r>
            <w:r w:rsidRPr="003D700C">
              <w:rPr>
                <w:rFonts w:ascii="Times New Roman" w:hAnsi="Times New Roman"/>
                <w:i/>
                <w:iCs/>
                <w:sz w:val="24"/>
              </w:rPr>
              <w:t>The Iraqi Magazine For Administrative Sciences</w:t>
            </w:r>
            <w:r w:rsidRPr="003D700C">
              <w:rPr>
                <w:rFonts w:ascii="Times New Roman" w:hAnsi="Times New Roman"/>
                <w:sz w:val="24"/>
              </w:rPr>
              <w:t>, </w:t>
            </w:r>
            <w:r w:rsidRPr="003D700C">
              <w:rPr>
                <w:rFonts w:ascii="Times New Roman" w:hAnsi="Times New Roman"/>
                <w:i/>
                <w:iCs/>
                <w:sz w:val="24"/>
              </w:rPr>
              <w:t>13</w:t>
            </w:r>
            <w:r w:rsidRPr="003D700C">
              <w:rPr>
                <w:rFonts w:ascii="Times New Roman" w:hAnsi="Times New Roman"/>
                <w:sz w:val="24"/>
              </w:rPr>
              <w:t>(53), 216-249.</w:t>
            </w:r>
          </w:p>
          <w:p w14:paraId="37EA306B" w14:textId="77777777" w:rsidR="003D700C" w:rsidRPr="004B4E67" w:rsidRDefault="003D700C" w:rsidP="003D700C">
            <w:pPr>
              <w:jc w:val="both"/>
              <w:rPr>
                <w:rFonts w:ascii="Times New Roman" w:hAnsi="Times New Roman"/>
                <w:sz w:val="24"/>
                <w:szCs w:val="24"/>
                <w:lang w:val="en-ZA"/>
              </w:rPr>
            </w:pPr>
            <w:r w:rsidRPr="004B4E67">
              <w:rPr>
                <w:rFonts w:ascii="Times New Roman" w:hAnsi="Times New Roman"/>
                <w:sz w:val="24"/>
                <w:szCs w:val="24"/>
                <w:lang w:val="en-ZA"/>
              </w:rPr>
              <w:t xml:space="preserve">Manti, S and </w:t>
            </w:r>
            <w:proofErr w:type="spellStart"/>
            <w:r w:rsidRPr="004B4E67">
              <w:rPr>
                <w:rFonts w:ascii="Times New Roman" w:hAnsi="Times New Roman"/>
                <w:sz w:val="24"/>
                <w:szCs w:val="24"/>
                <w:lang w:val="en-ZA"/>
              </w:rPr>
              <w:t>Lacari</w:t>
            </w:r>
            <w:proofErr w:type="spellEnd"/>
            <w:r w:rsidRPr="004B4E67">
              <w:rPr>
                <w:rFonts w:ascii="Times New Roman" w:hAnsi="Times New Roman"/>
                <w:sz w:val="24"/>
                <w:szCs w:val="24"/>
                <w:lang w:val="en-ZA"/>
              </w:rPr>
              <w:t>, A. 2018. How to obtain informed consent for research. Breathe (Shelf) 14(2): 145-152.</w:t>
            </w:r>
          </w:p>
          <w:p w14:paraId="2E505782" w14:textId="77777777" w:rsidR="003D700C" w:rsidRPr="003D700C" w:rsidRDefault="003D700C" w:rsidP="003D700C">
            <w:pPr>
              <w:spacing w:after="160"/>
              <w:jc w:val="both"/>
              <w:rPr>
                <w:rFonts w:ascii="Times New Roman" w:hAnsi="Times New Roman"/>
                <w:bCs/>
                <w:sz w:val="24"/>
              </w:rPr>
            </w:pPr>
            <w:proofErr w:type="spellStart"/>
            <w:r w:rsidRPr="003D700C">
              <w:rPr>
                <w:rFonts w:ascii="Times New Roman" w:hAnsi="Times New Roman"/>
                <w:bCs/>
                <w:sz w:val="24"/>
              </w:rPr>
              <w:t>Martelli</w:t>
            </w:r>
            <w:proofErr w:type="spellEnd"/>
            <w:r w:rsidRPr="003D700C">
              <w:rPr>
                <w:rFonts w:ascii="Times New Roman" w:hAnsi="Times New Roman"/>
                <w:bCs/>
                <w:sz w:val="24"/>
              </w:rPr>
              <w:t xml:space="preserve">, J., &amp; Greener, S. (2018). An introduction to business research </w:t>
            </w:r>
            <w:commentRangeStart w:id="69"/>
            <w:r w:rsidRPr="003D700C">
              <w:rPr>
                <w:rFonts w:ascii="Times New Roman" w:hAnsi="Times New Roman"/>
                <w:bCs/>
                <w:sz w:val="24"/>
              </w:rPr>
              <w:t>methods.</w:t>
            </w:r>
            <w:commentRangeEnd w:id="69"/>
            <w:r w:rsidR="001D2CF7">
              <w:rPr>
                <w:rStyle w:val="CommentReference"/>
              </w:rPr>
              <w:commentReference w:id="69"/>
            </w:r>
          </w:p>
          <w:p w14:paraId="5B39D983"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 xml:space="preserve">Mhlanga, D., &amp; </w:t>
            </w:r>
            <w:proofErr w:type="spellStart"/>
            <w:r w:rsidRPr="003D700C">
              <w:rPr>
                <w:rFonts w:ascii="Times New Roman" w:hAnsi="Times New Roman"/>
                <w:sz w:val="24"/>
                <w:lang w:val="en-ZA"/>
              </w:rPr>
              <w:t>Moloi</w:t>
            </w:r>
            <w:proofErr w:type="spellEnd"/>
            <w:r w:rsidRPr="003D700C">
              <w:rPr>
                <w:rFonts w:ascii="Times New Roman" w:hAnsi="Times New Roman"/>
                <w:sz w:val="24"/>
                <w:lang w:val="en-ZA"/>
              </w:rPr>
              <w:t>, T. (2020). COVID-19 and the digital transformation of education: What are we learning on 4IR in South Africa?. </w:t>
            </w:r>
            <w:r w:rsidRPr="003D700C">
              <w:rPr>
                <w:rFonts w:ascii="Times New Roman" w:hAnsi="Times New Roman"/>
                <w:i/>
                <w:iCs/>
                <w:sz w:val="24"/>
                <w:lang w:val="en-ZA"/>
              </w:rPr>
              <w:t>Education sciences</w:t>
            </w:r>
            <w:r w:rsidRPr="003D700C">
              <w:rPr>
                <w:rFonts w:ascii="Times New Roman" w:hAnsi="Times New Roman"/>
                <w:sz w:val="24"/>
                <w:lang w:val="en-ZA"/>
              </w:rPr>
              <w:t>, </w:t>
            </w:r>
            <w:r w:rsidRPr="003D700C">
              <w:rPr>
                <w:rFonts w:ascii="Times New Roman" w:hAnsi="Times New Roman"/>
                <w:i/>
                <w:iCs/>
                <w:sz w:val="24"/>
                <w:lang w:val="en-ZA"/>
              </w:rPr>
              <w:t>10</w:t>
            </w:r>
            <w:r w:rsidRPr="003D700C">
              <w:rPr>
                <w:rFonts w:ascii="Times New Roman" w:hAnsi="Times New Roman"/>
                <w:sz w:val="24"/>
                <w:lang w:val="en-ZA"/>
              </w:rPr>
              <w:t>(7), 180.</w:t>
            </w:r>
          </w:p>
          <w:p w14:paraId="555A54C6"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 xml:space="preserve">Newell, S., &amp; </w:t>
            </w:r>
            <w:proofErr w:type="spellStart"/>
            <w:r w:rsidRPr="003D700C">
              <w:rPr>
                <w:rFonts w:ascii="Times New Roman" w:hAnsi="Times New Roman"/>
                <w:sz w:val="24"/>
                <w:lang w:val="en-ZA"/>
              </w:rPr>
              <w:t>Marabelli</w:t>
            </w:r>
            <w:proofErr w:type="spellEnd"/>
            <w:r w:rsidRPr="003D700C">
              <w:rPr>
                <w:rFonts w:ascii="Times New Roman" w:hAnsi="Times New Roman"/>
                <w:sz w:val="24"/>
                <w:lang w:val="en-ZA"/>
              </w:rPr>
              <w:t>, M. (2015). Strategic opportunities (and challenges) of algorithmic decision-making: a call for action on the long-term societal effects of ‘</w:t>
            </w:r>
            <w:proofErr w:type="spellStart"/>
            <w:r w:rsidRPr="003D700C">
              <w:rPr>
                <w:rFonts w:ascii="Times New Roman" w:hAnsi="Times New Roman"/>
                <w:sz w:val="24"/>
                <w:lang w:val="en-ZA"/>
              </w:rPr>
              <w:t>Datification</w:t>
            </w:r>
            <w:proofErr w:type="spellEnd"/>
            <w:r w:rsidRPr="003D700C">
              <w:rPr>
                <w:rFonts w:ascii="Times New Roman" w:hAnsi="Times New Roman"/>
                <w:sz w:val="24"/>
                <w:lang w:val="en-ZA"/>
              </w:rPr>
              <w:t xml:space="preserve">’. </w:t>
            </w:r>
            <w:r w:rsidRPr="003D700C">
              <w:rPr>
                <w:rFonts w:ascii="Times New Roman" w:hAnsi="Times New Roman"/>
                <w:i/>
                <w:iCs/>
                <w:sz w:val="24"/>
                <w:lang w:val="en-ZA"/>
              </w:rPr>
              <w:t>Journal of Strategic Information Systems,</w:t>
            </w:r>
            <w:r w:rsidRPr="003D700C">
              <w:rPr>
                <w:rFonts w:ascii="Times New Roman" w:hAnsi="Times New Roman"/>
                <w:sz w:val="24"/>
                <w:lang w:val="en-ZA"/>
              </w:rPr>
              <w:t xml:space="preserve"> 24(1), 3-14. </w:t>
            </w:r>
          </w:p>
          <w:p w14:paraId="05731623" w14:textId="77777777" w:rsidR="003D700C" w:rsidRPr="000B6B90" w:rsidRDefault="003D700C" w:rsidP="003D700C">
            <w:pPr>
              <w:spacing w:after="160"/>
              <w:jc w:val="both"/>
              <w:rPr>
                <w:rFonts w:ascii="Times New Roman" w:hAnsi="Times New Roman"/>
                <w:bCs/>
                <w:sz w:val="24"/>
                <w:szCs w:val="24"/>
              </w:rPr>
            </w:pPr>
            <w:proofErr w:type="spellStart"/>
            <w:r w:rsidRPr="000B6B90">
              <w:rPr>
                <w:rFonts w:ascii="Times New Roman" w:hAnsi="Times New Roman"/>
                <w:bCs/>
                <w:sz w:val="24"/>
                <w:szCs w:val="24"/>
                <w:lang w:val="en-ZA"/>
              </w:rPr>
              <w:t>Oades</w:t>
            </w:r>
            <w:proofErr w:type="spellEnd"/>
            <w:r w:rsidRPr="000B6B90">
              <w:rPr>
                <w:rFonts w:ascii="Times New Roman" w:hAnsi="Times New Roman"/>
                <w:bCs/>
                <w:sz w:val="24"/>
                <w:szCs w:val="24"/>
                <w:lang w:val="en-ZA"/>
              </w:rPr>
              <w:t xml:space="preserve">, L., </w:t>
            </w:r>
            <w:proofErr w:type="spellStart"/>
            <w:r w:rsidRPr="000B6B90">
              <w:rPr>
                <w:rFonts w:ascii="Times New Roman" w:hAnsi="Times New Roman"/>
                <w:bCs/>
                <w:sz w:val="24"/>
                <w:szCs w:val="24"/>
                <w:lang w:val="en-ZA"/>
              </w:rPr>
              <w:t>Siokou</w:t>
            </w:r>
            <w:proofErr w:type="spellEnd"/>
            <w:r w:rsidRPr="000B6B90">
              <w:rPr>
                <w:rFonts w:ascii="Times New Roman" w:hAnsi="Times New Roman"/>
                <w:bCs/>
                <w:sz w:val="24"/>
                <w:szCs w:val="24"/>
                <w:lang w:val="en-ZA"/>
              </w:rPr>
              <w:t xml:space="preserve">, C. L., &amp; </w:t>
            </w:r>
            <w:proofErr w:type="spellStart"/>
            <w:r w:rsidRPr="000B6B90">
              <w:rPr>
                <w:rFonts w:ascii="Times New Roman" w:hAnsi="Times New Roman"/>
                <w:bCs/>
                <w:sz w:val="24"/>
                <w:szCs w:val="24"/>
                <w:lang w:val="en-ZA"/>
              </w:rPr>
              <w:t>Slemp</w:t>
            </w:r>
            <w:proofErr w:type="spellEnd"/>
            <w:r w:rsidRPr="000B6B90">
              <w:rPr>
                <w:rFonts w:ascii="Times New Roman" w:hAnsi="Times New Roman"/>
                <w:bCs/>
                <w:sz w:val="24"/>
                <w:szCs w:val="24"/>
                <w:lang w:val="en-ZA"/>
              </w:rPr>
              <w:t>, G. (2019). </w:t>
            </w:r>
            <w:r w:rsidRPr="000B6B90">
              <w:rPr>
                <w:rFonts w:ascii="Times New Roman" w:hAnsi="Times New Roman"/>
                <w:bCs/>
                <w:i/>
                <w:iCs/>
                <w:sz w:val="24"/>
                <w:szCs w:val="24"/>
                <w:lang w:val="en-ZA"/>
              </w:rPr>
              <w:t>Coaching and mentoring research: A practical guide</w:t>
            </w:r>
            <w:r w:rsidRPr="000B6B90">
              <w:rPr>
                <w:rFonts w:ascii="Times New Roman" w:hAnsi="Times New Roman"/>
                <w:bCs/>
                <w:sz w:val="24"/>
                <w:szCs w:val="24"/>
              </w:rPr>
              <w:t>. Sage Publications Limited.</w:t>
            </w:r>
          </w:p>
          <w:p w14:paraId="2B24E6E7" w14:textId="77777777" w:rsidR="003D700C" w:rsidRPr="000B6B90" w:rsidRDefault="003D700C" w:rsidP="003D700C">
            <w:pPr>
              <w:spacing w:after="160"/>
              <w:jc w:val="both"/>
              <w:rPr>
                <w:rFonts w:ascii="Times New Roman" w:hAnsi="Times New Roman"/>
                <w:bCs/>
                <w:sz w:val="32"/>
                <w:szCs w:val="24"/>
              </w:rPr>
            </w:pPr>
            <w:proofErr w:type="spellStart"/>
            <w:r w:rsidRPr="000B6B90">
              <w:rPr>
                <w:rFonts w:ascii="Times New Roman" w:hAnsi="Times New Roman"/>
                <w:sz w:val="24"/>
                <w:szCs w:val="20"/>
                <w:shd w:val="clear" w:color="auto" w:fill="FFFFFF"/>
                <w:lang w:val="en-ZA"/>
              </w:rPr>
              <w:t>Osang</w:t>
            </w:r>
            <w:proofErr w:type="spellEnd"/>
            <w:r w:rsidRPr="000B6B90">
              <w:rPr>
                <w:rFonts w:ascii="Times New Roman" w:hAnsi="Times New Roman"/>
                <w:sz w:val="24"/>
                <w:szCs w:val="20"/>
                <w:shd w:val="clear" w:color="auto" w:fill="FFFFFF"/>
                <w:lang w:val="en-ZA"/>
              </w:rPr>
              <w:t xml:space="preserve">, J. E. A., </w:t>
            </w:r>
            <w:proofErr w:type="spellStart"/>
            <w:r w:rsidRPr="000B6B90">
              <w:rPr>
                <w:rFonts w:ascii="Times New Roman" w:hAnsi="Times New Roman"/>
                <w:sz w:val="24"/>
                <w:szCs w:val="20"/>
                <w:shd w:val="clear" w:color="auto" w:fill="FFFFFF"/>
                <w:lang w:val="en-ZA"/>
              </w:rPr>
              <w:t>Udoimuk</w:t>
            </w:r>
            <w:proofErr w:type="spellEnd"/>
            <w:r w:rsidRPr="000B6B90">
              <w:rPr>
                <w:rFonts w:ascii="Times New Roman" w:hAnsi="Times New Roman"/>
                <w:sz w:val="24"/>
                <w:szCs w:val="20"/>
                <w:shd w:val="clear" w:color="auto" w:fill="FFFFFF"/>
                <w:lang w:val="en-ZA"/>
              </w:rPr>
              <w:t xml:space="preserve">, A. B., Etta, E. B., </w:t>
            </w:r>
            <w:proofErr w:type="spellStart"/>
            <w:r w:rsidRPr="000B6B90">
              <w:rPr>
                <w:rFonts w:ascii="Times New Roman" w:hAnsi="Times New Roman"/>
                <w:sz w:val="24"/>
                <w:szCs w:val="20"/>
                <w:shd w:val="clear" w:color="auto" w:fill="FFFFFF"/>
                <w:lang w:val="en-ZA"/>
              </w:rPr>
              <w:t>Ushie</w:t>
            </w:r>
            <w:proofErr w:type="spellEnd"/>
            <w:r w:rsidRPr="000B6B90">
              <w:rPr>
                <w:rFonts w:ascii="Times New Roman" w:hAnsi="Times New Roman"/>
                <w:sz w:val="24"/>
                <w:szCs w:val="20"/>
                <w:shd w:val="clear" w:color="auto" w:fill="FFFFFF"/>
                <w:lang w:val="en-ZA"/>
              </w:rPr>
              <w:t xml:space="preserve">, F. O., &amp; </w:t>
            </w:r>
            <w:proofErr w:type="spellStart"/>
            <w:r w:rsidRPr="000B6B90">
              <w:rPr>
                <w:rFonts w:ascii="Times New Roman" w:hAnsi="Times New Roman"/>
                <w:sz w:val="24"/>
                <w:szCs w:val="20"/>
                <w:shd w:val="clear" w:color="auto" w:fill="FFFFFF"/>
                <w:lang w:val="en-ZA"/>
              </w:rPr>
              <w:t>Offiong</w:t>
            </w:r>
            <w:proofErr w:type="spellEnd"/>
            <w:r w:rsidRPr="000B6B90">
              <w:rPr>
                <w:rFonts w:ascii="Times New Roman" w:hAnsi="Times New Roman"/>
                <w:sz w:val="24"/>
                <w:szCs w:val="20"/>
                <w:shd w:val="clear" w:color="auto" w:fill="FFFFFF"/>
                <w:lang w:val="en-ZA"/>
              </w:rPr>
              <w:t xml:space="preserve">, N. E. (2013). Methods of gathering data for research purpose and applications using </w:t>
            </w:r>
            <w:proofErr w:type="spellStart"/>
            <w:r w:rsidRPr="000B6B90">
              <w:rPr>
                <w:rFonts w:ascii="Times New Roman" w:hAnsi="Times New Roman"/>
                <w:sz w:val="24"/>
                <w:szCs w:val="20"/>
                <w:shd w:val="clear" w:color="auto" w:fill="FFFFFF"/>
                <w:lang w:val="en-ZA"/>
              </w:rPr>
              <w:t>ijser</w:t>
            </w:r>
            <w:proofErr w:type="spellEnd"/>
            <w:r w:rsidRPr="000B6B90">
              <w:rPr>
                <w:rFonts w:ascii="Times New Roman" w:hAnsi="Times New Roman"/>
                <w:sz w:val="24"/>
                <w:szCs w:val="20"/>
                <w:shd w:val="clear" w:color="auto" w:fill="FFFFFF"/>
                <w:lang w:val="en-ZA"/>
              </w:rPr>
              <w:t xml:space="preserve"> acceptance rate of monthly paper publication (march 2012 edition-may 2013 edition). </w:t>
            </w:r>
            <w:r w:rsidRPr="000B6B90">
              <w:rPr>
                <w:rFonts w:ascii="Times New Roman" w:hAnsi="Times New Roman"/>
                <w:i/>
                <w:iCs/>
                <w:sz w:val="24"/>
                <w:szCs w:val="20"/>
                <w:shd w:val="clear" w:color="auto" w:fill="FFFFFF"/>
                <w:lang w:val="en-ZA"/>
              </w:rPr>
              <w:t>IOSR Journal of Computer Engineering (IOSR-JCE) e-ISSN: 2278-0661, p-ISSN: 2278-8727Volume</w:t>
            </w:r>
            <w:r w:rsidRPr="000B6B90">
              <w:rPr>
                <w:rFonts w:ascii="Times New Roman" w:hAnsi="Times New Roman"/>
                <w:sz w:val="24"/>
                <w:szCs w:val="20"/>
                <w:shd w:val="clear" w:color="auto" w:fill="FFFFFF"/>
                <w:lang w:val="en-ZA"/>
              </w:rPr>
              <w:t>, </w:t>
            </w:r>
            <w:r w:rsidRPr="000B6B90">
              <w:rPr>
                <w:rFonts w:ascii="Times New Roman" w:hAnsi="Times New Roman"/>
                <w:i/>
                <w:iCs/>
                <w:sz w:val="24"/>
                <w:szCs w:val="20"/>
                <w:shd w:val="clear" w:color="auto" w:fill="FFFFFF"/>
                <w:lang w:val="en-ZA"/>
              </w:rPr>
              <w:t>15</w:t>
            </w:r>
            <w:r w:rsidRPr="000B6B90">
              <w:rPr>
                <w:rFonts w:ascii="Times New Roman" w:hAnsi="Times New Roman"/>
                <w:sz w:val="24"/>
                <w:szCs w:val="20"/>
                <w:shd w:val="clear" w:color="auto" w:fill="FFFFFF"/>
                <w:lang w:val="en-ZA"/>
              </w:rPr>
              <w:t>, 59-65.</w:t>
            </w:r>
          </w:p>
          <w:p w14:paraId="41BAE982" w14:textId="77777777" w:rsidR="003D700C" w:rsidRPr="003D700C" w:rsidRDefault="003D700C" w:rsidP="003D700C">
            <w:pPr>
              <w:spacing w:after="160"/>
              <w:jc w:val="both"/>
              <w:rPr>
                <w:rFonts w:ascii="Times New Roman" w:hAnsi="Times New Roman"/>
                <w:bCs/>
                <w:sz w:val="24"/>
                <w:lang w:val="en-ZA"/>
              </w:rPr>
            </w:pPr>
            <w:proofErr w:type="spellStart"/>
            <w:r w:rsidRPr="003D700C">
              <w:rPr>
                <w:rFonts w:ascii="Times New Roman" w:hAnsi="Times New Roman"/>
                <w:bCs/>
                <w:sz w:val="24"/>
              </w:rPr>
              <w:t>Petkovics</w:t>
            </w:r>
            <w:proofErr w:type="spellEnd"/>
            <w:r w:rsidRPr="003D700C">
              <w:rPr>
                <w:rFonts w:ascii="Times New Roman" w:hAnsi="Times New Roman"/>
                <w:bCs/>
                <w:sz w:val="24"/>
              </w:rPr>
              <w:t>, I. (2018). Digital transformation in higher education. </w:t>
            </w:r>
            <w:r w:rsidRPr="003D700C">
              <w:rPr>
                <w:rFonts w:ascii="Times New Roman" w:hAnsi="Times New Roman"/>
                <w:bCs/>
                <w:i/>
                <w:iCs/>
                <w:sz w:val="24"/>
              </w:rPr>
              <w:t>Journal of Applied Technical and Educational Sciences</w:t>
            </w:r>
            <w:r w:rsidRPr="003D700C">
              <w:rPr>
                <w:rFonts w:ascii="Times New Roman" w:hAnsi="Times New Roman"/>
                <w:bCs/>
                <w:sz w:val="24"/>
              </w:rPr>
              <w:t>, </w:t>
            </w:r>
            <w:r w:rsidRPr="003D700C">
              <w:rPr>
                <w:rFonts w:ascii="Times New Roman" w:hAnsi="Times New Roman"/>
                <w:bCs/>
                <w:i/>
                <w:iCs/>
                <w:sz w:val="24"/>
              </w:rPr>
              <w:t>8</w:t>
            </w:r>
            <w:r w:rsidRPr="003D700C">
              <w:rPr>
                <w:rFonts w:ascii="Times New Roman" w:hAnsi="Times New Roman"/>
                <w:bCs/>
                <w:sz w:val="24"/>
              </w:rPr>
              <w:t>(4), 77-89.</w:t>
            </w:r>
          </w:p>
          <w:p w14:paraId="3A9D05E8" w14:textId="77777777" w:rsidR="003D700C" w:rsidRPr="003D700C" w:rsidRDefault="003D700C" w:rsidP="003D700C">
            <w:pPr>
              <w:spacing w:after="160"/>
              <w:jc w:val="both"/>
              <w:rPr>
                <w:rFonts w:ascii="Times New Roman" w:hAnsi="Times New Roman"/>
                <w:sz w:val="24"/>
                <w:lang w:val="en-ZA"/>
              </w:rPr>
            </w:pPr>
            <w:proofErr w:type="spellStart"/>
            <w:r w:rsidRPr="003D700C">
              <w:rPr>
                <w:rFonts w:ascii="Times New Roman" w:hAnsi="Times New Roman"/>
                <w:sz w:val="24"/>
                <w:lang w:val="en-ZA"/>
              </w:rPr>
              <w:t>Pihir</w:t>
            </w:r>
            <w:proofErr w:type="spellEnd"/>
            <w:r w:rsidRPr="003D700C">
              <w:rPr>
                <w:rFonts w:ascii="Times New Roman" w:hAnsi="Times New Roman"/>
                <w:sz w:val="24"/>
                <w:lang w:val="en-ZA"/>
              </w:rPr>
              <w:t xml:space="preserve">, I., </w:t>
            </w:r>
            <w:proofErr w:type="spellStart"/>
            <w:r w:rsidRPr="003D700C">
              <w:rPr>
                <w:rFonts w:ascii="Times New Roman" w:hAnsi="Times New Roman"/>
                <w:sz w:val="24"/>
                <w:lang w:val="en-ZA"/>
              </w:rPr>
              <w:t>Tomičić-Pupek</w:t>
            </w:r>
            <w:proofErr w:type="spellEnd"/>
            <w:r w:rsidRPr="003D700C">
              <w:rPr>
                <w:rFonts w:ascii="Times New Roman" w:hAnsi="Times New Roman"/>
                <w:sz w:val="24"/>
                <w:lang w:val="en-ZA"/>
              </w:rPr>
              <w:t xml:space="preserve">, K., &amp; </w:t>
            </w:r>
            <w:proofErr w:type="spellStart"/>
            <w:r w:rsidRPr="003D700C">
              <w:rPr>
                <w:rFonts w:ascii="Times New Roman" w:hAnsi="Times New Roman"/>
                <w:sz w:val="24"/>
                <w:lang w:val="en-ZA"/>
              </w:rPr>
              <w:t>Furjan</w:t>
            </w:r>
            <w:proofErr w:type="spellEnd"/>
            <w:r w:rsidRPr="003D700C">
              <w:rPr>
                <w:rFonts w:ascii="Times New Roman" w:hAnsi="Times New Roman"/>
                <w:sz w:val="24"/>
                <w:lang w:val="en-ZA"/>
              </w:rPr>
              <w:t>, M. T. (2018). Digital transformation insights and trends. In </w:t>
            </w:r>
            <w:r w:rsidRPr="003D700C">
              <w:rPr>
                <w:rFonts w:ascii="Times New Roman" w:hAnsi="Times New Roman"/>
                <w:i/>
                <w:iCs/>
                <w:sz w:val="24"/>
                <w:lang w:val="en-ZA"/>
              </w:rPr>
              <w:t>Central European Conference on Information and Intelligent Systems</w:t>
            </w:r>
            <w:r w:rsidRPr="003D700C">
              <w:rPr>
                <w:rFonts w:ascii="Times New Roman" w:hAnsi="Times New Roman"/>
                <w:sz w:val="24"/>
                <w:lang w:val="en-ZA"/>
              </w:rPr>
              <w:t xml:space="preserve"> (pp. 141-149). Faculty of Organization and Informatics </w:t>
            </w:r>
            <w:proofErr w:type="spellStart"/>
            <w:r w:rsidRPr="003D700C">
              <w:rPr>
                <w:rFonts w:ascii="Times New Roman" w:hAnsi="Times New Roman"/>
                <w:sz w:val="24"/>
                <w:lang w:val="en-ZA"/>
              </w:rPr>
              <w:t>Varazdin</w:t>
            </w:r>
            <w:proofErr w:type="spellEnd"/>
            <w:r w:rsidRPr="003D700C">
              <w:rPr>
                <w:rFonts w:ascii="Times New Roman" w:hAnsi="Times New Roman"/>
                <w:sz w:val="24"/>
                <w:lang w:val="en-ZA"/>
              </w:rPr>
              <w:t>.</w:t>
            </w:r>
          </w:p>
          <w:p w14:paraId="34F85B6A" w14:textId="77777777" w:rsidR="003D700C" w:rsidRPr="003D700C" w:rsidRDefault="003D700C" w:rsidP="003D700C">
            <w:pPr>
              <w:autoSpaceDE w:val="0"/>
              <w:autoSpaceDN w:val="0"/>
              <w:adjustRightInd w:val="0"/>
              <w:spacing w:after="0"/>
              <w:jc w:val="both"/>
              <w:rPr>
                <w:rFonts w:ascii="Times New Roman" w:hAnsi="Times New Roman"/>
                <w:sz w:val="24"/>
              </w:rPr>
            </w:pPr>
            <w:r w:rsidRPr="003D700C">
              <w:rPr>
                <w:rFonts w:ascii="Times New Roman" w:hAnsi="Times New Roman"/>
                <w:sz w:val="24"/>
              </w:rPr>
              <w:t>Power, J. R., Musgrove, A. T., &amp; Nichols, B. H. (2020). Teachers Bridging the Digital Divide in Rural Schools with 1: 1 Computing. </w:t>
            </w:r>
            <w:r w:rsidRPr="003D700C">
              <w:rPr>
                <w:rFonts w:ascii="Times New Roman" w:hAnsi="Times New Roman"/>
                <w:i/>
                <w:iCs/>
                <w:sz w:val="24"/>
              </w:rPr>
              <w:t>Rural Educator</w:t>
            </w:r>
            <w:r w:rsidRPr="003D700C">
              <w:rPr>
                <w:rFonts w:ascii="Times New Roman" w:hAnsi="Times New Roman"/>
                <w:sz w:val="24"/>
              </w:rPr>
              <w:t>, </w:t>
            </w:r>
            <w:r w:rsidRPr="003D700C">
              <w:rPr>
                <w:rFonts w:ascii="Times New Roman" w:hAnsi="Times New Roman"/>
                <w:i/>
                <w:iCs/>
                <w:sz w:val="24"/>
              </w:rPr>
              <w:t>41</w:t>
            </w:r>
            <w:r w:rsidRPr="003D700C">
              <w:rPr>
                <w:rFonts w:ascii="Times New Roman" w:hAnsi="Times New Roman"/>
                <w:sz w:val="24"/>
              </w:rPr>
              <w:t>(1), 61-76.</w:t>
            </w:r>
          </w:p>
          <w:p w14:paraId="36D7CBF2" w14:textId="77777777" w:rsidR="003D700C" w:rsidRPr="003D700C" w:rsidRDefault="003D700C" w:rsidP="003D700C">
            <w:pPr>
              <w:spacing w:after="160"/>
              <w:jc w:val="both"/>
              <w:rPr>
                <w:rFonts w:ascii="Times New Roman" w:hAnsi="Times New Roman"/>
                <w:sz w:val="24"/>
              </w:rPr>
            </w:pPr>
            <w:proofErr w:type="spellStart"/>
            <w:r w:rsidRPr="003D700C">
              <w:rPr>
                <w:rFonts w:ascii="Times New Roman" w:hAnsi="Times New Roman"/>
                <w:sz w:val="24"/>
              </w:rPr>
              <w:t>Qutoshi</w:t>
            </w:r>
            <w:proofErr w:type="spellEnd"/>
            <w:r w:rsidRPr="003D700C">
              <w:rPr>
                <w:rFonts w:ascii="Times New Roman" w:hAnsi="Times New Roman"/>
                <w:sz w:val="24"/>
              </w:rPr>
              <w:t>, S. B. (2018). Phenomenology: A philosophy and method of inquiry. </w:t>
            </w:r>
            <w:r w:rsidRPr="003D700C">
              <w:rPr>
                <w:rFonts w:ascii="Times New Roman" w:hAnsi="Times New Roman"/>
                <w:i/>
                <w:iCs/>
                <w:sz w:val="24"/>
              </w:rPr>
              <w:t>Journal of Education and Educational Development</w:t>
            </w:r>
            <w:r w:rsidRPr="003D700C">
              <w:rPr>
                <w:rFonts w:ascii="Times New Roman" w:hAnsi="Times New Roman"/>
                <w:sz w:val="24"/>
              </w:rPr>
              <w:t>, </w:t>
            </w:r>
            <w:r w:rsidRPr="003D700C">
              <w:rPr>
                <w:rFonts w:ascii="Times New Roman" w:hAnsi="Times New Roman"/>
                <w:i/>
                <w:iCs/>
                <w:sz w:val="24"/>
              </w:rPr>
              <w:t>5</w:t>
            </w:r>
            <w:r w:rsidRPr="003D700C">
              <w:rPr>
                <w:rFonts w:ascii="Times New Roman" w:hAnsi="Times New Roman"/>
                <w:sz w:val="24"/>
              </w:rPr>
              <w:t>(1), 215-222.</w:t>
            </w:r>
          </w:p>
          <w:p w14:paraId="0FB7E5F9" w14:textId="77777777" w:rsidR="003D700C" w:rsidRPr="003D700C" w:rsidRDefault="003D700C" w:rsidP="003D700C">
            <w:pPr>
              <w:spacing w:after="160"/>
              <w:jc w:val="both"/>
              <w:rPr>
                <w:rFonts w:ascii="Times New Roman" w:hAnsi="Times New Roman"/>
                <w:bCs/>
                <w:sz w:val="24"/>
              </w:rPr>
            </w:pPr>
            <w:proofErr w:type="spellStart"/>
            <w:r w:rsidRPr="003D700C">
              <w:rPr>
                <w:rFonts w:ascii="Times New Roman" w:hAnsi="Times New Roman"/>
                <w:bCs/>
                <w:sz w:val="24"/>
              </w:rPr>
              <w:t>Rachi</w:t>
            </w:r>
            <w:proofErr w:type="spellEnd"/>
            <w:r w:rsidRPr="003D700C">
              <w:rPr>
                <w:rFonts w:ascii="Times New Roman" w:hAnsi="Times New Roman"/>
                <w:bCs/>
                <w:sz w:val="24"/>
              </w:rPr>
              <w:t>, S. (2017). Research design and methods: A systematic review of research paradigms, sampling issues and instruments development. </w:t>
            </w:r>
            <w:r w:rsidRPr="003D700C">
              <w:rPr>
                <w:rFonts w:ascii="Times New Roman" w:hAnsi="Times New Roman"/>
                <w:bCs/>
                <w:i/>
                <w:iCs/>
                <w:sz w:val="24"/>
              </w:rPr>
              <w:t>International Journal of Economics &amp; Management Sciences</w:t>
            </w:r>
            <w:r w:rsidRPr="003D700C">
              <w:rPr>
                <w:rFonts w:ascii="Times New Roman" w:hAnsi="Times New Roman"/>
                <w:bCs/>
                <w:sz w:val="24"/>
              </w:rPr>
              <w:t>, </w:t>
            </w:r>
            <w:r w:rsidRPr="003D700C">
              <w:rPr>
                <w:rFonts w:ascii="Times New Roman" w:hAnsi="Times New Roman"/>
                <w:bCs/>
                <w:i/>
                <w:iCs/>
                <w:sz w:val="24"/>
              </w:rPr>
              <w:t>6</w:t>
            </w:r>
            <w:r w:rsidRPr="003D700C">
              <w:rPr>
                <w:rFonts w:ascii="Times New Roman" w:hAnsi="Times New Roman"/>
                <w:bCs/>
                <w:sz w:val="24"/>
              </w:rPr>
              <w:t>(2): 1-5.</w:t>
            </w:r>
          </w:p>
          <w:p w14:paraId="1CFE39E1"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 xml:space="preserve">Roller, M., R. 2016.Qualitative research design. Selected articles from research design </w:t>
            </w:r>
            <w:proofErr w:type="spellStart"/>
            <w:r w:rsidRPr="003D700C">
              <w:rPr>
                <w:rFonts w:ascii="Times New Roman" w:hAnsi="Times New Roman"/>
                <w:sz w:val="24"/>
                <w:lang w:val="en-ZA"/>
              </w:rPr>
              <w:t>freview</w:t>
            </w:r>
            <w:proofErr w:type="spellEnd"/>
            <w:r w:rsidRPr="003D700C">
              <w:rPr>
                <w:rFonts w:ascii="Times New Roman" w:hAnsi="Times New Roman"/>
                <w:sz w:val="24"/>
                <w:lang w:val="en-ZA"/>
              </w:rPr>
              <w:t>. Accessed from: [http://www.rollerresearch.com/MRR%20working%20paper/qualitative% research design]. Accessed on: [25 august 2021].</w:t>
            </w:r>
          </w:p>
          <w:p w14:paraId="5FFF3DF5" w14:textId="77777777" w:rsidR="003D700C" w:rsidRPr="003D700C" w:rsidRDefault="003D700C" w:rsidP="003D700C">
            <w:pPr>
              <w:spacing w:after="160"/>
              <w:jc w:val="both"/>
              <w:rPr>
                <w:rFonts w:ascii="Times New Roman" w:hAnsi="Times New Roman"/>
                <w:bCs/>
                <w:sz w:val="24"/>
                <w:lang w:val="en-ZA"/>
              </w:rPr>
            </w:pPr>
            <w:r w:rsidRPr="003D700C">
              <w:rPr>
                <w:rFonts w:ascii="Times New Roman" w:hAnsi="Times New Roman"/>
                <w:bCs/>
                <w:sz w:val="24"/>
                <w:lang w:val="en-ZA"/>
              </w:rPr>
              <w:t>Sage. 2017. Research methods. Accessed from: [http://methods.sagepub.com/reference/encyclopedia-ofsurvey-research-methods/n571.xml].  Accessed on: [23 August 2021].</w:t>
            </w:r>
          </w:p>
          <w:p w14:paraId="5DF8DC4F"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 xml:space="preserve">Saunders M., Lewis P., Thornhill A. (2016). </w:t>
            </w:r>
            <w:r w:rsidRPr="003D700C">
              <w:rPr>
                <w:rFonts w:ascii="Times New Roman" w:hAnsi="Times New Roman"/>
                <w:i/>
                <w:sz w:val="24"/>
              </w:rPr>
              <w:t>Research Methods for Business Students</w:t>
            </w:r>
            <w:r w:rsidRPr="003D700C">
              <w:rPr>
                <w:rFonts w:ascii="Times New Roman" w:hAnsi="Times New Roman"/>
                <w:sz w:val="24"/>
              </w:rPr>
              <w:t xml:space="preserve">. England: Pearson. </w:t>
            </w:r>
          </w:p>
          <w:p w14:paraId="2F28A9A7"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Saunders, J. (2019). The role of research ethics committees. In </w:t>
            </w:r>
            <w:r w:rsidRPr="003D700C">
              <w:rPr>
                <w:rFonts w:ascii="Times New Roman" w:hAnsi="Times New Roman"/>
                <w:i/>
                <w:iCs/>
                <w:sz w:val="24"/>
              </w:rPr>
              <w:t>Fraud and Misconduct in Biomedical Research</w:t>
            </w:r>
            <w:r w:rsidRPr="003D700C">
              <w:rPr>
                <w:rFonts w:ascii="Times New Roman" w:hAnsi="Times New Roman"/>
                <w:sz w:val="24"/>
              </w:rPr>
              <w:t> (pp. 108-118). CRC Press.</w:t>
            </w:r>
          </w:p>
          <w:p w14:paraId="4601352C" w14:textId="77777777" w:rsidR="003D700C" w:rsidRPr="004B4E67" w:rsidRDefault="003D700C" w:rsidP="003D700C">
            <w:pPr>
              <w:jc w:val="both"/>
              <w:rPr>
                <w:rFonts w:ascii="Times New Roman" w:hAnsi="Times New Roman"/>
                <w:sz w:val="24"/>
                <w:szCs w:val="24"/>
                <w:lang w:val="en-ZA"/>
              </w:rPr>
            </w:pPr>
            <w:r w:rsidRPr="003D700C">
              <w:rPr>
                <w:rFonts w:ascii="Times New Roman" w:hAnsi="Times New Roman"/>
                <w:sz w:val="24"/>
                <w:szCs w:val="24"/>
                <w:lang w:val="en-ZA"/>
              </w:rPr>
              <w:t xml:space="preserve">Saunders, M., Lewis, P., &amp; Thornhill, A. 2016. </w:t>
            </w:r>
            <w:r w:rsidRPr="003D700C">
              <w:rPr>
                <w:rFonts w:ascii="Times New Roman" w:hAnsi="Times New Roman"/>
                <w:i/>
                <w:iCs/>
                <w:sz w:val="24"/>
                <w:szCs w:val="24"/>
                <w:lang w:val="en-ZA"/>
              </w:rPr>
              <w:t>Research Methods for Business Students</w:t>
            </w:r>
            <w:r w:rsidRPr="003D700C">
              <w:rPr>
                <w:rFonts w:ascii="Times New Roman" w:hAnsi="Times New Roman"/>
                <w:sz w:val="24"/>
                <w:szCs w:val="24"/>
                <w:lang w:val="en-ZA"/>
              </w:rPr>
              <w:t>.7th edition. Harlow: Pearson Education Limited.</w:t>
            </w:r>
          </w:p>
          <w:p w14:paraId="3761BA18" w14:textId="77777777" w:rsidR="003D700C" w:rsidRPr="003D700C" w:rsidRDefault="003D700C" w:rsidP="003D700C">
            <w:pPr>
              <w:spacing w:after="160"/>
              <w:jc w:val="both"/>
              <w:rPr>
                <w:rFonts w:ascii="Times New Roman" w:hAnsi="Times New Roman"/>
                <w:bCs/>
                <w:sz w:val="24"/>
              </w:rPr>
            </w:pPr>
            <w:proofErr w:type="spellStart"/>
            <w:r w:rsidRPr="003D700C">
              <w:rPr>
                <w:rFonts w:ascii="Times New Roman" w:hAnsi="Times New Roman"/>
                <w:bCs/>
                <w:sz w:val="24"/>
              </w:rPr>
              <w:t>Sekaran</w:t>
            </w:r>
            <w:proofErr w:type="spellEnd"/>
            <w:r w:rsidRPr="003D700C">
              <w:rPr>
                <w:rFonts w:ascii="Times New Roman" w:hAnsi="Times New Roman"/>
                <w:bCs/>
                <w:sz w:val="24"/>
              </w:rPr>
              <w:t xml:space="preserve">, U. and </w:t>
            </w:r>
            <w:proofErr w:type="spellStart"/>
            <w:r w:rsidRPr="003D700C">
              <w:rPr>
                <w:rFonts w:ascii="Times New Roman" w:hAnsi="Times New Roman"/>
                <w:bCs/>
                <w:sz w:val="24"/>
              </w:rPr>
              <w:t>Bougie</w:t>
            </w:r>
            <w:proofErr w:type="spellEnd"/>
            <w:r w:rsidRPr="003D700C">
              <w:rPr>
                <w:rFonts w:ascii="Times New Roman" w:hAnsi="Times New Roman"/>
                <w:bCs/>
                <w:sz w:val="24"/>
              </w:rPr>
              <w:t>, R. 2016. Research Methods: A Skill-Building Approach. 7</w:t>
            </w:r>
            <w:r w:rsidRPr="003D700C">
              <w:rPr>
                <w:rFonts w:ascii="Times New Roman" w:hAnsi="Times New Roman"/>
                <w:bCs/>
                <w:sz w:val="24"/>
                <w:vertAlign w:val="superscript"/>
              </w:rPr>
              <w:t>th</w:t>
            </w:r>
            <w:r w:rsidRPr="003D700C">
              <w:rPr>
                <w:rFonts w:ascii="Times New Roman" w:hAnsi="Times New Roman"/>
                <w:bCs/>
                <w:sz w:val="24"/>
              </w:rPr>
              <w:t xml:space="preserve"> edition. United Kingdom: John Willey and Sons.</w:t>
            </w:r>
          </w:p>
          <w:p w14:paraId="3B2CEDC8" w14:textId="77777777" w:rsidR="003D700C" w:rsidRPr="003D700C" w:rsidRDefault="003D700C" w:rsidP="003D700C">
            <w:pPr>
              <w:spacing w:after="160"/>
              <w:jc w:val="both"/>
              <w:rPr>
                <w:rFonts w:ascii="Times New Roman" w:hAnsi="Times New Roman"/>
                <w:sz w:val="24"/>
              </w:rPr>
            </w:pPr>
            <w:proofErr w:type="spellStart"/>
            <w:r w:rsidRPr="003D700C">
              <w:rPr>
                <w:rFonts w:ascii="Times New Roman" w:hAnsi="Times New Roman"/>
                <w:sz w:val="24"/>
              </w:rPr>
              <w:t>Teherani</w:t>
            </w:r>
            <w:proofErr w:type="spellEnd"/>
            <w:r w:rsidRPr="003D700C">
              <w:rPr>
                <w:rFonts w:ascii="Times New Roman" w:hAnsi="Times New Roman"/>
                <w:sz w:val="24"/>
              </w:rPr>
              <w:t xml:space="preserve">, A., </w:t>
            </w:r>
            <w:proofErr w:type="spellStart"/>
            <w:r w:rsidRPr="003D700C">
              <w:rPr>
                <w:rFonts w:ascii="Times New Roman" w:hAnsi="Times New Roman"/>
                <w:sz w:val="24"/>
              </w:rPr>
              <w:t>Martimianakis</w:t>
            </w:r>
            <w:proofErr w:type="spellEnd"/>
            <w:r w:rsidRPr="003D700C">
              <w:rPr>
                <w:rFonts w:ascii="Times New Roman" w:hAnsi="Times New Roman"/>
                <w:sz w:val="24"/>
              </w:rPr>
              <w:t xml:space="preserve">, T., </w:t>
            </w:r>
            <w:proofErr w:type="spellStart"/>
            <w:r w:rsidRPr="003D700C">
              <w:rPr>
                <w:rFonts w:ascii="Times New Roman" w:hAnsi="Times New Roman"/>
                <w:sz w:val="24"/>
              </w:rPr>
              <w:t>Stenfors</w:t>
            </w:r>
            <w:proofErr w:type="spellEnd"/>
            <w:r w:rsidRPr="003D700C">
              <w:rPr>
                <w:rFonts w:ascii="Times New Roman" w:hAnsi="Times New Roman"/>
                <w:sz w:val="24"/>
              </w:rPr>
              <w:t xml:space="preserve">-Hayes, T., </w:t>
            </w:r>
            <w:proofErr w:type="spellStart"/>
            <w:r w:rsidRPr="003D700C">
              <w:rPr>
                <w:rFonts w:ascii="Times New Roman" w:hAnsi="Times New Roman"/>
                <w:sz w:val="24"/>
              </w:rPr>
              <w:t>Wadhwa</w:t>
            </w:r>
            <w:proofErr w:type="spellEnd"/>
            <w:r w:rsidRPr="003D700C">
              <w:rPr>
                <w:rFonts w:ascii="Times New Roman" w:hAnsi="Times New Roman"/>
                <w:sz w:val="24"/>
              </w:rPr>
              <w:t xml:space="preserve">, A., &amp; </w:t>
            </w:r>
            <w:proofErr w:type="spellStart"/>
            <w:r w:rsidRPr="003D700C">
              <w:rPr>
                <w:rFonts w:ascii="Times New Roman" w:hAnsi="Times New Roman"/>
                <w:sz w:val="24"/>
              </w:rPr>
              <w:t>Varpio</w:t>
            </w:r>
            <w:proofErr w:type="spellEnd"/>
            <w:r w:rsidRPr="003D700C">
              <w:rPr>
                <w:rFonts w:ascii="Times New Roman" w:hAnsi="Times New Roman"/>
                <w:sz w:val="24"/>
              </w:rPr>
              <w:t>, L. (2015). Choosing a qualitative research approach. </w:t>
            </w:r>
            <w:r w:rsidRPr="003D700C">
              <w:rPr>
                <w:rFonts w:ascii="Times New Roman" w:hAnsi="Times New Roman"/>
                <w:i/>
                <w:iCs/>
                <w:sz w:val="24"/>
              </w:rPr>
              <w:t>Journal of graduate medical education</w:t>
            </w:r>
            <w:r w:rsidRPr="003D700C">
              <w:rPr>
                <w:rFonts w:ascii="Times New Roman" w:hAnsi="Times New Roman"/>
                <w:sz w:val="24"/>
              </w:rPr>
              <w:t>, </w:t>
            </w:r>
            <w:r w:rsidRPr="003D700C">
              <w:rPr>
                <w:rFonts w:ascii="Times New Roman" w:hAnsi="Times New Roman"/>
                <w:i/>
                <w:iCs/>
                <w:sz w:val="24"/>
              </w:rPr>
              <w:t>7</w:t>
            </w:r>
            <w:r w:rsidRPr="003D700C">
              <w:rPr>
                <w:rFonts w:ascii="Times New Roman" w:hAnsi="Times New Roman"/>
                <w:sz w:val="24"/>
              </w:rPr>
              <w:t>(4), 669.</w:t>
            </w:r>
          </w:p>
          <w:p w14:paraId="45AADAF0" w14:textId="77777777" w:rsidR="003D700C" w:rsidRPr="003D700C" w:rsidRDefault="003D700C" w:rsidP="003D700C">
            <w:pPr>
              <w:spacing w:after="160"/>
              <w:jc w:val="both"/>
              <w:rPr>
                <w:rFonts w:ascii="Times New Roman" w:hAnsi="Times New Roman"/>
                <w:sz w:val="24"/>
              </w:rPr>
            </w:pPr>
            <w:proofErr w:type="spellStart"/>
            <w:r w:rsidRPr="003D700C">
              <w:rPr>
                <w:rFonts w:ascii="Times New Roman" w:hAnsi="Times New Roman"/>
                <w:sz w:val="24"/>
              </w:rPr>
              <w:t>Tiba</w:t>
            </w:r>
            <w:proofErr w:type="spellEnd"/>
            <w:r w:rsidRPr="003D700C">
              <w:rPr>
                <w:rFonts w:ascii="Times New Roman" w:hAnsi="Times New Roman"/>
                <w:sz w:val="24"/>
              </w:rPr>
              <w:t xml:space="preserve">, C., &amp; </w:t>
            </w:r>
            <w:proofErr w:type="spellStart"/>
            <w:r w:rsidRPr="003D700C">
              <w:rPr>
                <w:rFonts w:ascii="Times New Roman" w:hAnsi="Times New Roman"/>
                <w:sz w:val="24"/>
              </w:rPr>
              <w:t>Condy</w:t>
            </w:r>
            <w:proofErr w:type="spellEnd"/>
            <w:r w:rsidRPr="003D700C">
              <w:rPr>
                <w:rFonts w:ascii="Times New Roman" w:hAnsi="Times New Roman"/>
                <w:sz w:val="24"/>
              </w:rPr>
              <w:t>, J. L. (2021). Identifying factors influencing pre-service teacher readiness to use technology during professional practice. </w:t>
            </w:r>
            <w:r w:rsidRPr="003D700C">
              <w:rPr>
                <w:rFonts w:ascii="Times New Roman" w:hAnsi="Times New Roman"/>
                <w:i/>
                <w:iCs/>
                <w:sz w:val="24"/>
              </w:rPr>
              <w:t>International Journal of Information and Communication Technology Education (IJICTE)</w:t>
            </w:r>
            <w:r w:rsidRPr="003D700C">
              <w:rPr>
                <w:rFonts w:ascii="Times New Roman" w:hAnsi="Times New Roman"/>
                <w:sz w:val="24"/>
              </w:rPr>
              <w:t>, </w:t>
            </w:r>
            <w:r w:rsidRPr="003D700C">
              <w:rPr>
                <w:rFonts w:ascii="Times New Roman" w:hAnsi="Times New Roman"/>
                <w:i/>
                <w:iCs/>
                <w:sz w:val="24"/>
              </w:rPr>
              <w:t>17</w:t>
            </w:r>
            <w:r w:rsidRPr="003D700C">
              <w:rPr>
                <w:rFonts w:ascii="Times New Roman" w:hAnsi="Times New Roman"/>
                <w:sz w:val="24"/>
              </w:rPr>
              <w:t>(2), 12-24.</w:t>
            </w:r>
          </w:p>
          <w:p w14:paraId="469DF564" w14:textId="77777777" w:rsidR="003D700C" w:rsidRPr="003D700C" w:rsidRDefault="003D700C" w:rsidP="003D700C">
            <w:pPr>
              <w:spacing w:after="160"/>
              <w:jc w:val="both"/>
              <w:rPr>
                <w:rFonts w:ascii="Times New Roman" w:hAnsi="Times New Roman"/>
                <w:bCs/>
                <w:sz w:val="24"/>
              </w:rPr>
            </w:pPr>
            <w:r w:rsidRPr="003D700C">
              <w:rPr>
                <w:rFonts w:ascii="Times New Roman" w:hAnsi="Times New Roman"/>
                <w:bCs/>
                <w:sz w:val="24"/>
              </w:rPr>
              <w:t>Urbina, A., &amp; Polly, D. (2017). Examining elementary school teachers’ integration of technology and enactment of TPACK in mathematics. </w:t>
            </w:r>
            <w:r w:rsidRPr="003D700C">
              <w:rPr>
                <w:rFonts w:ascii="Times New Roman" w:hAnsi="Times New Roman"/>
                <w:bCs/>
                <w:i/>
                <w:iCs/>
                <w:sz w:val="24"/>
              </w:rPr>
              <w:t>The International Journal of Information and Learning Technology</w:t>
            </w:r>
            <w:r w:rsidRPr="003D700C">
              <w:rPr>
                <w:rFonts w:ascii="Times New Roman" w:hAnsi="Times New Roman"/>
                <w:bCs/>
                <w:sz w:val="24"/>
              </w:rPr>
              <w:t>.</w:t>
            </w:r>
          </w:p>
          <w:p w14:paraId="34DBCCC1" w14:textId="77777777" w:rsidR="003D700C" w:rsidRPr="003D700C" w:rsidRDefault="003D700C" w:rsidP="003D700C">
            <w:pPr>
              <w:spacing w:after="160"/>
              <w:jc w:val="both"/>
              <w:rPr>
                <w:rFonts w:ascii="Times New Roman" w:hAnsi="Times New Roman"/>
                <w:sz w:val="24"/>
                <w:lang w:val="en-ZA"/>
              </w:rPr>
            </w:pPr>
            <w:proofErr w:type="spellStart"/>
            <w:r w:rsidRPr="003D700C">
              <w:rPr>
                <w:rFonts w:ascii="Times New Roman" w:hAnsi="Times New Roman"/>
                <w:sz w:val="24"/>
                <w:lang w:val="en-ZA"/>
              </w:rPr>
              <w:t>Verina</w:t>
            </w:r>
            <w:proofErr w:type="spellEnd"/>
            <w:r w:rsidRPr="003D700C">
              <w:rPr>
                <w:rFonts w:ascii="Times New Roman" w:hAnsi="Times New Roman"/>
                <w:sz w:val="24"/>
                <w:lang w:val="en-ZA"/>
              </w:rPr>
              <w:t xml:space="preserve">, N., &amp; </w:t>
            </w:r>
            <w:proofErr w:type="spellStart"/>
            <w:r w:rsidRPr="003D700C">
              <w:rPr>
                <w:rFonts w:ascii="Times New Roman" w:hAnsi="Times New Roman"/>
                <w:sz w:val="24"/>
                <w:lang w:val="en-ZA"/>
              </w:rPr>
              <w:t>Titko</w:t>
            </w:r>
            <w:proofErr w:type="spellEnd"/>
            <w:r w:rsidRPr="003D700C">
              <w:rPr>
                <w:rFonts w:ascii="Times New Roman" w:hAnsi="Times New Roman"/>
                <w:sz w:val="24"/>
                <w:lang w:val="en-ZA"/>
              </w:rPr>
              <w:t>, J. (2019, May). Digital transformation: conceptual framework. In </w:t>
            </w:r>
            <w:r w:rsidRPr="003D700C">
              <w:rPr>
                <w:rFonts w:ascii="Times New Roman" w:hAnsi="Times New Roman"/>
                <w:i/>
                <w:iCs/>
                <w:sz w:val="24"/>
                <w:lang w:val="en-ZA"/>
              </w:rPr>
              <w:t>Proc. of the Int. Scientific Conference “Contemporary Issues in Business, Management and Economics Engineering’2019”, Vilnius, Lithuania</w:t>
            </w:r>
            <w:r w:rsidRPr="003D700C">
              <w:rPr>
                <w:rFonts w:ascii="Times New Roman" w:hAnsi="Times New Roman"/>
                <w:sz w:val="24"/>
                <w:lang w:val="en-ZA"/>
              </w:rPr>
              <w:t> (pp. 9-10).</w:t>
            </w:r>
          </w:p>
          <w:p w14:paraId="6F4AD044" w14:textId="77777777" w:rsidR="003D700C" w:rsidRPr="003D700C" w:rsidRDefault="003D700C" w:rsidP="003D700C">
            <w:pPr>
              <w:spacing w:after="160"/>
              <w:jc w:val="both"/>
              <w:rPr>
                <w:rFonts w:ascii="Times New Roman" w:hAnsi="Times New Roman"/>
                <w:sz w:val="24"/>
                <w:lang w:val="en-ZA"/>
              </w:rPr>
            </w:pPr>
            <w:commentRangeStart w:id="70"/>
            <w:proofErr w:type="spellStart"/>
            <w:r w:rsidRPr="003D700C">
              <w:rPr>
                <w:rFonts w:ascii="Times New Roman" w:hAnsi="Times New Roman"/>
                <w:sz w:val="24"/>
                <w:lang w:val="en-ZA"/>
              </w:rPr>
              <w:t>Yoo</w:t>
            </w:r>
            <w:proofErr w:type="spellEnd"/>
            <w:r w:rsidRPr="003D700C">
              <w:rPr>
                <w:rFonts w:ascii="Times New Roman" w:hAnsi="Times New Roman"/>
                <w:sz w:val="24"/>
                <w:lang w:val="en-ZA"/>
              </w:rPr>
              <w:t xml:space="preserve">, Y., Boland, R. J., </w:t>
            </w:r>
            <w:proofErr w:type="spellStart"/>
            <w:r w:rsidRPr="003D700C">
              <w:rPr>
                <w:rFonts w:ascii="Times New Roman" w:hAnsi="Times New Roman"/>
                <w:sz w:val="24"/>
                <w:lang w:val="en-ZA"/>
              </w:rPr>
              <w:t>Lyytinen</w:t>
            </w:r>
            <w:proofErr w:type="spellEnd"/>
            <w:r w:rsidRPr="003D700C">
              <w:rPr>
                <w:rFonts w:ascii="Times New Roman" w:hAnsi="Times New Roman"/>
                <w:sz w:val="24"/>
                <w:lang w:val="en-ZA"/>
              </w:rPr>
              <w:t xml:space="preserve">, K. and </w:t>
            </w:r>
            <w:proofErr w:type="spellStart"/>
            <w:r w:rsidRPr="003D700C">
              <w:rPr>
                <w:rFonts w:ascii="Times New Roman" w:hAnsi="Times New Roman"/>
                <w:sz w:val="24"/>
                <w:lang w:val="en-ZA"/>
              </w:rPr>
              <w:t>Majchrzak</w:t>
            </w:r>
            <w:proofErr w:type="spellEnd"/>
            <w:r w:rsidRPr="003D700C">
              <w:rPr>
                <w:rFonts w:ascii="Times New Roman" w:hAnsi="Times New Roman"/>
                <w:sz w:val="24"/>
                <w:lang w:val="en-ZA"/>
              </w:rPr>
              <w:t xml:space="preserve">, A. (2012) ‘Organizing for Innovation in the Digitized World’, </w:t>
            </w:r>
            <w:r w:rsidRPr="003D700C">
              <w:rPr>
                <w:rFonts w:ascii="Times New Roman" w:hAnsi="Times New Roman"/>
                <w:i/>
                <w:iCs/>
                <w:sz w:val="24"/>
                <w:lang w:val="en-ZA"/>
              </w:rPr>
              <w:t>Organization Science</w:t>
            </w:r>
            <w:r w:rsidRPr="003D700C">
              <w:rPr>
                <w:rFonts w:ascii="Times New Roman" w:hAnsi="Times New Roman"/>
                <w:sz w:val="24"/>
                <w:lang w:val="en-ZA"/>
              </w:rPr>
              <w:t>, 23(5), pp. 1398–1408.</w:t>
            </w:r>
          </w:p>
          <w:p w14:paraId="2424BDD6" w14:textId="77777777" w:rsidR="003D700C" w:rsidRPr="003D700C" w:rsidRDefault="003D700C" w:rsidP="003D700C">
            <w:pPr>
              <w:spacing w:after="160"/>
              <w:jc w:val="both"/>
              <w:rPr>
                <w:rFonts w:ascii="Times New Roman" w:hAnsi="Times New Roman"/>
                <w:sz w:val="24"/>
                <w:lang w:val="en-ZA"/>
              </w:rPr>
            </w:pPr>
            <w:proofErr w:type="spellStart"/>
            <w:r w:rsidRPr="003D700C">
              <w:rPr>
                <w:rFonts w:ascii="Times New Roman" w:hAnsi="Times New Roman"/>
                <w:sz w:val="24"/>
                <w:lang w:val="en-ZA"/>
              </w:rPr>
              <w:t>Yoo</w:t>
            </w:r>
            <w:proofErr w:type="spellEnd"/>
            <w:r w:rsidRPr="003D700C">
              <w:rPr>
                <w:rFonts w:ascii="Times New Roman" w:hAnsi="Times New Roman"/>
                <w:sz w:val="24"/>
                <w:lang w:val="en-ZA"/>
              </w:rPr>
              <w:t xml:space="preserve">, Y., </w:t>
            </w:r>
            <w:proofErr w:type="spellStart"/>
            <w:r w:rsidRPr="003D700C">
              <w:rPr>
                <w:rFonts w:ascii="Times New Roman" w:hAnsi="Times New Roman"/>
                <w:sz w:val="24"/>
                <w:lang w:val="en-ZA"/>
              </w:rPr>
              <w:t>Henfridsson</w:t>
            </w:r>
            <w:proofErr w:type="spellEnd"/>
            <w:r w:rsidRPr="003D700C">
              <w:rPr>
                <w:rFonts w:ascii="Times New Roman" w:hAnsi="Times New Roman"/>
                <w:sz w:val="24"/>
                <w:lang w:val="en-ZA"/>
              </w:rPr>
              <w:t xml:space="preserve">, O. and </w:t>
            </w:r>
            <w:proofErr w:type="spellStart"/>
            <w:r w:rsidRPr="003D700C">
              <w:rPr>
                <w:rFonts w:ascii="Times New Roman" w:hAnsi="Times New Roman"/>
                <w:sz w:val="24"/>
                <w:lang w:val="en-ZA"/>
              </w:rPr>
              <w:t>Lyytinen</w:t>
            </w:r>
            <w:proofErr w:type="spellEnd"/>
            <w:r w:rsidRPr="003D700C">
              <w:rPr>
                <w:rFonts w:ascii="Times New Roman" w:hAnsi="Times New Roman"/>
                <w:sz w:val="24"/>
                <w:lang w:val="en-ZA"/>
              </w:rPr>
              <w:t xml:space="preserve">, K. (2010) ‘The new organizing logic of digital innovation: An agenda </w:t>
            </w:r>
            <w:commentRangeEnd w:id="70"/>
            <w:r w:rsidR="001D2CF7">
              <w:rPr>
                <w:rStyle w:val="CommentReference"/>
              </w:rPr>
              <w:commentReference w:id="70"/>
            </w:r>
            <w:r w:rsidRPr="003D700C">
              <w:rPr>
                <w:rFonts w:ascii="Times New Roman" w:hAnsi="Times New Roman"/>
                <w:sz w:val="24"/>
                <w:lang w:val="en-ZA"/>
              </w:rPr>
              <w:t xml:space="preserve">for information systems research’, </w:t>
            </w:r>
            <w:r w:rsidRPr="003D700C">
              <w:rPr>
                <w:rFonts w:ascii="Times New Roman" w:hAnsi="Times New Roman"/>
                <w:i/>
                <w:iCs/>
                <w:sz w:val="24"/>
                <w:lang w:val="en-ZA"/>
              </w:rPr>
              <w:t>Information Systems Research,</w:t>
            </w:r>
            <w:r w:rsidRPr="003D700C">
              <w:rPr>
                <w:rFonts w:ascii="Times New Roman" w:hAnsi="Times New Roman"/>
                <w:sz w:val="24"/>
                <w:lang w:val="en-ZA"/>
              </w:rPr>
              <w:t xml:space="preserve"> 21(4), pp. 724–735.</w:t>
            </w:r>
          </w:p>
          <w:p w14:paraId="30937B68" w14:textId="77777777" w:rsidR="003D700C" w:rsidRPr="003D700C" w:rsidRDefault="003D700C" w:rsidP="003D700C">
            <w:pPr>
              <w:spacing w:after="160"/>
              <w:jc w:val="both"/>
              <w:rPr>
                <w:rFonts w:ascii="Times New Roman" w:hAnsi="Times New Roman"/>
                <w:bCs/>
                <w:sz w:val="24"/>
              </w:rPr>
            </w:pPr>
            <w:proofErr w:type="spellStart"/>
            <w:r w:rsidRPr="003D700C">
              <w:rPr>
                <w:rFonts w:ascii="Times New Roman" w:hAnsi="Times New Roman"/>
                <w:bCs/>
                <w:sz w:val="24"/>
              </w:rPr>
              <w:t>Yousaf</w:t>
            </w:r>
            <w:proofErr w:type="spellEnd"/>
            <w:r w:rsidRPr="003D700C">
              <w:rPr>
                <w:rFonts w:ascii="Times New Roman" w:hAnsi="Times New Roman"/>
                <w:bCs/>
                <w:sz w:val="24"/>
              </w:rPr>
              <w:t>, S. (2021). Travel burnout: Exploring the return journeys of pilgrim-tourists amidst the COVID-19 pandemic. </w:t>
            </w:r>
            <w:r w:rsidRPr="003D700C">
              <w:rPr>
                <w:rFonts w:ascii="Times New Roman" w:hAnsi="Times New Roman"/>
                <w:bCs/>
                <w:i/>
                <w:iCs/>
                <w:sz w:val="24"/>
              </w:rPr>
              <w:t>Tourism Management</w:t>
            </w:r>
            <w:r w:rsidRPr="003D700C">
              <w:rPr>
                <w:rFonts w:ascii="Times New Roman" w:hAnsi="Times New Roman"/>
                <w:bCs/>
                <w:sz w:val="24"/>
              </w:rPr>
              <w:t>, </w:t>
            </w:r>
            <w:r w:rsidRPr="003D700C">
              <w:rPr>
                <w:rFonts w:ascii="Times New Roman" w:hAnsi="Times New Roman"/>
                <w:bCs/>
                <w:i/>
                <w:iCs/>
                <w:sz w:val="24"/>
              </w:rPr>
              <w:t>84</w:t>
            </w:r>
            <w:r w:rsidRPr="003D700C">
              <w:rPr>
                <w:rFonts w:ascii="Times New Roman" w:hAnsi="Times New Roman"/>
                <w:bCs/>
                <w:sz w:val="24"/>
              </w:rPr>
              <w:t>, 104285.</w:t>
            </w:r>
          </w:p>
          <w:p w14:paraId="24F21542" w14:textId="77777777" w:rsidR="003D700C" w:rsidRPr="003D700C" w:rsidRDefault="003D700C" w:rsidP="003D700C">
            <w:pPr>
              <w:spacing w:after="160"/>
              <w:jc w:val="both"/>
              <w:rPr>
                <w:rFonts w:ascii="Times New Roman" w:hAnsi="Times New Roman"/>
                <w:sz w:val="24"/>
              </w:rPr>
            </w:pPr>
            <w:proofErr w:type="spellStart"/>
            <w:r w:rsidRPr="003D700C">
              <w:rPr>
                <w:rFonts w:ascii="Times New Roman" w:hAnsi="Times New Roman"/>
                <w:sz w:val="24"/>
              </w:rPr>
              <w:t>Zukauskas</w:t>
            </w:r>
            <w:proofErr w:type="spellEnd"/>
            <w:r w:rsidRPr="003D700C">
              <w:rPr>
                <w:rFonts w:ascii="Times New Roman" w:hAnsi="Times New Roman"/>
                <w:sz w:val="24"/>
              </w:rPr>
              <w:t xml:space="preserve">, P., </w:t>
            </w:r>
            <w:proofErr w:type="spellStart"/>
            <w:r w:rsidRPr="003D700C">
              <w:rPr>
                <w:rFonts w:ascii="Times New Roman" w:hAnsi="Times New Roman"/>
                <w:sz w:val="24"/>
              </w:rPr>
              <w:t>Vveinhardt</w:t>
            </w:r>
            <w:proofErr w:type="spellEnd"/>
            <w:r w:rsidRPr="003D700C">
              <w:rPr>
                <w:rFonts w:ascii="Times New Roman" w:hAnsi="Times New Roman"/>
                <w:sz w:val="24"/>
              </w:rPr>
              <w:t xml:space="preserve">, J., &amp; </w:t>
            </w:r>
            <w:proofErr w:type="spellStart"/>
            <w:r w:rsidRPr="003D700C">
              <w:rPr>
                <w:rFonts w:ascii="Times New Roman" w:hAnsi="Times New Roman"/>
                <w:sz w:val="24"/>
              </w:rPr>
              <w:t>Andriukaitienė</w:t>
            </w:r>
            <w:proofErr w:type="spellEnd"/>
            <w:r w:rsidRPr="003D700C">
              <w:rPr>
                <w:rFonts w:ascii="Times New Roman" w:hAnsi="Times New Roman"/>
                <w:sz w:val="24"/>
              </w:rPr>
              <w:t>, R. (2018). Philosophy and paradigm of scientific research. </w:t>
            </w:r>
            <w:r w:rsidRPr="003D700C">
              <w:rPr>
                <w:rFonts w:ascii="Times New Roman" w:hAnsi="Times New Roman"/>
                <w:i/>
                <w:iCs/>
                <w:sz w:val="24"/>
              </w:rPr>
              <w:t>Management Culture and Corporate Social Responsibility</w:t>
            </w:r>
            <w:r w:rsidRPr="003D700C">
              <w:rPr>
                <w:rFonts w:ascii="Times New Roman" w:hAnsi="Times New Roman"/>
                <w:sz w:val="24"/>
              </w:rPr>
              <w:t>, </w:t>
            </w:r>
            <w:r w:rsidRPr="003D700C">
              <w:rPr>
                <w:rFonts w:ascii="Times New Roman" w:hAnsi="Times New Roman"/>
                <w:i/>
                <w:iCs/>
                <w:sz w:val="24"/>
              </w:rPr>
              <w:t>121</w:t>
            </w:r>
            <w:r w:rsidRPr="003D700C">
              <w:rPr>
                <w:rFonts w:ascii="Times New Roman" w:hAnsi="Times New Roman"/>
                <w:sz w:val="24"/>
              </w:rPr>
              <w:t>.</w:t>
            </w:r>
          </w:p>
          <w:p w14:paraId="76263B99" w14:textId="77777777" w:rsidR="00A13253" w:rsidRPr="006132A1" w:rsidRDefault="00A13253" w:rsidP="00A13253">
            <w:pPr>
              <w:autoSpaceDE w:val="0"/>
              <w:autoSpaceDN w:val="0"/>
              <w:adjustRightInd w:val="0"/>
              <w:spacing w:after="0" w:line="360" w:lineRule="auto"/>
              <w:jc w:val="both"/>
              <w:rPr>
                <w:rFonts w:ascii="Arial Narrow" w:hAnsi="Arial Narrow"/>
                <w:b/>
              </w:rPr>
            </w:pPr>
          </w:p>
        </w:tc>
      </w:tr>
      <w:tr w:rsidR="00BC758E" w:rsidRPr="00D72272" w14:paraId="03281E63"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4B9DE35C" w14:textId="77777777" w:rsidR="00BC758E" w:rsidRPr="00D72272" w:rsidRDefault="00BC758E" w:rsidP="001D6D1E">
            <w:pPr>
              <w:pStyle w:val="Heading1"/>
            </w:pPr>
            <w:bookmarkStart w:id="71" w:name="_Toc81147420"/>
            <w:r w:rsidRPr="00D72272">
              <w:t>APPENDICES</w:t>
            </w:r>
            <w:bookmarkEnd w:id="71"/>
            <w:r w:rsidRPr="00D72272">
              <w:t xml:space="preserve"> </w:t>
            </w:r>
          </w:p>
        </w:tc>
      </w:tr>
      <w:tr w:rsidR="00BC758E" w:rsidRPr="00D72272" w14:paraId="0D4E6BDF" w14:textId="77777777" w:rsidTr="00BC758E">
        <w:trPr>
          <w:trHeight w:val="454"/>
          <w:jc w:val="center"/>
        </w:trPr>
        <w:tc>
          <w:tcPr>
            <w:tcW w:w="9356" w:type="dxa"/>
            <w:tcBorders>
              <w:top w:val="single" w:sz="4" w:space="0" w:color="auto"/>
              <w:bottom w:val="single" w:sz="4" w:space="0" w:color="auto"/>
            </w:tcBorders>
            <w:vAlign w:val="center"/>
          </w:tcPr>
          <w:p w14:paraId="352266E6" w14:textId="77777777" w:rsidR="00BC758E" w:rsidRPr="00D72272" w:rsidRDefault="00BC758E" w:rsidP="00BC758E">
            <w:pPr>
              <w:pStyle w:val="ListParagraph"/>
              <w:spacing w:after="0"/>
              <w:ind w:left="360"/>
              <w:rPr>
                <w:rFonts w:ascii="Arial Narrow" w:hAnsi="Arial Narrow"/>
                <w:b/>
              </w:rPr>
            </w:pPr>
          </w:p>
          <w:p w14:paraId="5EE3D460" w14:textId="77777777" w:rsidR="00377BD2" w:rsidRPr="004033A0" w:rsidRDefault="00377BD2" w:rsidP="008420D2">
            <w:pPr>
              <w:pStyle w:val="Heading1"/>
            </w:pPr>
            <w:bookmarkStart w:id="72" w:name="_Toc81147421"/>
            <w:r w:rsidRPr="004033A0">
              <w:t xml:space="preserve">Appendix A: </w:t>
            </w:r>
            <w:commentRangeStart w:id="73"/>
            <w:r w:rsidRPr="004033A0">
              <w:t>Letter of Permission to Conduct the study</w:t>
            </w:r>
            <w:bookmarkEnd w:id="72"/>
            <w:r w:rsidRPr="004033A0">
              <w:t xml:space="preserve"> </w:t>
            </w:r>
            <w:commentRangeEnd w:id="73"/>
            <w:r w:rsidR="006B667D">
              <w:rPr>
                <w:rStyle w:val="CommentReference"/>
                <w:rFonts w:ascii="Calibri" w:eastAsia="Calibri" w:hAnsi="Calibri"/>
                <w:b w:val="0"/>
                <w:bCs w:val="0"/>
                <w:kern w:val="0"/>
              </w:rPr>
              <w:commentReference w:id="73"/>
            </w:r>
          </w:p>
          <w:p w14:paraId="65574907" w14:textId="77777777" w:rsidR="00377BD2" w:rsidRPr="004033A0" w:rsidRDefault="00377BD2" w:rsidP="00377BD2">
            <w:pPr>
              <w:pStyle w:val="ListParagraph"/>
              <w:spacing w:line="360" w:lineRule="auto"/>
              <w:ind w:left="450"/>
              <w:jc w:val="both"/>
              <w:rPr>
                <w:rFonts w:ascii="Times New Roman" w:hAnsi="Times New Roman"/>
                <w:b/>
                <w:sz w:val="24"/>
              </w:rPr>
            </w:pPr>
            <w:r w:rsidRPr="004033A0">
              <w:rPr>
                <w:rFonts w:ascii="Times New Roman" w:hAnsi="Times New Roman"/>
                <w:b/>
                <w:sz w:val="24"/>
                <w:szCs w:val="24"/>
                <w:lang w:val="en-US"/>
              </w:rPr>
              <w:t>RE: PERMISSION TO CONDUCT RESEARCH STUDY</w:t>
            </w:r>
          </w:p>
          <w:p w14:paraId="60998FCC" w14:textId="77777777" w:rsidR="00377BD2" w:rsidRPr="004033A0" w:rsidRDefault="00377BD2" w:rsidP="00377BD2">
            <w:pPr>
              <w:spacing w:after="0" w:line="360" w:lineRule="auto"/>
              <w:jc w:val="both"/>
              <w:rPr>
                <w:rFonts w:ascii="Times New Roman" w:hAnsi="Times New Roman"/>
                <w:sz w:val="24"/>
                <w:szCs w:val="24"/>
                <w:lang w:val="en-US"/>
              </w:rPr>
            </w:pPr>
            <w:r w:rsidRPr="004033A0">
              <w:rPr>
                <w:rFonts w:ascii="Times New Roman" w:hAnsi="Times New Roman"/>
                <w:sz w:val="24"/>
                <w:szCs w:val="24"/>
                <w:lang w:val="en-US"/>
              </w:rPr>
              <w:t>Dear Sir/Madam</w:t>
            </w:r>
          </w:p>
          <w:p w14:paraId="324CB269" w14:textId="77777777" w:rsidR="00377BD2" w:rsidRDefault="00377BD2" w:rsidP="00377BD2">
            <w:pPr>
              <w:pStyle w:val="Default"/>
              <w:spacing w:line="360" w:lineRule="auto"/>
              <w:jc w:val="both"/>
              <w:rPr>
                <w:rFonts w:ascii="Times New Roman" w:hAnsi="Times New Roman" w:cs="Times New Roman"/>
              </w:rPr>
            </w:pPr>
            <w:r w:rsidRPr="004033A0">
              <w:rPr>
                <w:rFonts w:ascii="Times New Roman" w:hAnsi="Times New Roman"/>
              </w:rPr>
              <w:t xml:space="preserve">I am </w:t>
            </w:r>
            <w:r w:rsidRPr="00CD6995">
              <w:rPr>
                <w:rFonts w:ascii="Times New Roman" w:hAnsi="Times New Roman"/>
              </w:rPr>
              <w:t>Aubrey Thulani</w:t>
            </w:r>
            <w:r>
              <w:rPr>
                <w:rFonts w:ascii="Times New Roman" w:hAnsi="Times New Roman"/>
              </w:rPr>
              <w:t xml:space="preserve"> Zungu </w:t>
            </w:r>
            <w:r w:rsidRPr="00CD6995">
              <w:rPr>
                <w:rFonts w:ascii="Times New Roman" w:hAnsi="Times New Roman" w:cs="Times New Roman"/>
              </w:rPr>
              <w:t>studying at Mancosa for a Master of Public Administration Degree</w:t>
            </w:r>
            <w:r>
              <w:rPr>
                <w:rFonts w:ascii="Times New Roman" w:hAnsi="Times New Roman" w:cs="Times New Roman"/>
              </w:rPr>
              <w:t>.</w:t>
            </w:r>
            <w:r w:rsidRPr="00CD6995">
              <w:rPr>
                <w:rFonts w:ascii="Times New Roman" w:hAnsi="Times New Roman" w:cs="Times New Roman"/>
              </w:rPr>
              <w:t xml:space="preserve"> It a</w:t>
            </w:r>
            <w:r>
              <w:rPr>
                <w:rFonts w:ascii="Times New Roman" w:hAnsi="Times New Roman" w:cs="Times New Roman"/>
              </w:rPr>
              <w:t>n obligation</w:t>
            </w:r>
            <w:r w:rsidRPr="00CD6995">
              <w:rPr>
                <w:rFonts w:ascii="Times New Roman" w:hAnsi="Times New Roman" w:cs="Times New Roman"/>
              </w:rPr>
              <w:t xml:space="preserve"> that a student </w:t>
            </w:r>
            <w:r>
              <w:rPr>
                <w:rFonts w:ascii="Times New Roman" w:hAnsi="Times New Roman" w:cs="Times New Roman"/>
              </w:rPr>
              <w:t>should</w:t>
            </w:r>
            <w:r w:rsidRPr="00CD6995">
              <w:rPr>
                <w:rFonts w:ascii="Times New Roman" w:hAnsi="Times New Roman" w:cs="Times New Roman"/>
              </w:rPr>
              <w:t xml:space="preserve"> prepare an empirical research before completing the Degree, </w:t>
            </w:r>
            <w:r>
              <w:rPr>
                <w:rFonts w:ascii="Times New Roman" w:hAnsi="Times New Roman" w:cs="Times New Roman"/>
              </w:rPr>
              <w:t>hence I am applying for the permission to conduct the research from you. T</w:t>
            </w:r>
            <w:r w:rsidRPr="00CD6995">
              <w:rPr>
                <w:rFonts w:ascii="Times New Roman" w:hAnsi="Times New Roman" w:cs="Times New Roman"/>
              </w:rPr>
              <w:t>he title of the research is:</w:t>
            </w:r>
          </w:p>
          <w:p w14:paraId="3778C0CD" w14:textId="77777777" w:rsidR="00377BD2" w:rsidRDefault="00377BD2" w:rsidP="00377BD2">
            <w:pPr>
              <w:pStyle w:val="Default"/>
              <w:spacing w:line="360" w:lineRule="auto"/>
              <w:jc w:val="both"/>
              <w:rPr>
                <w:rFonts w:ascii="Times New Roman" w:hAnsi="Times New Roman" w:cs="Times New Roman"/>
              </w:rPr>
            </w:pPr>
          </w:p>
          <w:p w14:paraId="7E2E616B" w14:textId="47795820" w:rsidR="00377BD2" w:rsidRDefault="00377BD2" w:rsidP="00377BD2">
            <w:pPr>
              <w:pStyle w:val="Default"/>
              <w:spacing w:line="360" w:lineRule="auto"/>
              <w:jc w:val="both"/>
              <w:rPr>
                <w:rFonts w:ascii="Times New Roman" w:hAnsi="Times New Roman"/>
                <w:lang w:val="en-ZA" w:eastAsia="en-ZA"/>
              </w:rPr>
            </w:pPr>
            <w:r w:rsidRPr="00CD6995">
              <w:rPr>
                <w:rFonts w:ascii="Times New Roman" w:hAnsi="Times New Roman"/>
                <w:b/>
                <w:lang w:val="en-ZA" w:eastAsia="en-ZA"/>
              </w:rPr>
              <w:t xml:space="preserve">Investigating The Impact of Digital Transformation of Education On the Management of Curriculum delivery in Rural Public High Schools:  A case study of King </w:t>
            </w:r>
            <w:proofErr w:type="spellStart"/>
            <w:r w:rsidRPr="00CD6995">
              <w:rPr>
                <w:rFonts w:ascii="Times New Roman" w:hAnsi="Times New Roman"/>
                <w:b/>
                <w:lang w:val="en-ZA" w:eastAsia="en-ZA"/>
              </w:rPr>
              <w:t>Zwelithini</w:t>
            </w:r>
            <w:proofErr w:type="spellEnd"/>
            <w:r w:rsidRPr="00CD6995">
              <w:rPr>
                <w:rFonts w:ascii="Times New Roman" w:hAnsi="Times New Roman"/>
                <w:b/>
                <w:lang w:val="en-ZA" w:eastAsia="en-ZA"/>
              </w:rPr>
              <w:t xml:space="preserve"> High School in Eshowe Circuit.</w:t>
            </w:r>
            <w:r>
              <w:rPr>
                <w:rFonts w:ascii="Times New Roman" w:hAnsi="Times New Roman"/>
                <w:lang w:val="en-ZA" w:eastAsia="en-ZA"/>
              </w:rPr>
              <w:t xml:space="preserve"> </w:t>
            </w:r>
          </w:p>
          <w:p w14:paraId="1536A928" w14:textId="77777777" w:rsidR="00377BD2" w:rsidRPr="00CD6995" w:rsidRDefault="00377BD2" w:rsidP="00377BD2">
            <w:pPr>
              <w:pStyle w:val="Default"/>
              <w:spacing w:line="360" w:lineRule="auto"/>
              <w:jc w:val="both"/>
              <w:rPr>
                <w:rFonts w:ascii="Times New Roman" w:hAnsi="Times New Roman" w:cs="Times New Roman"/>
              </w:rPr>
            </w:pPr>
          </w:p>
          <w:p w14:paraId="545C3DAE" w14:textId="77777777" w:rsidR="00377BD2" w:rsidRPr="00CD6995" w:rsidRDefault="00377BD2" w:rsidP="00377BD2">
            <w:pPr>
              <w:pStyle w:val="Default"/>
              <w:spacing w:line="360" w:lineRule="auto"/>
              <w:jc w:val="both"/>
              <w:rPr>
                <w:rFonts w:ascii="Times New Roman" w:hAnsi="Times New Roman"/>
                <w:sz w:val="10"/>
                <w:lang w:val="en-ZA" w:eastAsia="en-ZA"/>
              </w:rPr>
            </w:pPr>
          </w:p>
          <w:p w14:paraId="71B72722" w14:textId="3254C08C" w:rsidR="00377BD2" w:rsidRPr="00EA3921" w:rsidRDefault="00377BD2" w:rsidP="00377BD2">
            <w:pPr>
              <w:pStyle w:val="Default"/>
              <w:spacing w:line="360" w:lineRule="auto"/>
              <w:jc w:val="both"/>
              <w:rPr>
                <w:rFonts w:ascii="Times New Roman" w:hAnsi="Times New Roman" w:cs="Times New Roman"/>
              </w:rPr>
            </w:pPr>
            <w:r>
              <w:rPr>
                <w:rFonts w:ascii="Times New Roman" w:hAnsi="Times New Roman" w:cs="Times New Roman"/>
              </w:rPr>
              <w:t xml:space="preserve">Therefore, I kindly request your permission to interview some of the staff who will voluntary participate in the research.  </w:t>
            </w:r>
          </w:p>
          <w:p w14:paraId="1A6524E9" w14:textId="77777777" w:rsidR="00377BD2" w:rsidRPr="00CD6995" w:rsidRDefault="00377BD2" w:rsidP="00377BD2">
            <w:pPr>
              <w:pStyle w:val="Default"/>
              <w:spacing w:line="360" w:lineRule="auto"/>
              <w:jc w:val="both"/>
              <w:rPr>
                <w:rFonts w:ascii="Times New Roman" w:hAnsi="Times New Roman" w:cs="Times New Roman"/>
                <w:sz w:val="12"/>
              </w:rPr>
            </w:pPr>
          </w:p>
          <w:p w14:paraId="617ECFAA" w14:textId="77777777" w:rsidR="00DE21A8" w:rsidRDefault="00377BD2" w:rsidP="00377BD2">
            <w:pPr>
              <w:spacing w:after="0" w:line="360" w:lineRule="auto"/>
              <w:jc w:val="both"/>
              <w:rPr>
                <w:rFonts w:ascii="Times New Roman" w:hAnsi="Times New Roman"/>
                <w:sz w:val="24"/>
                <w:szCs w:val="24"/>
              </w:rPr>
            </w:pPr>
            <w:r>
              <w:rPr>
                <w:rFonts w:ascii="Times New Roman" w:hAnsi="Times New Roman"/>
                <w:sz w:val="24"/>
                <w:szCs w:val="24"/>
              </w:rPr>
              <w:t xml:space="preserve">Approving my request will be greatly appreciated. For more information, I can be contacted on: </w:t>
            </w:r>
            <w:r w:rsidRPr="00CD6995">
              <w:rPr>
                <w:rFonts w:ascii="Times New Roman" w:hAnsi="Times New Roman"/>
                <w:sz w:val="24"/>
                <w:szCs w:val="24"/>
              </w:rPr>
              <w:t>072 820 8297</w:t>
            </w:r>
            <w:r w:rsidRPr="00CF37F6">
              <w:rPr>
                <w:rFonts w:ascii="Times New Roman" w:hAnsi="Times New Roman"/>
                <w:sz w:val="24"/>
                <w:szCs w:val="24"/>
              </w:rPr>
              <w:t xml:space="preserve">or </w:t>
            </w:r>
            <w:r>
              <w:rPr>
                <w:rFonts w:ascii="Times New Roman" w:hAnsi="Times New Roman"/>
                <w:sz w:val="24"/>
                <w:szCs w:val="24"/>
              </w:rPr>
              <w:t xml:space="preserve">by email at </w:t>
            </w:r>
            <w:hyperlink r:id="rId19" w:history="1">
              <w:r w:rsidRPr="00377BD2">
                <w:rPr>
                  <w:rStyle w:val="Hyperlink"/>
                  <w:rFonts w:ascii="Times New Roman" w:hAnsi="Times New Roman"/>
                  <w:color w:val="auto"/>
                  <w:sz w:val="24"/>
                  <w:szCs w:val="24"/>
                  <w:u w:val="none"/>
                </w:rPr>
                <w:t>zunguat@gmail.com</w:t>
              </w:r>
            </w:hyperlink>
            <w:r>
              <w:rPr>
                <w:rFonts w:ascii="Times New Roman" w:hAnsi="Times New Roman"/>
                <w:sz w:val="24"/>
                <w:szCs w:val="24"/>
              </w:rPr>
              <w:t>.</w:t>
            </w:r>
          </w:p>
          <w:p w14:paraId="350422DC" w14:textId="77777777" w:rsidR="00DE21A8" w:rsidRDefault="00DE21A8" w:rsidP="00377BD2">
            <w:pPr>
              <w:spacing w:after="0" w:line="360" w:lineRule="auto"/>
              <w:jc w:val="both"/>
              <w:rPr>
                <w:rFonts w:ascii="Times New Roman" w:hAnsi="Times New Roman"/>
                <w:sz w:val="24"/>
                <w:szCs w:val="24"/>
              </w:rPr>
            </w:pPr>
          </w:p>
          <w:p w14:paraId="2F109EB0" w14:textId="5F756081" w:rsidR="00DE21A8" w:rsidRDefault="00DE21A8" w:rsidP="00377BD2">
            <w:pPr>
              <w:spacing w:after="0" w:line="360" w:lineRule="auto"/>
              <w:jc w:val="both"/>
              <w:rPr>
                <w:rFonts w:ascii="Times New Roman" w:hAnsi="Times New Roman"/>
                <w:sz w:val="24"/>
                <w:szCs w:val="24"/>
              </w:rPr>
            </w:pPr>
            <w:r w:rsidRPr="00EA3921">
              <w:rPr>
                <w:rFonts w:ascii="Times New Roman" w:hAnsi="Times New Roman"/>
                <w:sz w:val="24"/>
                <w:szCs w:val="24"/>
              </w:rPr>
              <w:t>yours</w:t>
            </w:r>
            <w:r w:rsidRPr="00D16193">
              <w:rPr>
                <w:rFonts w:ascii="Times New Roman" w:hAnsi="Times New Roman"/>
                <w:sz w:val="24"/>
                <w:szCs w:val="24"/>
              </w:rPr>
              <w:t xml:space="preserve"> </w:t>
            </w:r>
            <w:r w:rsidRPr="00EA3921">
              <w:rPr>
                <w:rFonts w:ascii="Times New Roman" w:hAnsi="Times New Roman"/>
                <w:sz w:val="24"/>
                <w:szCs w:val="24"/>
              </w:rPr>
              <w:t>Sincerely</w:t>
            </w:r>
          </w:p>
          <w:p w14:paraId="051C9179" w14:textId="1EDA12D1" w:rsidR="00377BD2" w:rsidRPr="00EA3921" w:rsidRDefault="00DE21A8" w:rsidP="00377BD2">
            <w:pPr>
              <w:spacing w:after="0" w:line="360" w:lineRule="auto"/>
              <w:jc w:val="both"/>
              <w:rPr>
                <w:rFonts w:ascii="Times New Roman" w:hAnsi="Times New Roman"/>
                <w:sz w:val="24"/>
                <w:szCs w:val="24"/>
              </w:rPr>
            </w:pPr>
            <w:r w:rsidRPr="00D16193">
              <w:rPr>
                <w:rFonts w:ascii="Times New Roman" w:hAnsi="Times New Roman"/>
                <w:sz w:val="24"/>
                <w:szCs w:val="24"/>
              </w:rPr>
              <w:t>Aubrey</w:t>
            </w:r>
            <w:r w:rsidR="00377BD2">
              <w:rPr>
                <w:rFonts w:ascii="Times New Roman" w:hAnsi="Times New Roman"/>
                <w:sz w:val="24"/>
                <w:szCs w:val="24"/>
              </w:rPr>
              <w:t xml:space="preserve"> Zungu </w:t>
            </w:r>
          </w:p>
          <w:p w14:paraId="5B5EA8D6" w14:textId="558BA8A3" w:rsidR="00377BD2" w:rsidRDefault="00377BD2" w:rsidP="00BC758E">
            <w:pPr>
              <w:spacing w:line="360" w:lineRule="auto"/>
              <w:contextualSpacing/>
              <w:rPr>
                <w:rFonts w:ascii="Arial Narrow" w:hAnsi="Arial Narrow"/>
              </w:rPr>
            </w:pPr>
          </w:p>
          <w:p w14:paraId="69D1490F" w14:textId="6CAFFBBF" w:rsidR="00DE21A8" w:rsidRDefault="00DE21A8" w:rsidP="00BC758E">
            <w:pPr>
              <w:spacing w:line="360" w:lineRule="auto"/>
              <w:contextualSpacing/>
              <w:rPr>
                <w:rFonts w:ascii="Arial Narrow" w:hAnsi="Arial Narrow"/>
              </w:rPr>
            </w:pPr>
          </w:p>
          <w:p w14:paraId="3659B603" w14:textId="558DE4CF" w:rsidR="00DE21A8" w:rsidRDefault="00DE21A8" w:rsidP="00BC758E">
            <w:pPr>
              <w:spacing w:line="360" w:lineRule="auto"/>
              <w:contextualSpacing/>
              <w:rPr>
                <w:rFonts w:ascii="Arial Narrow" w:hAnsi="Arial Narrow"/>
              </w:rPr>
            </w:pPr>
          </w:p>
          <w:p w14:paraId="3F8FC6D2" w14:textId="6634228B" w:rsidR="00DE21A8" w:rsidRDefault="00DE21A8" w:rsidP="00BC758E">
            <w:pPr>
              <w:spacing w:line="360" w:lineRule="auto"/>
              <w:contextualSpacing/>
              <w:rPr>
                <w:rFonts w:ascii="Arial Narrow" w:hAnsi="Arial Narrow"/>
              </w:rPr>
            </w:pPr>
          </w:p>
          <w:p w14:paraId="791E2614" w14:textId="21CF1B3E" w:rsidR="00DE21A8" w:rsidRDefault="00DE21A8" w:rsidP="00BC758E">
            <w:pPr>
              <w:spacing w:line="360" w:lineRule="auto"/>
              <w:contextualSpacing/>
              <w:rPr>
                <w:rFonts w:ascii="Arial Narrow" w:hAnsi="Arial Narrow"/>
              </w:rPr>
            </w:pPr>
          </w:p>
          <w:p w14:paraId="2154EAD3" w14:textId="72768400" w:rsidR="00DE21A8" w:rsidRDefault="00DE21A8" w:rsidP="00BC758E">
            <w:pPr>
              <w:spacing w:line="360" w:lineRule="auto"/>
              <w:contextualSpacing/>
              <w:rPr>
                <w:rFonts w:ascii="Arial Narrow" w:hAnsi="Arial Narrow"/>
              </w:rPr>
            </w:pPr>
          </w:p>
          <w:p w14:paraId="47B2F1CE" w14:textId="77777777" w:rsidR="00DE21A8" w:rsidRPr="00D72272" w:rsidRDefault="00DE21A8" w:rsidP="00BC758E">
            <w:pPr>
              <w:spacing w:line="360" w:lineRule="auto"/>
              <w:contextualSpacing/>
              <w:rPr>
                <w:rFonts w:ascii="Arial Narrow" w:hAnsi="Arial Narrow"/>
              </w:rPr>
            </w:pPr>
          </w:p>
          <w:p w14:paraId="26FE97AA" w14:textId="77777777" w:rsidR="00377BD2" w:rsidRPr="00377BD2" w:rsidRDefault="00377BD2" w:rsidP="008420D2">
            <w:pPr>
              <w:pStyle w:val="Heading1"/>
            </w:pPr>
            <w:bookmarkStart w:id="74" w:name="_Toc81147422"/>
            <w:r w:rsidRPr="00377BD2">
              <w:t xml:space="preserve">Appendix B: Covering </w:t>
            </w:r>
            <w:commentRangeStart w:id="75"/>
            <w:r w:rsidRPr="00377BD2">
              <w:t>Letter</w:t>
            </w:r>
            <w:bookmarkEnd w:id="74"/>
            <w:commentRangeEnd w:id="75"/>
            <w:r w:rsidR="006B667D">
              <w:rPr>
                <w:rStyle w:val="CommentReference"/>
                <w:rFonts w:ascii="Calibri" w:eastAsia="Calibri" w:hAnsi="Calibri"/>
                <w:b w:val="0"/>
                <w:bCs w:val="0"/>
                <w:kern w:val="0"/>
              </w:rPr>
              <w:commentReference w:id="75"/>
            </w:r>
            <w:r w:rsidRPr="00377BD2">
              <w:t xml:space="preserve"> </w:t>
            </w:r>
          </w:p>
          <w:p w14:paraId="100D0E75" w14:textId="77777777" w:rsidR="00377BD2" w:rsidRPr="00377BD2" w:rsidRDefault="00377BD2" w:rsidP="00377BD2">
            <w:pPr>
              <w:spacing w:line="360" w:lineRule="auto"/>
              <w:jc w:val="both"/>
              <w:rPr>
                <w:rFonts w:ascii="Times New Roman" w:hAnsi="Times New Roman"/>
                <w:sz w:val="24"/>
                <w:szCs w:val="24"/>
              </w:rPr>
            </w:pPr>
            <w:r w:rsidRPr="00377BD2">
              <w:rPr>
                <w:rFonts w:ascii="Times New Roman" w:hAnsi="Times New Roman"/>
                <w:sz w:val="24"/>
                <w:szCs w:val="24"/>
              </w:rPr>
              <w:t>Dear Participant,</w:t>
            </w:r>
          </w:p>
          <w:p w14:paraId="5FF04CBC" w14:textId="77777777" w:rsidR="00377BD2" w:rsidRPr="00377BD2" w:rsidRDefault="00377BD2" w:rsidP="00377BD2">
            <w:pPr>
              <w:spacing w:line="360" w:lineRule="auto"/>
              <w:jc w:val="both"/>
              <w:rPr>
                <w:rFonts w:ascii="Times New Roman" w:hAnsi="Times New Roman"/>
                <w:sz w:val="24"/>
                <w:szCs w:val="24"/>
                <w:lang w:val="en-ZA"/>
              </w:rPr>
            </w:pPr>
            <w:r w:rsidRPr="00377BD2">
              <w:rPr>
                <w:rFonts w:ascii="Times New Roman" w:hAnsi="Times New Roman"/>
                <w:sz w:val="24"/>
                <w:szCs w:val="24"/>
              </w:rPr>
              <w:t xml:space="preserve">My name is Aubrey Thulani Zungu, enrolled for Master of Public Administration degree. I am conducting a research titled: </w:t>
            </w:r>
            <w:r w:rsidRPr="00377BD2">
              <w:rPr>
                <w:rFonts w:ascii="Times New Roman" w:hAnsi="Times New Roman"/>
                <w:sz w:val="24"/>
                <w:szCs w:val="24"/>
                <w:lang w:val="en-ZA"/>
              </w:rPr>
              <w:t xml:space="preserve">Investigating The Impact of Digital Transformation of Education On the Management of Curriculum delivery in Rural Public High Schools:  A case study of King </w:t>
            </w:r>
            <w:proofErr w:type="spellStart"/>
            <w:r w:rsidRPr="00377BD2">
              <w:rPr>
                <w:rFonts w:ascii="Times New Roman" w:hAnsi="Times New Roman"/>
                <w:sz w:val="24"/>
                <w:szCs w:val="24"/>
                <w:lang w:val="en-ZA"/>
              </w:rPr>
              <w:t>Zwelithini</w:t>
            </w:r>
            <w:proofErr w:type="spellEnd"/>
            <w:r w:rsidRPr="00377BD2">
              <w:rPr>
                <w:rFonts w:ascii="Times New Roman" w:hAnsi="Times New Roman"/>
                <w:sz w:val="24"/>
                <w:szCs w:val="24"/>
                <w:lang w:val="en-ZA"/>
              </w:rPr>
              <w:t xml:space="preserve"> High School in Eshowe Circuit. </w:t>
            </w:r>
          </w:p>
          <w:p w14:paraId="20BCA4E9" w14:textId="77777777" w:rsidR="00377BD2" w:rsidRPr="00377BD2" w:rsidRDefault="00377BD2" w:rsidP="00377BD2">
            <w:pPr>
              <w:spacing w:line="360" w:lineRule="auto"/>
              <w:jc w:val="both"/>
              <w:rPr>
                <w:rFonts w:ascii="Times New Roman" w:hAnsi="Times New Roman"/>
                <w:sz w:val="24"/>
                <w:szCs w:val="24"/>
              </w:rPr>
            </w:pPr>
            <w:r w:rsidRPr="00377BD2">
              <w:rPr>
                <w:rFonts w:ascii="Times New Roman" w:hAnsi="Times New Roman"/>
                <w:sz w:val="24"/>
                <w:szCs w:val="24"/>
              </w:rPr>
              <w:t>You are kindly invited to participate in the study and please note that your participation is voluntary. There are no known risks in participating beyond the encounters in everyday life situation. Your responses will remain   confidential and anonymous. Data from   this research will be kept in a safe place as outlined by Mancosa guidelines and rules. No one will know your individual answers to these questionnaires. You may withdraw from the study at any given stage. Interviews will last for approximately an hour.</w:t>
            </w:r>
          </w:p>
          <w:p w14:paraId="000F459B" w14:textId="77777777" w:rsidR="00377BD2" w:rsidRPr="00377BD2" w:rsidRDefault="00377BD2" w:rsidP="00377BD2">
            <w:pPr>
              <w:spacing w:line="360" w:lineRule="auto"/>
              <w:jc w:val="both"/>
              <w:rPr>
                <w:rFonts w:ascii="Times New Roman" w:hAnsi="Times New Roman"/>
                <w:sz w:val="24"/>
                <w:szCs w:val="24"/>
              </w:rPr>
            </w:pPr>
            <w:r w:rsidRPr="00377BD2">
              <w:rPr>
                <w:rFonts w:ascii="Times New Roman" w:hAnsi="Times New Roman"/>
                <w:sz w:val="24"/>
                <w:szCs w:val="24"/>
              </w:rPr>
              <w:t>Your participation will be highly appreciated.</w:t>
            </w:r>
          </w:p>
          <w:p w14:paraId="64EDFF4F" w14:textId="77777777" w:rsidR="00377BD2" w:rsidRPr="00377BD2" w:rsidRDefault="00377BD2" w:rsidP="00377BD2">
            <w:pPr>
              <w:spacing w:line="360" w:lineRule="auto"/>
              <w:jc w:val="both"/>
              <w:rPr>
                <w:rFonts w:ascii="Times New Roman" w:hAnsi="Times New Roman"/>
                <w:sz w:val="24"/>
                <w:szCs w:val="24"/>
              </w:rPr>
            </w:pPr>
            <w:r w:rsidRPr="00377BD2">
              <w:rPr>
                <w:rFonts w:ascii="Times New Roman" w:hAnsi="Times New Roman"/>
                <w:sz w:val="24"/>
                <w:szCs w:val="24"/>
              </w:rPr>
              <w:t>Thank you for your participation</w:t>
            </w:r>
          </w:p>
          <w:p w14:paraId="196855CA" w14:textId="77777777" w:rsidR="00377BD2" w:rsidRPr="00377BD2" w:rsidRDefault="00377BD2" w:rsidP="00377BD2">
            <w:pPr>
              <w:spacing w:line="360" w:lineRule="auto"/>
              <w:jc w:val="both"/>
              <w:rPr>
                <w:rFonts w:ascii="Times New Roman" w:hAnsi="Times New Roman"/>
                <w:sz w:val="24"/>
                <w:szCs w:val="24"/>
              </w:rPr>
            </w:pPr>
            <w:r w:rsidRPr="00377BD2">
              <w:rPr>
                <w:rFonts w:ascii="Times New Roman" w:hAnsi="Times New Roman"/>
                <w:sz w:val="24"/>
                <w:szCs w:val="24"/>
              </w:rPr>
              <w:t xml:space="preserve">Please tear and kindly return the slip for Mancosa records. </w:t>
            </w:r>
          </w:p>
          <w:p w14:paraId="52AFF090" w14:textId="77777777" w:rsidR="00377BD2" w:rsidRPr="00377BD2" w:rsidRDefault="00377BD2" w:rsidP="00377BD2">
            <w:pPr>
              <w:spacing w:line="360" w:lineRule="auto"/>
              <w:jc w:val="both"/>
              <w:rPr>
                <w:rFonts w:ascii="Arial Narrow" w:hAnsi="Arial Narrow"/>
              </w:rPr>
            </w:pPr>
            <w:r w:rsidRPr="00377BD2">
              <w:rPr>
                <w:rFonts w:ascii="Times New Roman" w:hAnsi="Times New Roman"/>
                <w:sz w:val="24"/>
                <w:szCs w:val="24"/>
              </w:rPr>
              <w:t xml:space="preserve">I ……………………………………hereby acknowledge and accept to participate in this research which is a </w:t>
            </w:r>
            <w:r w:rsidRPr="00377BD2">
              <w:rPr>
                <w:rFonts w:ascii="Times New Roman" w:hAnsi="Times New Roman"/>
                <w:sz w:val="24"/>
                <w:szCs w:val="24"/>
                <w:lang w:val="en-ZA"/>
              </w:rPr>
              <w:t xml:space="preserve">case study of King </w:t>
            </w:r>
            <w:proofErr w:type="spellStart"/>
            <w:r w:rsidRPr="00377BD2">
              <w:rPr>
                <w:rFonts w:ascii="Times New Roman" w:hAnsi="Times New Roman"/>
                <w:sz w:val="24"/>
                <w:szCs w:val="24"/>
                <w:lang w:val="en-ZA"/>
              </w:rPr>
              <w:t>Zwelithini</w:t>
            </w:r>
            <w:proofErr w:type="spellEnd"/>
            <w:r w:rsidRPr="00377BD2">
              <w:rPr>
                <w:rFonts w:ascii="Times New Roman" w:hAnsi="Times New Roman"/>
                <w:sz w:val="24"/>
                <w:szCs w:val="24"/>
                <w:lang w:val="en-ZA"/>
              </w:rPr>
              <w:t xml:space="preserve"> High School in Eshowe Circuit</w:t>
            </w:r>
            <w:r w:rsidRPr="00377BD2">
              <w:rPr>
                <w:rFonts w:ascii="Times New Roman" w:hAnsi="Times New Roman"/>
                <w:sz w:val="24"/>
                <w:szCs w:val="24"/>
              </w:rPr>
              <w:t xml:space="preserve">. </w:t>
            </w:r>
          </w:p>
          <w:p w14:paraId="42AC9768" w14:textId="77777777" w:rsidR="00377BD2" w:rsidRPr="00377BD2" w:rsidRDefault="00377BD2" w:rsidP="00377BD2">
            <w:pPr>
              <w:spacing w:line="360" w:lineRule="auto"/>
              <w:rPr>
                <w:rFonts w:ascii="Times New Roman" w:hAnsi="Times New Roman"/>
                <w:sz w:val="24"/>
              </w:rPr>
            </w:pPr>
            <w:r w:rsidRPr="00377BD2">
              <w:rPr>
                <w:rFonts w:ascii="Times New Roman" w:hAnsi="Times New Roman"/>
                <w:sz w:val="24"/>
              </w:rPr>
              <w:t xml:space="preserve">Regards </w:t>
            </w:r>
          </w:p>
          <w:p w14:paraId="72395B7A" w14:textId="77777777" w:rsidR="00377BD2" w:rsidRPr="00377BD2" w:rsidRDefault="00377BD2" w:rsidP="00377BD2">
            <w:pPr>
              <w:spacing w:line="360" w:lineRule="auto"/>
              <w:rPr>
                <w:rFonts w:ascii="Times New Roman" w:hAnsi="Times New Roman"/>
                <w:sz w:val="24"/>
              </w:rPr>
            </w:pPr>
            <w:r w:rsidRPr="00377BD2">
              <w:rPr>
                <w:rFonts w:ascii="Times New Roman" w:hAnsi="Times New Roman"/>
                <w:sz w:val="24"/>
              </w:rPr>
              <w:t xml:space="preserve">Mr Aubrey Zungu </w:t>
            </w:r>
          </w:p>
          <w:p w14:paraId="5D5C4E2C" w14:textId="77777777" w:rsidR="00377BD2" w:rsidRPr="00377BD2" w:rsidRDefault="00377BD2" w:rsidP="00377BD2">
            <w:pPr>
              <w:rPr>
                <w:rFonts w:ascii="Times New Roman" w:hAnsi="Times New Roman"/>
                <w:b/>
                <w:sz w:val="24"/>
                <w:szCs w:val="24"/>
              </w:rPr>
            </w:pPr>
          </w:p>
          <w:p w14:paraId="3559939E" w14:textId="77777777" w:rsidR="00377BD2" w:rsidRDefault="00377BD2" w:rsidP="00377BD2">
            <w:pPr>
              <w:rPr>
                <w:rFonts w:ascii="Arial Narrow" w:hAnsi="Arial Narrow"/>
                <w:b/>
              </w:rPr>
            </w:pPr>
          </w:p>
          <w:p w14:paraId="7F706018" w14:textId="732755D9" w:rsidR="00377BD2" w:rsidRDefault="00377BD2" w:rsidP="00377BD2">
            <w:pPr>
              <w:rPr>
                <w:rFonts w:ascii="Arial Narrow" w:hAnsi="Arial Narrow"/>
                <w:b/>
              </w:rPr>
            </w:pPr>
          </w:p>
          <w:p w14:paraId="47156D74" w14:textId="75B83C56" w:rsidR="00377BD2" w:rsidRDefault="00377BD2" w:rsidP="00377BD2">
            <w:pPr>
              <w:rPr>
                <w:rFonts w:ascii="Arial Narrow" w:hAnsi="Arial Narrow"/>
                <w:b/>
              </w:rPr>
            </w:pPr>
          </w:p>
          <w:p w14:paraId="37EFA508" w14:textId="73B96C43" w:rsidR="00377BD2" w:rsidRDefault="00377BD2" w:rsidP="00377BD2">
            <w:pPr>
              <w:rPr>
                <w:rFonts w:ascii="Arial Narrow" w:hAnsi="Arial Narrow"/>
                <w:b/>
              </w:rPr>
            </w:pPr>
          </w:p>
          <w:p w14:paraId="2B7B46C5" w14:textId="77777777" w:rsidR="008420D2" w:rsidRDefault="008420D2" w:rsidP="00377BD2">
            <w:pPr>
              <w:rPr>
                <w:rFonts w:ascii="Arial Narrow" w:hAnsi="Arial Narrow"/>
                <w:b/>
              </w:rPr>
            </w:pPr>
          </w:p>
          <w:p w14:paraId="65B8D551" w14:textId="56D9BFFB" w:rsidR="00BC758E" w:rsidRPr="00377BD2" w:rsidRDefault="00BC758E" w:rsidP="008420D2">
            <w:pPr>
              <w:pStyle w:val="Heading1"/>
            </w:pPr>
            <w:bookmarkStart w:id="76" w:name="_Toc81147423"/>
            <w:r w:rsidRPr="00377BD2">
              <w:t>Appendix C: Draft Questionna</w:t>
            </w:r>
            <w:r w:rsidR="00E35CC1" w:rsidRPr="00377BD2">
              <w:t>ire / Interview guide</w:t>
            </w:r>
            <w:bookmarkEnd w:id="76"/>
          </w:p>
          <w:p w14:paraId="76978F61" w14:textId="603D1BD6" w:rsidR="00BC758E" w:rsidRDefault="008420D2" w:rsidP="00377BD2">
            <w:pPr>
              <w:ind w:left="90"/>
              <w:rPr>
                <w:rFonts w:ascii="Times New Roman" w:hAnsi="Times New Roman"/>
                <w:b/>
                <w:bCs/>
                <w:sz w:val="24"/>
              </w:rPr>
            </w:pPr>
            <w:r w:rsidRPr="008420D2">
              <w:rPr>
                <w:rFonts w:ascii="Times New Roman" w:hAnsi="Times New Roman"/>
                <w:b/>
                <w:sz w:val="24"/>
              </w:rPr>
              <w:t>Section A</w:t>
            </w:r>
            <w:r>
              <w:rPr>
                <w:rFonts w:ascii="Times New Roman" w:hAnsi="Times New Roman"/>
                <w:b/>
                <w:bCs/>
                <w:sz w:val="24"/>
                <w:szCs w:val="24"/>
              </w:rPr>
              <w:t xml:space="preserve">: </w:t>
            </w:r>
            <w:r w:rsidRPr="008420D2">
              <w:rPr>
                <w:rFonts w:ascii="Times New Roman" w:hAnsi="Times New Roman"/>
                <w:b/>
                <w:bCs/>
                <w:sz w:val="24"/>
              </w:rPr>
              <w:t>Biographic Information</w:t>
            </w:r>
          </w:p>
          <w:p w14:paraId="2361BBC8" w14:textId="46A05986" w:rsidR="00974C31" w:rsidRPr="00974C31" w:rsidRDefault="00974C31" w:rsidP="00377BD2">
            <w:pPr>
              <w:ind w:left="90"/>
              <w:rPr>
                <w:rFonts w:ascii="Times New Roman" w:hAnsi="Times New Roman"/>
                <w:sz w:val="24"/>
              </w:rPr>
            </w:pPr>
            <w:r w:rsidRPr="00974C31">
              <w:rPr>
                <w:rFonts w:ascii="Times New Roman" w:hAnsi="Times New Roman"/>
                <w:bCs/>
                <w:sz w:val="24"/>
              </w:rPr>
              <w:t xml:space="preserve">NB: Please circle the correct answer </w:t>
            </w:r>
          </w:p>
          <w:tbl>
            <w:tblPr>
              <w:tblStyle w:val="TableGrid"/>
              <w:tblW w:w="0" w:type="auto"/>
              <w:tblInd w:w="90" w:type="dxa"/>
              <w:tblLook w:val="04A0" w:firstRow="1" w:lastRow="0" w:firstColumn="1" w:lastColumn="0" w:noHBand="0" w:noVBand="1"/>
            </w:tblPr>
            <w:tblGrid>
              <w:gridCol w:w="4520"/>
              <w:gridCol w:w="4520"/>
            </w:tblGrid>
            <w:tr w:rsidR="008420D2" w14:paraId="7ECBDA55" w14:textId="77777777" w:rsidTr="008420D2">
              <w:tc>
                <w:tcPr>
                  <w:tcW w:w="4565" w:type="dxa"/>
                </w:tcPr>
                <w:p w14:paraId="79D7D2C6" w14:textId="4974AF19" w:rsidR="008420D2" w:rsidRDefault="008420D2" w:rsidP="008420D2">
                  <w:pPr>
                    <w:jc w:val="center"/>
                    <w:rPr>
                      <w:rFonts w:ascii="Times New Roman" w:hAnsi="Times New Roman"/>
                      <w:b/>
                      <w:sz w:val="24"/>
                    </w:rPr>
                  </w:pPr>
                  <w:r>
                    <w:rPr>
                      <w:rFonts w:ascii="Times New Roman" w:hAnsi="Times New Roman"/>
                      <w:b/>
                      <w:sz w:val="24"/>
                    </w:rPr>
                    <w:t>ITEM</w:t>
                  </w:r>
                </w:p>
              </w:tc>
              <w:tc>
                <w:tcPr>
                  <w:tcW w:w="4565" w:type="dxa"/>
                </w:tcPr>
                <w:p w14:paraId="67BDFE26" w14:textId="4A780452" w:rsidR="008420D2" w:rsidRDefault="008420D2" w:rsidP="008420D2">
                  <w:pPr>
                    <w:jc w:val="center"/>
                    <w:rPr>
                      <w:rFonts w:ascii="Times New Roman" w:hAnsi="Times New Roman"/>
                      <w:b/>
                      <w:sz w:val="24"/>
                    </w:rPr>
                  </w:pPr>
                  <w:r>
                    <w:rPr>
                      <w:rFonts w:ascii="Times New Roman" w:hAnsi="Times New Roman"/>
                      <w:b/>
                      <w:sz w:val="24"/>
                    </w:rPr>
                    <w:t>DESCRIPTION</w:t>
                  </w:r>
                </w:p>
              </w:tc>
            </w:tr>
            <w:tr w:rsidR="00974C31" w14:paraId="7B76DB76" w14:textId="77777777" w:rsidTr="008420D2">
              <w:tc>
                <w:tcPr>
                  <w:tcW w:w="4565" w:type="dxa"/>
                </w:tcPr>
                <w:p w14:paraId="0438F32D" w14:textId="71C15F85" w:rsidR="00974C31" w:rsidRPr="00974C31" w:rsidRDefault="00974C31" w:rsidP="00974C31">
                  <w:pPr>
                    <w:pStyle w:val="ListParagraph"/>
                    <w:numPr>
                      <w:ilvl w:val="0"/>
                      <w:numId w:val="44"/>
                    </w:numPr>
                    <w:jc w:val="both"/>
                    <w:rPr>
                      <w:rFonts w:ascii="Times New Roman" w:hAnsi="Times New Roman"/>
                      <w:sz w:val="24"/>
                    </w:rPr>
                  </w:pPr>
                  <w:r w:rsidRPr="00974C31">
                    <w:rPr>
                      <w:rFonts w:ascii="Times New Roman" w:hAnsi="Times New Roman"/>
                      <w:sz w:val="24"/>
                    </w:rPr>
                    <w:t xml:space="preserve">What is your gender </w:t>
                  </w:r>
                </w:p>
              </w:tc>
              <w:tc>
                <w:tcPr>
                  <w:tcW w:w="4565" w:type="dxa"/>
                </w:tcPr>
                <w:p w14:paraId="17D5ADBD" w14:textId="257169E1" w:rsidR="00974C31" w:rsidRPr="00974C31" w:rsidRDefault="00974C31" w:rsidP="00974C31">
                  <w:pPr>
                    <w:jc w:val="both"/>
                    <w:rPr>
                      <w:rFonts w:ascii="Times New Roman" w:hAnsi="Times New Roman"/>
                      <w:sz w:val="24"/>
                    </w:rPr>
                  </w:pPr>
                  <w:r w:rsidRPr="00974C31">
                    <w:rPr>
                      <w:rFonts w:ascii="Times New Roman" w:hAnsi="Times New Roman"/>
                      <w:sz w:val="24"/>
                    </w:rPr>
                    <w:t xml:space="preserve">Female or Male </w:t>
                  </w:r>
                </w:p>
              </w:tc>
            </w:tr>
            <w:tr w:rsidR="008420D2" w14:paraId="118A532A" w14:textId="77777777" w:rsidTr="008420D2">
              <w:tc>
                <w:tcPr>
                  <w:tcW w:w="4565" w:type="dxa"/>
                </w:tcPr>
                <w:p w14:paraId="6D83E99C" w14:textId="44108E8C" w:rsidR="008420D2" w:rsidRPr="00974C31" w:rsidRDefault="00974C31" w:rsidP="00974C31">
                  <w:pPr>
                    <w:pStyle w:val="ListParagraph"/>
                    <w:numPr>
                      <w:ilvl w:val="0"/>
                      <w:numId w:val="44"/>
                    </w:numPr>
                    <w:rPr>
                      <w:rFonts w:ascii="Times New Roman" w:hAnsi="Times New Roman"/>
                      <w:sz w:val="24"/>
                    </w:rPr>
                  </w:pPr>
                  <w:r w:rsidRPr="00974C31">
                    <w:rPr>
                      <w:rFonts w:ascii="Times New Roman" w:hAnsi="Times New Roman"/>
                      <w:sz w:val="24"/>
                    </w:rPr>
                    <w:t xml:space="preserve">What is your age range </w:t>
                  </w:r>
                </w:p>
              </w:tc>
              <w:tc>
                <w:tcPr>
                  <w:tcW w:w="4565" w:type="dxa"/>
                </w:tcPr>
                <w:p w14:paraId="78A5F3E3" w14:textId="6DB9DB76" w:rsidR="008420D2" w:rsidRPr="00974C31" w:rsidRDefault="00974C31" w:rsidP="00377BD2">
                  <w:pPr>
                    <w:rPr>
                      <w:rFonts w:ascii="Times New Roman" w:hAnsi="Times New Roman"/>
                      <w:sz w:val="24"/>
                    </w:rPr>
                  </w:pPr>
                  <w:r>
                    <w:rPr>
                      <w:rFonts w:ascii="Times New Roman" w:hAnsi="Times New Roman"/>
                      <w:sz w:val="24"/>
                    </w:rPr>
                    <w:t>18-25; 26-35; 36-45; 46-55; 56+</w:t>
                  </w:r>
                </w:p>
              </w:tc>
            </w:tr>
            <w:tr w:rsidR="00974C31" w14:paraId="34369984" w14:textId="77777777" w:rsidTr="008420D2">
              <w:tc>
                <w:tcPr>
                  <w:tcW w:w="4565" w:type="dxa"/>
                </w:tcPr>
                <w:p w14:paraId="490B5B37" w14:textId="76EBDDF9" w:rsidR="00974C31" w:rsidRPr="00974C31" w:rsidRDefault="00974C31" w:rsidP="00974C31">
                  <w:pPr>
                    <w:pStyle w:val="ListParagraph"/>
                    <w:numPr>
                      <w:ilvl w:val="0"/>
                      <w:numId w:val="44"/>
                    </w:numPr>
                    <w:rPr>
                      <w:rFonts w:ascii="Times New Roman" w:hAnsi="Times New Roman"/>
                      <w:sz w:val="24"/>
                    </w:rPr>
                  </w:pPr>
                  <w:r>
                    <w:rPr>
                      <w:rFonts w:ascii="Times New Roman" w:hAnsi="Times New Roman"/>
                      <w:sz w:val="24"/>
                    </w:rPr>
                    <w:t xml:space="preserve">Position at work </w:t>
                  </w:r>
                </w:p>
              </w:tc>
              <w:tc>
                <w:tcPr>
                  <w:tcW w:w="4565" w:type="dxa"/>
                </w:tcPr>
                <w:p w14:paraId="53B725EB" w14:textId="226720A1" w:rsidR="00974C31" w:rsidRDefault="00974C31" w:rsidP="00377BD2">
                  <w:pPr>
                    <w:rPr>
                      <w:rFonts w:ascii="Times New Roman" w:hAnsi="Times New Roman"/>
                      <w:sz w:val="24"/>
                    </w:rPr>
                  </w:pPr>
                  <w:r>
                    <w:rPr>
                      <w:rFonts w:ascii="Times New Roman" w:hAnsi="Times New Roman"/>
                      <w:sz w:val="24"/>
                    </w:rPr>
                    <w:t xml:space="preserve">Principal; deputy principal; head of department ; teacher; and Administration </w:t>
                  </w:r>
                </w:p>
              </w:tc>
            </w:tr>
            <w:tr w:rsidR="00974C31" w14:paraId="341150B4" w14:textId="77777777" w:rsidTr="008420D2">
              <w:tc>
                <w:tcPr>
                  <w:tcW w:w="4565" w:type="dxa"/>
                </w:tcPr>
                <w:p w14:paraId="4D0E53AC" w14:textId="085B6405" w:rsidR="00974C31" w:rsidRDefault="00974C31" w:rsidP="00974C31">
                  <w:pPr>
                    <w:pStyle w:val="ListParagraph"/>
                    <w:numPr>
                      <w:ilvl w:val="0"/>
                      <w:numId w:val="44"/>
                    </w:numPr>
                    <w:rPr>
                      <w:rFonts w:ascii="Times New Roman" w:hAnsi="Times New Roman"/>
                      <w:sz w:val="24"/>
                    </w:rPr>
                  </w:pPr>
                  <w:r>
                    <w:rPr>
                      <w:rFonts w:ascii="Times New Roman" w:hAnsi="Times New Roman"/>
                      <w:sz w:val="24"/>
                    </w:rPr>
                    <w:t xml:space="preserve">Level of education </w:t>
                  </w:r>
                </w:p>
              </w:tc>
              <w:tc>
                <w:tcPr>
                  <w:tcW w:w="4565" w:type="dxa"/>
                </w:tcPr>
                <w:p w14:paraId="39ACC514" w14:textId="520CB9D0" w:rsidR="00974C31" w:rsidRDefault="00974C31" w:rsidP="00377BD2">
                  <w:pPr>
                    <w:rPr>
                      <w:rFonts w:ascii="Times New Roman" w:hAnsi="Times New Roman"/>
                      <w:sz w:val="24"/>
                    </w:rPr>
                  </w:pPr>
                  <w:r>
                    <w:rPr>
                      <w:rFonts w:ascii="Times New Roman" w:hAnsi="Times New Roman"/>
                      <w:sz w:val="24"/>
                    </w:rPr>
                    <w:t xml:space="preserve">Diploma; degree; honours; masters; </w:t>
                  </w:r>
                  <w:r w:rsidR="00816A39">
                    <w:rPr>
                      <w:rFonts w:ascii="Times New Roman" w:hAnsi="Times New Roman"/>
                      <w:sz w:val="24"/>
                    </w:rPr>
                    <w:t xml:space="preserve">PhD or other. </w:t>
                  </w:r>
                </w:p>
              </w:tc>
            </w:tr>
          </w:tbl>
          <w:p w14:paraId="3FDC2564" w14:textId="77777777" w:rsidR="008420D2" w:rsidRPr="008420D2" w:rsidRDefault="008420D2" w:rsidP="00377BD2">
            <w:pPr>
              <w:ind w:left="90"/>
              <w:rPr>
                <w:rFonts w:ascii="Times New Roman" w:hAnsi="Times New Roman"/>
                <w:b/>
                <w:sz w:val="24"/>
              </w:rPr>
            </w:pPr>
          </w:p>
          <w:p w14:paraId="626EFF7E" w14:textId="06B1E4AE" w:rsidR="008420D2" w:rsidRDefault="008420D2" w:rsidP="00377BD2">
            <w:pPr>
              <w:ind w:left="90"/>
              <w:rPr>
                <w:rFonts w:ascii="Times New Roman" w:hAnsi="Times New Roman"/>
                <w:b/>
                <w:bCs/>
                <w:sz w:val="24"/>
              </w:rPr>
            </w:pPr>
            <w:r w:rsidRPr="008420D2">
              <w:rPr>
                <w:rFonts w:ascii="Times New Roman" w:hAnsi="Times New Roman"/>
                <w:b/>
                <w:sz w:val="24"/>
              </w:rPr>
              <w:t>Section B</w:t>
            </w:r>
            <w:r w:rsidR="00816A39" w:rsidRPr="00816A39">
              <w:rPr>
                <w:rFonts w:ascii="Times New Roman" w:hAnsi="Times New Roman"/>
                <w:b/>
                <w:bCs/>
                <w:sz w:val="24"/>
                <w:szCs w:val="24"/>
              </w:rPr>
              <w:t xml:space="preserve"> </w:t>
            </w:r>
            <w:r w:rsidR="00816A39" w:rsidRPr="00816A39">
              <w:rPr>
                <w:rFonts w:ascii="Times New Roman" w:hAnsi="Times New Roman"/>
                <w:b/>
                <w:bCs/>
                <w:sz w:val="24"/>
              </w:rPr>
              <w:t>Questions for</w:t>
            </w:r>
            <w:r w:rsidR="00816A39">
              <w:rPr>
                <w:rFonts w:ascii="Times New Roman" w:hAnsi="Times New Roman"/>
                <w:b/>
                <w:bCs/>
                <w:sz w:val="24"/>
              </w:rPr>
              <w:t xml:space="preserve"> </w:t>
            </w:r>
            <w:commentRangeStart w:id="77"/>
            <w:r w:rsidR="00816A39">
              <w:rPr>
                <w:rFonts w:ascii="Times New Roman" w:hAnsi="Times New Roman"/>
                <w:b/>
                <w:bCs/>
                <w:sz w:val="24"/>
              </w:rPr>
              <w:t>participants</w:t>
            </w:r>
            <w:commentRangeEnd w:id="77"/>
            <w:r w:rsidR="006B667D">
              <w:rPr>
                <w:rStyle w:val="CommentReference"/>
              </w:rPr>
              <w:commentReference w:id="77"/>
            </w:r>
            <w:r w:rsidR="00816A39">
              <w:rPr>
                <w:rFonts w:ascii="Times New Roman" w:hAnsi="Times New Roman"/>
                <w:b/>
                <w:bCs/>
                <w:sz w:val="24"/>
              </w:rPr>
              <w:t xml:space="preserve"> </w:t>
            </w:r>
          </w:p>
          <w:p w14:paraId="719E8BB3" w14:textId="5316426D" w:rsidR="00816A39" w:rsidRDefault="00816A39" w:rsidP="00816A39">
            <w:pPr>
              <w:pStyle w:val="ListParagraph"/>
              <w:numPr>
                <w:ilvl w:val="0"/>
                <w:numId w:val="45"/>
              </w:numPr>
              <w:rPr>
                <w:rFonts w:ascii="Times New Roman" w:hAnsi="Times New Roman"/>
                <w:sz w:val="24"/>
              </w:rPr>
            </w:pPr>
            <w:r>
              <w:rPr>
                <w:rFonts w:ascii="Times New Roman" w:hAnsi="Times New Roman"/>
                <w:sz w:val="24"/>
              </w:rPr>
              <w:t>What is your understanding of digital transformation in education?</w:t>
            </w:r>
          </w:p>
          <w:p w14:paraId="17FF362D" w14:textId="11A0204A" w:rsidR="00816A39" w:rsidRPr="00816A39" w:rsidRDefault="00816A39" w:rsidP="00816A39">
            <w:pPr>
              <w:pStyle w:val="ListParagraph"/>
              <w:numPr>
                <w:ilvl w:val="0"/>
                <w:numId w:val="45"/>
              </w:numPr>
              <w:rPr>
                <w:rFonts w:ascii="Times New Roman" w:hAnsi="Times New Roman"/>
                <w:sz w:val="24"/>
                <w:szCs w:val="24"/>
              </w:rPr>
            </w:pPr>
            <w:r w:rsidRPr="00816A39">
              <w:rPr>
                <w:rFonts w:ascii="Times New Roman" w:hAnsi="Times New Roman"/>
                <w:sz w:val="24"/>
                <w:szCs w:val="24"/>
              </w:rPr>
              <w:t xml:space="preserve">How can digital transformation improve curriculum delivery at </w:t>
            </w:r>
            <w:r w:rsidRPr="00816A39">
              <w:rPr>
                <w:rFonts w:ascii="Times New Roman" w:hAnsi="Times New Roman"/>
                <w:sz w:val="24"/>
                <w:szCs w:val="24"/>
                <w:lang w:val="en-ZA" w:eastAsia="en-ZA"/>
              </w:rPr>
              <w:t xml:space="preserve">King </w:t>
            </w:r>
            <w:proofErr w:type="spellStart"/>
            <w:r w:rsidRPr="00816A39">
              <w:rPr>
                <w:rFonts w:ascii="Times New Roman" w:hAnsi="Times New Roman"/>
                <w:sz w:val="24"/>
                <w:szCs w:val="24"/>
                <w:lang w:val="en-ZA" w:eastAsia="en-ZA"/>
              </w:rPr>
              <w:t>Zwelithini</w:t>
            </w:r>
            <w:proofErr w:type="spellEnd"/>
            <w:r w:rsidRPr="00816A39">
              <w:rPr>
                <w:rFonts w:ascii="Times New Roman" w:hAnsi="Times New Roman"/>
                <w:sz w:val="24"/>
                <w:szCs w:val="24"/>
                <w:lang w:val="en-ZA" w:eastAsia="en-ZA"/>
              </w:rPr>
              <w:t xml:space="preserve"> High School</w:t>
            </w:r>
            <w:r>
              <w:rPr>
                <w:rFonts w:ascii="Times New Roman" w:hAnsi="Times New Roman"/>
                <w:sz w:val="24"/>
                <w:szCs w:val="24"/>
                <w:lang w:val="en-ZA" w:eastAsia="en-ZA"/>
              </w:rPr>
              <w:t>?</w:t>
            </w:r>
          </w:p>
          <w:p w14:paraId="4703627E" w14:textId="1D3784E0" w:rsidR="00816A39" w:rsidRPr="00816A39" w:rsidRDefault="00816A39" w:rsidP="00816A39">
            <w:pPr>
              <w:pStyle w:val="ListParagraph"/>
              <w:numPr>
                <w:ilvl w:val="0"/>
                <w:numId w:val="45"/>
              </w:numPr>
              <w:rPr>
                <w:rFonts w:ascii="Times New Roman" w:hAnsi="Times New Roman"/>
                <w:sz w:val="24"/>
                <w:szCs w:val="24"/>
              </w:rPr>
            </w:pPr>
            <w:r>
              <w:rPr>
                <w:rFonts w:ascii="Times New Roman" w:hAnsi="Times New Roman"/>
                <w:sz w:val="24"/>
                <w:szCs w:val="24"/>
                <w:lang w:val="en-ZA" w:eastAsia="en-ZA"/>
              </w:rPr>
              <w:t>What are the effects of digital transformation on curriculum delivery and management at</w:t>
            </w:r>
            <w:r w:rsidRPr="00816A39">
              <w:rPr>
                <w:rFonts w:ascii="Times New Roman" w:hAnsi="Times New Roman"/>
                <w:sz w:val="24"/>
                <w:szCs w:val="24"/>
                <w:lang w:val="en-ZA" w:eastAsia="en-ZA"/>
              </w:rPr>
              <w:t xml:space="preserve"> King </w:t>
            </w:r>
            <w:proofErr w:type="spellStart"/>
            <w:r w:rsidRPr="00816A39">
              <w:rPr>
                <w:rFonts w:ascii="Times New Roman" w:hAnsi="Times New Roman"/>
                <w:sz w:val="24"/>
                <w:szCs w:val="24"/>
                <w:lang w:val="en-ZA" w:eastAsia="en-ZA"/>
              </w:rPr>
              <w:t>Zwelithini</w:t>
            </w:r>
            <w:proofErr w:type="spellEnd"/>
            <w:r w:rsidRPr="00816A39">
              <w:rPr>
                <w:rFonts w:ascii="Times New Roman" w:hAnsi="Times New Roman"/>
                <w:sz w:val="24"/>
                <w:szCs w:val="24"/>
                <w:lang w:val="en-ZA" w:eastAsia="en-ZA"/>
              </w:rPr>
              <w:t xml:space="preserve"> High School</w:t>
            </w:r>
            <w:r>
              <w:rPr>
                <w:rFonts w:ascii="Times New Roman" w:hAnsi="Times New Roman"/>
                <w:sz w:val="24"/>
                <w:szCs w:val="24"/>
                <w:lang w:val="en-ZA" w:eastAsia="en-ZA"/>
              </w:rPr>
              <w:t>?</w:t>
            </w:r>
          </w:p>
          <w:p w14:paraId="5B8BDF30" w14:textId="511B5065" w:rsidR="00816A39" w:rsidRPr="00816A39" w:rsidRDefault="00816A39" w:rsidP="00816A39">
            <w:pPr>
              <w:pStyle w:val="ListParagraph"/>
              <w:numPr>
                <w:ilvl w:val="0"/>
                <w:numId w:val="45"/>
              </w:numPr>
              <w:rPr>
                <w:rFonts w:ascii="Times New Roman" w:hAnsi="Times New Roman"/>
                <w:sz w:val="24"/>
                <w:szCs w:val="24"/>
              </w:rPr>
            </w:pPr>
            <w:r>
              <w:rPr>
                <w:rFonts w:ascii="Times New Roman" w:hAnsi="Times New Roman"/>
                <w:sz w:val="24"/>
                <w:szCs w:val="24"/>
              </w:rPr>
              <w:t xml:space="preserve">What is the role of digital transformation in curriculum delivery at </w:t>
            </w:r>
            <w:r w:rsidRPr="00816A39">
              <w:rPr>
                <w:rFonts w:ascii="Times New Roman" w:hAnsi="Times New Roman"/>
                <w:sz w:val="24"/>
                <w:szCs w:val="24"/>
                <w:lang w:val="en-ZA"/>
              </w:rPr>
              <w:t xml:space="preserve">King </w:t>
            </w:r>
            <w:proofErr w:type="spellStart"/>
            <w:r w:rsidRPr="00816A39">
              <w:rPr>
                <w:rFonts w:ascii="Times New Roman" w:hAnsi="Times New Roman"/>
                <w:sz w:val="24"/>
                <w:szCs w:val="24"/>
                <w:lang w:val="en-ZA"/>
              </w:rPr>
              <w:t>Zwelithini</w:t>
            </w:r>
            <w:proofErr w:type="spellEnd"/>
            <w:r w:rsidRPr="00816A39">
              <w:rPr>
                <w:rFonts w:ascii="Times New Roman" w:hAnsi="Times New Roman"/>
                <w:sz w:val="24"/>
                <w:szCs w:val="24"/>
                <w:lang w:val="en-ZA"/>
              </w:rPr>
              <w:t xml:space="preserve"> High School</w:t>
            </w:r>
            <w:r>
              <w:rPr>
                <w:rFonts w:ascii="Times New Roman" w:hAnsi="Times New Roman"/>
                <w:sz w:val="24"/>
                <w:szCs w:val="24"/>
                <w:lang w:val="en-ZA"/>
              </w:rPr>
              <w:t>?</w:t>
            </w:r>
          </w:p>
          <w:p w14:paraId="1FE80557" w14:textId="534CAF20" w:rsidR="00816A39" w:rsidRPr="00816A39" w:rsidRDefault="00816A39" w:rsidP="00816A39">
            <w:pPr>
              <w:pStyle w:val="ListParagraph"/>
              <w:numPr>
                <w:ilvl w:val="0"/>
                <w:numId w:val="45"/>
              </w:numPr>
              <w:rPr>
                <w:rFonts w:ascii="Times New Roman" w:hAnsi="Times New Roman"/>
                <w:sz w:val="24"/>
                <w:szCs w:val="24"/>
              </w:rPr>
            </w:pPr>
            <w:r>
              <w:rPr>
                <w:rFonts w:ascii="Times New Roman" w:hAnsi="Times New Roman"/>
                <w:sz w:val="24"/>
                <w:szCs w:val="24"/>
                <w:lang w:val="en-ZA"/>
              </w:rPr>
              <w:t xml:space="preserve">What is the influence of digital transformation on education curriculum delivery and management at </w:t>
            </w:r>
            <w:r w:rsidRPr="00816A39">
              <w:rPr>
                <w:rFonts w:ascii="Times New Roman" w:hAnsi="Times New Roman"/>
                <w:sz w:val="24"/>
                <w:szCs w:val="24"/>
                <w:lang w:val="en-ZA"/>
              </w:rPr>
              <w:t xml:space="preserve">King </w:t>
            </w:r>
            <w:proofErr w:type="spellStart"/>
            <w:r w:rsidRPr="00816A39">
              <w:rPr>
                <w:rFonts w:ascii="Times New Roman" w:hAnsi="Times New Roman"/>
                <w:sz w:val="24"/>
                <w:szCs w:val="24"/>
                <w:lang w:val="en-ZA"/>
              </w:rPr>
              <w:t>Zwelithini</w:t>
            </w:r>
            <w:proofErr w:type="spellEnd"/>
            <w:r w:rsidRPr="00816A39">
              <w:rPr>
                <w:rFonts w:ascii="Times New Roman" w:hAnsi="Times New Roman"/>
                <w:sz w:val="24"/>
                <w:szCs w:val="24"/>
                <w:lang w:val="en-ZA"/>
              </w:rPr>
              <w:t xml:space="preserve"> High School</w:t>
            </w:r>
            <w:r>
              <w:rPr>
                <w:rFonts w:ascii="Times New Roman" w:hAnsi="Times New Roman"/>
                <w:sz w:val="24"/>
                <w:szCs w:val="24"/>
                <w:lang w:val="en-ZA"/>
              </w:rPr>
              <w:t>?</w:t>
            </w:r>
          </w:p>
          <w:p w14:paraId="3FE7304C" w14:textId="5386724A" w:rsidR="00816A39" w:rsidRPr="00C84CBF" w:rsidRDefault="00C84CBF" w:rsidP="00816A39">
            <w:pPr>
              <w:pStyle w:val="ListParagraph"/>
              <w:numPr>
                <w:ilvl w:val="0"/>
                <w:numId w:val="45"/>
              </w:numPr>
              <w:rPr>
                <w:rFonts w:ascii="Times New Roman" w:hAnsi="Times New Roman"/>
                <w:sz w:val="24"/>
                <w:szCs w:val="24"/>
              </w:rPr>
            </w:pPr>
            <w:r>
              <w:rPr>
                <w:rFonts w:ascii="Times New Roman" w:hAnsi="Times New Roman"/>
                <w:sz w:val="24"/>
                <w:szCs w:val="24"/>
                <w:lang w:val="en-ZA"/>
              </w:rPr>
              <w:t>What are the benefits of digital transformation in curriculum delivery?</w:t>
            </w:r>
          </w:p>
          <w:p w14:paraId="67DB6104" w14:textId="25D3A62C" w:rsidR="00C84CBF" w:rsidRPr="00C84CBF" w:rsidRDefault="00C84CBF" w:rsidP="00816A39">
            <w:pPr>
              <w:pStyle w:val="ListParagraph"/>
              <w:numPr>
                <w:ilvl w:val="0"/>
                <w:numId w:val="45"/>
              </w:numPr>
              <w:rPr>
                <w:rFonts w:ascii="Times New Roman" w:hAnsi="Times New Roman"/>
                <w:sz w:val="24"/>
                <w:szCs w:val="24"/>
              </w:rPr>
            </w:pPr>
            <w:r>
              <w:rPr>
                <w:rFonts w:ascii="Times New Roman" w:hAnsi="Times New Roman"/>
                <w:sz w:val="24"/>
                <w:szCs w:val="24"/>
                <w:lang w:val="en-ZA"/>
              </w:rPr>
              <w:t xml:space="preserve">What are the challenges of implementing digital transformation of education in </w:t>
            </w:r>
            <w:r w:rsidRPr="00C84CBF">
              <w:rPr>
                <w:rFonts w:ascii="Times New Roman" w:hAnsi="Times New Roman"/>
                <w:sz w:val="24"/>
                <w:szCs w:val="24"/>
                <w:lang w:val="en-ZA"/>
              </w:rPr>
              <w:t xml:space="preserve">King </w:t>
            </w:r>
            <w:proofErr w:type="spellStart"/>
            <w:r w:rsidRPr="00C84CBF">
              <w:rPr>
                <w:rFonts w:ascii="Times New Roman" w:hAnsi="Times New Roman"/>
                <w:sz w:val="24"/>
                <w:szCs w:val="24"/>
                <w:lang w:val="en-ZA"/>
              </w:rPr>
              <w:t>Zwelithini</w:t>
            </w:r>
            <w:proofErr w:type="spellEnd"/>
            <w:r w:rsidRPr="00C84CBF">
              <w:rPr>
                <w:rFonts w:ascii="Times New Roman" w:hAnsi="Times New Roman"/>
                <w:sz w:val="24"/>
                <w:szCs w:val="24"/>
                <w:lang w:val="en-ZA"/>
              </w:rPr>
              <w:t xml:space="preserve"> High School</w:t>
            </w:r>
            <w:r>
              <w:rPr>
                <w:rFonts w:ascii="Times New Roman" w:hAnsi="Times New Roman"/>
                <w:sz w:val="24"/>
                <w:szCs w:val="24"/>
                <w:lang w:val="en-ZA"/>
              </w:rPr>
              <w:t>?</w:t>
            </w:r>
          </w:p>
          <w:p w14:paraId="439A9BDC" w14:textId="5F8DBB8F" w:rsidR="00C84CBF" w:rsidRPr="00C84CBF" w:rsidRDefault="00C84CBF" w:rsidP="00816A39">
            <w:pPr>
              <w:pStyle w:val="ListParagraph"/>
              <w:numPr>
                <w:ilvl w:val="0"/>
                <w:numId w:val="45"/>
              </w:numPr>
              <w:rPr>
                <w:rFonts w:ascii="Times New Roman" w:hAnsi="Times New Roman"/>
                <w:sz w:val="24"/>
                <w:szCs w:val="24"/>
              </w:rPr>
            </w:pPr>
            <w:r>
              <w:rPr>
                <w:rFonts w:ascii="Times New Roman" w:hAnsi="Times New Roman"/>
                <w:sz w:val="24"/>
                <w:szCs w:val="24"/>
                <w:lang w:val="en-ZA"/>
              </w:rPr>
              <w:t xml:space="preserve">What are the strategies to improve curriculum delivery and management through digital transformation at </w:t>
            </w:r>
            <w:r w:rsidRPr="00C84CBF">
              <w:rPr>
                <w:rFonts w:ascii="Times New Roman" w:hAnsi="Times New Roman"/>
                <w:sz w:val="24"/>
                <w:szCs w:val="24"/>
                <w:lang w:val="en-ZA"/>
              </w:rPr>
              <w:t xml:space="preserve">King </w:t>
            </w:r>
            <w:proofErr w:type="spellStart"/>
            <w:r w:rsidRPr="00C84CBF">
              <w:rPr>
                <w:rFonts w:ascii="Times New Roman" w:hAnsi="Times New Roman"/>
                <w:sz w:val="24"/>
                <w:szCs w:val="24"/>
                <w:lang w:val="en-ZA"/>
              </w:rPr>
              <w:t>Zwelithini</w:t>
            </w:r>
            <w:proofErr w:type="spellEnd"/>
            <w:r w:rsidRPr="00C84CBF">
              <w:rPr>
                <w:rFonts w:ascii="Times New Roman" w:hAnsi="Times New Roman"/>
                <w:sz w:val="24"/>
                <w:szCs w:val="24"/>
                <w:lang w:val="en-ZA"/>
              </w:rPr>
              <w:t xml:space="preserve"> High School</w:t>
            </w:r>
            <w:r>
              <w:rPr>
                <w:rFonts w:ascii="Times New Roman" w:hAnsi="Times New Roman"/>
                <w:sz w:val="24"/>
                <w:szCs w:val="24"/>
                <w:lang w:val="en-ZA"/>
              </w:rPr>
              <w:t>?</w:t>
            </w:r>
          </w:p>
          <w:p w14:paraId="280C617B" w14:textId="5E06B081" w:rsidR="008420D2" w:rsidRPr="00C84CBF" w:rsidRDefault="00C84CBF" w:rsidP="00C84CBF">
            <w:pPr>
              <w:pStyle w:val="ListParagraph"/>
              <w:numPr>
                <w:ilvl w:val="0"/>
                <w:numId w:val="45"/>
              </w:numPr>
              <w:rPr>
                <w:rFonts w:ascii="Times New Roman" w:hAnsi="Times New Roman"/>
                <w:sz w:val="24"/>
                <w:szCs w:val="24"/>
              </w:rPr>
            </w:pPr>
            <w:r>
              <w:rPr>
                <w:rFonts w:ascii="Times New Roman" w:hAnsi="Times New Roman"/>
                <w:sz w:val="24"/>
                <w:szCs w:val="24"/>
              </w:rPr>
              <w:t xml:space="preserve">What are the skills needed to implement digital transformation for curriculum delivery and management at </w:t>
            </w:r>
            <w:r w:rsidRPr="00C84CBF">
              <w:rPr>
                <w:rFonts w:ascii="Times New Roman" w:hAnsi="Times New Roman"/>
                <w:sz w:val="24"/>
                <w:szCs w:val="24"/>
                <w:lang w:val="en-ZA"/>
              </w:rPr>
              <w:t xml:space="preserve">King </w:t>
            </w:r>
            <w:proofErr w:type="spellStart"/>
            <w:r w:rsidRPr="00C84CBF">
              <w:rPr>
                <w:rFonts w:ascii="Times New Roman" w:hAnsi="Times New Roman"/>
                <w:sz w:val="24"/>
                <w:szCs w:val="24"/>
                <w:lang w:val="en-ZA"/>
              </w:rPr>
              <w:t>Zwelithini</w:t>
            </w:r>
            <w:proofErr w:type="spellEnd"/>
            <w:r w:rsidRPr="00C84CBF">
              <w:rPr>
                <w:rFonts w:ascii="Times New Roman" w:hAnsi="Times New Roman"/>
                <w:sz w:val="24"/>
                <w:szCs w:val="24"/>
                <w:lang w:val="en-ZA"/>
              </w:rPr>
              <w:t xml:space="preserve"> High School</w:t>
            </w:r>
            <w:r>
              <w:rPr>
                <w:rFonts w:ascii="Times New Roman" w:hAnsi="Times New Roman"/>
                <w:sz w:val="24"/>
                <w:szCs w:val="24"/>
                <w:lang w:val="en-ZA"/>
              </w:rPr>
              <w:t>?</w:t>
            </w:r>
          </w:p>
          <w:p w14:paraId="6C156EF4" w14:textId="554736C1" w:rsidR="008420D2" w:rsidRPr="00D72272" w:rsidRDefault="008420D2" w:rsidP="00377BD2">
            <w:pPr>
              <w:ind w:left="90"/>
              <w:rPr>
                <w:b/>
              </w:rPr>
            </w:pPr>
          </w:p>
        </w:tc>
      </w:tr>
    </w:tbl>
    <w:p w14:paraId="148D0CC7" w14:textId="77777777" w:rsidR="00812AA4" w:rsidRDefault="00812AA4" w:rsidP="00D72272">
      <w:pPr>
        <w:spacing w:line="360" w:lineRule="auto"/>
        <w:contextualSpacing/>
        <w:rPr>
          <w:rFonts w:ascii="Arial Narrow" w:hAnsi="Arial Narrow"/>
          <w:color w:val="000000" w:themeColor="text1"/>
        </w:rPr>
      </w:pPr>
    </w:p>
    <w:p w14:paraId="7EB68FB7" w14:textId="5E0CC4B2" w:rsidR="00377BD2" w:rsidRPr="00377BD2" w:rsidRDefault="00377BD2" w:rsidP="008420D2">
      <w:pPr>
        <w:pStyle w:val="Heading1"/>
      </w:pPr>
      <w:bookmarkStart w:id="78" w:name="_Toc81147424"/>
      <w:r w:rsidRPr="00377BD2">
        <w:t>Appendix D: Ethical Checklist</w:t>
      </w:r>
      <w:bookmarkEnd w:id="78"/>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76"/>
        <w:gridCol w:w="741"/>
        <w:gridCol w:w="739"/>
      </w:tblGrid>
      <w:tr w:rsidR="00377BD2" w:rsidRPr="00377BD2" w14:paraId="221026DC" w14:textId="77777777" w:rsidTr="007F2DC1">
        <w:trPr>
          <w:jc w:val="center"/>
        </w:trPr>
        <w:tc>
          <w:tcPr>
            <w:tcW w:w="4209" w:type="pct"/>
            <w:shd w:val="clear" w:color="auto" w:fill="D9D9D9"/>
          </w:tcPr>
          <w:p w14:paraId="3CB463BB" w14:textId="77777777" w:rsidR="00377BD2" w:rsidRPr="00377BD2" w:rsidRDefault="00377BD2" w:rsidP="00377BD2">
            <w:pPr>
              <w:rPr>
                <w:rFonts w:ascii="Arial Narrow" w:hAnsi="Arial Narrow"/>
                <w:sz w:val="20"/>
                <w:szCs w:val="20"/>
              </w:rPr>
            </w:pPr>
            <w:r w:rsidRPr="00377BD2">
              <w:rPr>
                <w:rFonts w:ascii="Arial Narrow" w:hAnsi="Arial Narrow"/>
                <w:sz w:val="20"/>
                <w:szCs w:val="20"/>
              </w:rPr>
              <w:br/>
            </w:r>
            <w:r w:rsidRPr="00377BD2">
              <w:rPr>
                <w:rFonts w:ascii="Arial Narrow" w:hAnsi="Arial Narrow"/>
                <w:b/>
                <w:bCs/>
                <w:sz w:val="20"/>
                <w:szCs w:val="20"/>
              </w:rPr>
              <w:t xml:space="preserve">Does your study cover research involving: </w:t>
            </w:r>
          </w:p>
        </w:tc>
        <w:tc>
          <w:tcPr>
            <w:tcW w:w="396" w:type="pct"/>
            <w:shd w:val="clear" w:color="auto" w:fill="D9D9D9"/>
          </w:tcPr>
          <w:p w14:paraId="6F62C756"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YES</w:t>
            </w:r>
          </w:p>
        </w:tc>
        <w:tc>
          <w:tcPr>
            <w:tcW w:w="395" w:type="pct"/>
            <w:shd w:val="clear" w:color="auto" w:fill="D9D9D9"/>
          </w:tcPr>
          <w:p w14:paraId="3B86163E"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NO</w:t>
            </w:r>
          </w:p>
        </w:tc>
      </w:tr>
      <w:tr w:rsidR="00377BD2" w:rsidRPr="00377BD2" w14:paraId="2D2641C4" w14:textId="77777777" w:rsidTr="007F2DC1">
        <w:trPr>
          <w:jc w:val="center"/>
        </w:trPr>
        <w:tc>
          <w:tcPr>
            <w:tcW w:w="4209" w:type="pct"/>
            <w:shd w:val="clear" w:color="auto" w:fill="auto"/>
          </w:tcPr>
          <w:p w14:paraId="60AF93B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Children (individuals under the age of 18 years)</w:t>
            </w:r>
          </w:p>
        </w:tc>
        <w:tc>
          <w:tcPr>
            <w:tcW w:w="396" w:type="pct"/>
            <w:shd w:val="clear" w:color="auto" w:fill="auto"/>
          </w:tcPr>
          <w:p w14:paraId="4AC20255"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0FE05B96"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6249B4C8" w14:textId="77777777" w:rsidTr="007F2DC1">
        <w:trPr>
          <w:jc w:val="center"/>
        </w:trPr>
        <w:tc>
          <w:tcPr>
            <w:tcW w:w="4209" w:type="pct"/>
            <w:shd w:val="clear" w:color="auto" w:fill="auto"/>
          </w:tcPr>
          <w:p w14:paraId="2FB5BF7D"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who are intellectually or mentally impaired</w:t>
            </w:r>
          </w:p>
        </w:tc>
        <w:tc>
          <w:tcPr>
            <w:tcW w:w="396" w:type="pct"/>
            <w:shd w:val="clear" w:color="auto" w:fill="auto"/>
          </w:tcPr>
          <w:p w14:paraId="6A7FFC98"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4B0A396C"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67F9CF74" w14:textId="77777777" w:rsidTr="007F2DC1">
        <w:trPr>
          <w:jc w:val="center"/>
        </w:trPr>
        <w:tc>
          <w:tcPr>
            <w:tcW w:w="4209" w:type="pct"/>
            <w:shd w:val="clear" w:color="auto" w:fill="auto"/>
          </w:tcPr>
          <w:p w14:paraId="40A9409C"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who have experienced traumatic or stressful life circumstances</w:t>
            </w:r>
          </w:p>
        </w:tc>
        <w:tc>
          <w:tcPr>
            <w:tcW w:w="396" w:type="pct"/>
            <w:shd w:val="clear" w:color="auto" w:fill="auto"/>
          </w:tcPr>
          <w:p w14:paraId="3820865A"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52CEF0D4"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0B69E764" w14:textId="77777777" w:rsidTr="007F2DC1">
        <w:trPr>
          <w:jc w:val="center"/>
        </w:trPr>
        <w:tc>
          <w:tcPr>
            <w:tcW w:w="4209" w:type="pct"/>
            <w:shd w:val="clear" w:color="auto" w:fill="auto"/>
          </w:tcPr>
          <w:p w14:paraId="75987831"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who are HIV positive</w:t>
            </w:r>
          </w:p>
        </w:tc>
        <w:tc>
          <w:tcPr>
            <w:tcW w:w="396" w:type="pct"/>
            <w:shd w:val="clear" w:color="auto" w:fill="auto"/>
          </w:tcPr>
          <w:p w14:paraId="7547F4F2"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648CDF93"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19C2CCB0" w14:textId="77777777" w:rsidTr="007F2DC1">
        <w:trPr>
          <w:jc w:val="center"/>
        </w:trPr>
        <w:tc>
          <w:tcPr>
            <w:tcW w:w="4209" w:type="pct"/>
            <w:shd w:val="clear" w:color="auto" w:fill="auto"/>
          </w:tcPr>
          <w:p w14:paraId="78DEAAC3"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highly dependent on medical care</w:t>
            </w:r>
          </w:p>
        </w:tc>
        <w:tc>
          <w:tcPr>
            <w:tcW w:w="396" w:type="pct"/>
            <w:shd w:val="clear" w:color="auto" w:fill="auto"/>
          </w:tcPr>
          <w:p w14:paraId="1149E6F7"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5B2E4967"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176995D6" w14:textId="77777777" w:rsidTr="007F2DC1">
        <w:trPr>
          <w:jc w:val="center"/>
        </w:trPr>
        <w:tc>
          <w:tcPr>
            <w:tcW w:w="4209" w:type="pct"/>
            <w:shd w:val="clear" w:color="auto" w:fill="auto"/>
          </w:tcPr>
          <w:p w14:paraId="61332E5D"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in dependent or unequal relationships</w:t>
            </w:r>
          </w:p>
        </w:tc>
        <w:tc>
          <w:tcPr>
            <w:tcW w:w="396" w:type="pct"/>
            <w:shd w:val="clear" w:color="auto" w:fill="auto"/>
          </w:tcPr>
          <w:p w14:paraId="038688FF"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5B423EA1"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32E9522E" w14:textId="77777777" w:rsidTr="007F2DC1">
        <w:trPr>
          <w:jc w:val="center"/>
        </w:trPr>
        <w:tc>
          <w:tcPr>
            <w:tcW w:w="4209" w:type="pct"/>
            <w:shd w:val="clear" w:color="auto" w:fill="auto"/>
          </w:tcPr>
          <w:p w14:paraId="48A5E31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in captivity</w:t>
            </w:r>
          </w:p>
        </w:tc>
        <w:tc>
          <w:tcPr>
            <w:tcW w:w="396" w:type="pct"/>
            <w:shd w:val="clear" w:color="auto" w:fill="auto"/>
          </w:tcPr>
          <w:p w14:paraId="1F050973"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1F484770"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4504F93B" w14:textId="77777777" w:rsidTr="007F2DC1">
        <w:trPr>
          <w:jc w:val="center"/>
        </w:trPr>
        <w:tc>
          <w:tcPr>
            <w:tcW w:w="4209" w:type="pct"/>
            <w:shd w:val="clear" w:color="auto" w:fill="auto"/>
          </w:tcPr>
          <w:p w14:paraId="3C0274EB"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living in particularly vulnerable life circumstances</w:t>
            </w:r>
          </w:p>
        </w:tc>
        <w:tc>
          <w:tcPr>
            <w:tcW w:w="396" w:type="pct"/>
            <w:shd w:val="clear" w:color="auto" w:fill="auto"/>
          </w:tcPr>
          <w:p w14:paraId="454C3CC7"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18C47D3B" w14:textId="77777777" w:rsidR="00377BD2" w:rsidRPr="00377BD2" w:rsidRDefault="00377BD2" w:rsidP="00377BD2">
            <w:pPr>
              <w:numPr>
                <w:ilvl w:val="0"/>
                <w:numId w:val="43"/>
              </w:numPr>
              <w:contextualSpacing/>
              <w:rPr>
                <w:rFonts w:ascii="Arial Narrow" w:hAnsi="Arial Narrow"/>
                <w:sz w:val="20"/>
                <w:szCs w:val="20"/>
              </w:rPr>
            </w:pPr>
          </w:p>
        </w:tc>
      </w:tr>
    </w:tbl>
    <w:p w14:paraId="6ADA1A2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377BD2" w:rsidRPr="00377BD2" w14:paraId="6D09458B" w14:textId="77777777" w:rsidTr="007F2DC1">
        <w:trPr>
          <w:jc w:val="center"/>
        </w:trPr>
        <w:tc>
          <w:tcPr>
            <w:tcW w:w="5000" w:type="pct"/>
            <w:shd w:val="clear" w:color="auto" w:fill="D9D9D9"/>
          </w:tcPr>
          <w:p w14:paraId="4C29720D"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t xml:space="preserve">If “Yes” indicate what measures you will take to protect the autonomy of respondents and (where indicated) to prevent social </w:t>
            </w:r>
            <w:proofErr w:type="spellStart"/>
            <w:r w:rsidRPr="00377BD2">
              <w:rPr>
                <w:rFonts w:ascii="Arial Narrow" w:eastAsia="Times New Roman" w:hAnsi="Arial Narrow"/>
                <w:sz w:val="20"/>
                <w:szCs w:val="20"/>
                <w:lang w:val="en-US"/>
              </w:rPr>
              <w:t>stigmatisation</w:t>
            </w:r>
            <w:proofErr w:type="spellEnd"/>
            <w:r w:rsidRPr="00377BD2">
              <w:rPr>
                <w:rFonts w:ascii="Arial Narrow" w:eastAsia="Times New Roman" w:hAnsi="Arial Narrow"/>
                <w:sz w:val="20"/>
                <w:szCs w:val="20"/>
                <w:lang w:val="en-US"/>
              </w:rPr>
              <w:t xml:space="preserve"> and/or secondary </w:t>
            </w:r>
            <w:proofErr w:type="spellStart"/>
            <w:r w:rsidRPr="00377BD2">
              <w:rPr>
                <w:rFonts w:ascii="Arial Narrow" w:eastAsia="Times New Roman" w:hAnsi="Arial Narrow"/>
                <w:sz w:val="20"/>
                <w:szCs w:val="20"/>
                <w:lang w:val="en-US"/>
              </w:rPr>
              <w:t>victimisation</w:t>
            </w:r>
            <w:proofErr w:type="spellEnd"/>
            <w:r w:rsidRPr="00377BD2">
              <w:rPr>
                <w:rFonts w:ascii="Arial Narrow" w:eastAsia="Times New Roman" w:hAnsi="Arial Narrow"/>
                <w:sz w:val="20"/>
                <w:szCs w:val="20"/>
                <w:lang w:val="en-US"/>
              </w:rPr>
              <w:t xml:space="preserve"> of respondents. If you are unsure about any of these concepts, please consult your supervisor/ project leader.   </w:t>
            </w:r>
          </w:p>
        </w:tc>
      </w:tr>
      <w:tr w:rsidR="00377BD2" w:rsidRPr="00377BD2" w14:paraId="4F57DDD4" w14:textId="77777777" w:rsidTr="007F2DC1">
        <w:trPr>
          <w:jc w:val="center"/>
        </w:trPr>
        <w:tc>
          <w:tcPr>
            <w:tcW w:w="5000" w:type="pct"/>
            <w:shd w:val="clear" w:color="auto" w:fill="auto"/>
          </w:tcPr>
          <w:p w14:paraId="17BDEA1F"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t xml:space="preserve">Separate respondents. </w:t>
            </w:r>
            <w:r w:rsidRPr="00377BD2">
              <w:rPr>
                <w:rFonts w:ascii="Arial Narrow" w:eastAsia="Times New Roman" w:hAnsi="Arial Narrow"/>
                <w:sz w:val="20"/>
                <w:szCs w:val="20"/>
              </w:rPr>
              <w:t xml:space="preserve">In the spirit of full confidentiality, respondents should never end up in the same room together therefore in separating them would be a way of protecting their autonomy. </w:t>
            </w:r>
          </w:p>
          <w:p w14:paraId="6BCB6E37" w14:textId="77777777" w:rsidR="00377BD2" w:rsidRPr="00377BD2" w:rsidRDefault="00377BD2" w:rsidP="00377BD2">
            <w:pPr>
              <w:spacing w:after="0"/>
              <w:rPr>
                <w:rFonts w:ascii="Arial Narrow" w:eastAsia="Times New Roman" w:hAnsi="Arial Narrow"/>
                <w:sz w:val="20"/>
                <w:szCs w:val="20"/>
                <w:lang w:val="en-US"/>
              </w:rPr>
            </w:pPr>
          </w:p>
          <w:p w14:paraId="765034B4" w14:textId="77777777" w:rsidR="00377BD2" w:rsidRPr="00377BD2" w:rsidRDefault="00377BD2" w:rsidP="00377BD2">
            <w:pPr>
              <w:spacing w:after="0"/>
              <w:rPr>
                <w:rFonts w:ascii="Arial Narrow" w:eastAsia="Times New Roman" w:hAnsi="Arial Narrow"/>
                <w:sz w:val="20"/>
                <w:szCs w:val="20"/>
                <w:lang w:val="en-US"/>
              </w:rPr>
            </w:pPr>
          </w:p>
          <w:p w14:paraId="7E02DFFD" w14:textId="77777777" w:rsidR="00377BD2" w:rsidRPr="00377BD2" w:rsidRDefault="00377BD2" w:rsidP="00377BD2">
            <w:pPr>
              <w:spacing w:after="0"/>
              <w:rPr>
                <w:rFonts w:ascii="Arial Narrow" w:eastAsia="Times New Roman" w:hAnsi="Arial Narrow"/>
                <w:sz w:val="20"/>
                <w:szCs w:val="20"/>
                <w:lang w:val="en-US"/>
              </w:rPr>
            </w:pPr>
          </w:p>
        </w:tc>
      </w:tr>
    </w:tbl>
    <w:p w14:paraId="78E5DDA9"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br/>
        <w:t>  </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03"/>
        <w:gridCol w:w="545"/>
        <w:gridCol w:w="786"/>
      </w:tblGrid>
      <w:tr w:rsidR="00377BD2" w:rsidRPr="00377BD2" w14:paraId="1C4A1F17" w14:textId="77777777" w:rsidTr="007F2DC1">
        <w:trPr>
          <w:jc w:val="center"/>
        </w:trPr>
        <w:tc>
          <w:tcPr>
            <w:tcW w:w="4309" w:type="pct"/>
            <w:shd w:val="clear" w:color="auto" w:fill="D9D9D9"/>
          </w:tcPr>
          <w:p w14:paraId="25759FD2"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Will data collection involve any of the following:</w:t>
            </w:r>
            <w:r w:rsidRPr="00377BD2">
              <w:rPr>
                <w:rFonts w:ascii="Arial Narrow" w:hAnsi="Arial Narrow"/>
                <w:sz w:val="20"/>
                <w:szCs w:val="20"/>
              </w:rPr>
              <w:t xml:space="preserve"> </w:t>
            </w:r>
          </w:p>
        </w:tc>
        <w:tc>
          <w:tcPr>
            <w:tcW w:w="283" w:type="pct"/>
            <w:shd w:val="clear" w:color="auto" w:fill="D9D9D9"/>
          </w:tcPr>
          <w:p w14:paraId="2C8105D8"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YES</w:t>
            </w:r>
          </w:p>
        </w:tc>
        <w:tc>
          <w:tcPr>
            <w:tcW w:w="408" w:type="pct"/>
            <w:shd w:val="clear" w:color="auto" w:fill="D9D9D9"/>
          </w:tcPr>
          <w:p w14:paraId="6CC9FF0A"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NO</w:t>
            </w:r>
          </w:p>
        </w:tc>
      </w:tr>
      <w:tr w:rsidR="00377BD2" w:rsidRPr="00377BD2" w14:paraId="1A81192A" w14:textId="77777777" w:rsidTr="007F2DC1">
        <w:trPr>
          <w:jc w:val="center"/>
        </w:trPr>
        <w:tc>
          <w:tcPr>
            <w:tcW w:w="4309" w:type="pct"/>
            <w:shd w:val="clear" w:color="auto" w:fill="auto"/>
          </w:tcPr>
          <w:p w14:paraId="629783F4"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Access to confidential information without prior consent of participants </w:t>
            </w:r>
          </w:p>
        </w:tc>
        <w:tc>
          <w:tcPr>
            <w:tcW w:w="283" w:type="pct"/>
            <w:shd w:val="clear" w:color="auto" w:fill="auto"/>
          </w:tcPr>
          <w:p w14:paraId="69AE163C"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08" w:type="pct"/>
            <w:shd w:val="clear" w:color="auto" w:fill="auto"/>
          </w:tcPr>
          <w:p w14:paraId="5697D988"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5560080A" w14:textId="77777777" w:rsidTr="007F2DC1">
        <w:trPr>
          <w:jc w:val="center"/>
        </w:trPr>
        <w:tc>
          <w:tcPr>
            <w:tcW w:w="4309" w:type="pct"/>
            <w:shd w:val="clear" w:color="auto" w:fill="auto"/>
          </w:tcPr>
          <w:p w14:paraId="65AF232B"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Participants being required to commit an act which might diminish self-respect or cause them to experience shame, embarrassment, or regret </w:t>
            </w:r>
          </w:p>
        </w:tc>
        <w:tc>
          <w:tcPr>
            <w:tcW w:w="283" w:type="pct"/>
            <w:shd w:val="clear" w:color="auto" w:fill="auto"/>
          </w:tcPr>
          <w:p w14:paraId="0AE50A55"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08" w:type="pct"/>
            <w:shd w:val="clear" w:color="auto" w:fill="auto"/>
          </w:tcPr>
          <w:p w14:paraId="0FCA0CF7"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1900F611" w14:textId="77777777" w:rsidTr="007F2DC1">
        <w:trPr>
          <w:jc w:val="center"/>
        </w:trPr>
        <w:tc>
          <w:tcPr>
            <w:tcW w:w="4309" w:type="pct"/>
            <w:shd w:val="clear" w:color="auto" w:fill="auto"/>
          </w:tcPr>
          <w:p w14:paraId="60215D3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Participants being exposed to questions which may be experienced as stressful or upsetting, or to procedures which may have unpleasant or harmful side effects </w:t>
            </w:r>
          </w:p>
        </w:tc>
        <w:tc>
          <w:tcPr>
            <w:tcW w:w="283" w:type="pct"/>
            <w:shd w:val="clear" w:color="auto" w:fill="auto"/>
          </w:tcPr>
          <w:p w14:paraId="7B0120C6"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08" w:type="pct"/>
            <w:shd w:val="clear" w:color="auto" w:fill="auto"/>
          </w:tcPr>
          <w:p w14:paraId="7553556C"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23F3F874" w14:textId="77777777" w:rsidTr="007F2DC1">
        <w:trPr>
          <w:jc w:val="center"/>
        </w:trPr>
        <w:tc>
          <w:tcPr>
            <w:tcW w:w="4309" w:type="pct"/>
            <w:shd w:val="clear" w:color="auto" w:fill="auto"/>
          </w:tcPr>
          <w:p w14:paraId="54EC97F5"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The use of stimuli, tasks or procedures which may be experienced as stressful, noxious, or unpleasant</w:t>
            </w:r>
          </w:p>
        </w:tc>
        <w:tc>
          <w:tcPr>
            <w:tcW w:w="283" w:type="pct"/>
            <w:shd w:val="clear" w:color="auto" w:fill="auto"/>
          </w:tcPr>
          <w:p w14:paraId="138E6B2C"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08" w:type="pct"/>
            <w:shd w:val="clear" w:color="auto" w:fill="auto"/>
          </w:tcPr>
          <w:p w14:paraId="59B2304E"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1FD84EF4" w14:textId="77777777" w:rsidTr="007F2DC1">
        <w:trPr>
          <w:jc w:val="center"/>
        </w:trPr>
        <w:tc>
          <w:tcPr>
            <w:tcW w:w="4309" w:type="pct"/>
            <w:shd w:val="clear" w:color="auto" w:fill="auto"/>
          </w:tcPr>
          <w:p w14:paraId="618F44FE"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Any </w:t>
            </w:r>
            <w:r w:rsidRPr="00377BD2">
              <w:rPr>
                <w:rFonts w:ascii="Arial Narrow" w:hAnsi="Arial Narrow"/>
                <w:b/>
                <w:bCs/>
                <w:color w:val="000000"/>
                <w:sz w:val="20"/>
                <w:szCs w:val="20"/>
              </w:rPr>
              <w:t>form</w:t>
            </w:r>
            <w:r w:rsidRPr="00377BD2">
              <w:rPr>
                <w:rFonts w:ascii="Arial Narrow" w:hAnsi="Arial Narrow"/>
                <w:sz w:val="20"/>
                <w:szCs w:val="20"/>
              </w:rPr>
              <w:t xml:space="preserve"> of deception </w:t>
            </w:r>
          </w:p>
        </w:tc>
        <w:tc>
          <w:tcPr>
            <w:tcW w:w="283" w:type="pct"/>
            <w:shd w:val="clear" w:color="auto" w:fill="auto"/>
          </w:tcPr>
          <w:p w14:paraId="5056AFB8"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08" w:type="pct"/>
            <w:shd w:val="clear" w:color="auto" w:fill="auto"/>
          </w:tcPr>
          <w:p w14:paraId="28A011D1" w14:textId="77777777" w:rsidR="00377BD2" w:rsidRPr="00377BD2" w:rsidRDefault="00377BD2" w:rsidP="00377BD2">
            <w:pPr>
              <w:numPr>
                <w:ilvl w:val="0"/>
                <w:numId w:val="43"/>
              </w:numPr>
              <w:contextualSpacing/>
              <w:rPr>
                <w:rFonts w:ascii="Arial Narrow" w:hAnsi="Arial Narrow"/>
                <w:sz w:val="20"/>
                <w:szCs w:val="20"/>
              </w:rPr>
            </w:pPr>
          </w:p>
        </w:tc>
      </w:tr>
    </w:tbl>
    <w:p w14:paraId="485999D1"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377BD2" w:rsidRPr="00377BD2" w14:paraId="243F0CDE" w14:textId="77777777" w:rsidTr="007F2DC1">
        <w:trPr>
          <w:jc w:val="center"/>
        </w:trPr>
        <w:tc>
          <w:tcPr>
            <w:tcW w:w="5000" w:type="pct"/>
            <w:shd w:val="clear" w:color="auto" w:fill="D9D9D9"/>
          </w:tcPr>
          <w:p w14:paraId="306EC317"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t>If “Yes” explain and justify. Explain what steps you will take to minimize the potential stress/harm. </w:t>
            </w:r>
          </w:p>
        </w:tc>
      </w:tr>
      <w:tr w:rsidR="00377BD2" w:rsidRPr="00377BD2" w14:paraId="5D686A19" w14:textId="77777777" w:rsidTr="007F2DC1">
        <w:trPr>
          <w:jc w:val="center"/>
        </w:trPr>
        <w:tc>
          <w:tcPr>
            <w:tcW w:w="5000" w:type="pct"/>
            <w:shd w:val="clear" w:color="auto" w:fill="auto"/>
          </w:tcPr>
          <w:p w14:paraId="21DD6D61" w14:textId="77777777" w:rsidR="00377BD2" w:rsidRPr="00377BD2" w:rsidRDefault="00377BD2" w:rsidP="00377BD2">
            <w:pPr>
              <w:spacing w:after="0"/>
              <w:rPr>
                <w:rFonts w:ascii="Arial Narrow" w:eastAsia="Times New Roman" w:hAnsi="Arial Narrow"/>
                <w:sz w:val="20"/>
                <w:szCs w:val="20"/>
                <w:lang w:val="en-US"/>
              </w:rPr>
            </w:pPr>
          </w:p>
          <w:p w14:paraId="46B9D5B7"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t>N/A</w:t>
            </w:r>
          </w:p>
          <w:p w14:paraId="62489F27" w14:textId="77777777" w:rsidR="00377BD2" w:rsidRPr="00377BD2" w:rsidRDefault="00377BD2" w:rsidP="00377BD2">
            <w:pPr>
              <w:spacing w:after="0"/>
              <w:rPr>
                <w:rFonts w:ascii="Arial Narrow" w:eastAsia="Times New Roman" w:hAnsi="Arial Narrow"/>
                <w:sz w:val="20"/>
                <w:szCs w:val="20"/>
                <w:lang w:val="en-US"/>
              </w:rPr>
            </w:pPr>
          </w:p>
          <w:p w14:paraId="170E748F" w14:textId="77777777" w:rsidR="00377BD2" w:rsidRPr="00377BD2" w:rsidRDefault="00377BD2" w:rsidP="00377BD2">
            <w:pPr>
              <w:spacing w:after="0"/>
              <w:rPr>
                <w:rFonts w:ascii="Arial Narrow" w:eastAsia="Times New Roman" w:hAnsi="Arial Narrow"/>
                <w:sz w:val="20"/>
                <w:szCs w:val="20"/>
                <w:lang w:val="en-US"/>
              </w:rPr>
            </w:pPr>
          </w:p>
          <w:p w14:paraId="209A602D" w14:textId="77777777" w:rsidR="00377BD2" w:rsidRPr="00377BD2" w:rsidRDefault="00377BD2" w:rsidP="00377BD2">
            <w:pPr>
              <w:spacing w:after="0"/>
              <w:rPr>
                <w:rFonts w:ascii="Arial Narrow" w:eastAsia="Times New Roman" w:hAnsi="Arial Narrow"/>
                <w:sz w:val="20"/>
                <w:szCs w:val="20"/>
                <w:lang w:val="en-US"/>
              </w:rPr>
            </w:pPr>
          </w:p>
        </w:tc>
      </w:tr>
    </w:tbl>
    <w:p w14:paraId="09BB336D"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50"/>
        <w:gridCol w:w="982"/>
        <w:gridCol w:w="924"/>
      </w:tblGrid>
      <w:tr w:rsidR="00377BD2" w:rsidRPr="00377BD2" w14:paraId="44DD5708" w14:textId="77777777" w:rsidTr="007F2DC1">
        <w:trPr>
          <w:jc w:val="center"/>
        </w:trPr>
        <w:tc>
          <w:tcPr>
            <w:tcW w:w="3981" w:type="pct"/>
            <w:shd w:val="clear" w:color="auto" w:fill="D9D9D9"/>
          </w:tcPr>
          <w:p w14:paraId="6DB0971D"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Will any of the following instruments be used for purposes of data collection:</w:t>
            </w:r>
            <w:r w:rsidRPr="00377BD2">
              <w:rPr>
                <w:rFonts w:ascii="Arial Narrow" w:hAnsi="Arial Narrow"/>
                <w:sz w:val="20"/>
                <w:szCs w:val="20"/>
              </w:rPr>
              <w:t xml:space="preserve"> </w:t>
            </w:r>
          </w:p>
        </w:tc>
        <w:tc>
          <w:tcPr>
            <w:tcW w:w="525" w:type="pct"/>
            <w:shd w:val="clear" w:color="auto" w:fill="D9D9D9"/>
          </w:tcPr>
          <w:p w14:paraId="2AA22E6B"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YES</w:t>
            </w:r>
          </w:p>
        </w:tc>
        <w:tc>
          <w:tcPr>
            <w:tcW w:w="494" w:type="pct"/>
            <w:shd w:val="clear" w:color="auto" w:fill="D9D9D9"/>
          </w:tcPr>
          <w:p w14:paraId="2ADB9484"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NO</w:t>
            </w:r>
          </w:p>
        </w:tc>
      </w:tr>
      <w:tr w:rsidR="00377BD2" w:rsidRPr="00377BD2" w14:paraId="7A235ABC" w14:textId="77777777" w:rsidTr="007F2DC1">
        <w:trPr>
          <w:jc w:val="center"/>
        </w:trPr>
        <w:tc>
          <w:tcPr>
            <w:tcW w:w="3981" w:type="pct"/>
            <w:shd w:val="clear" w:color="auto" w:fill="auto"/>
          </w:tcPr>
          <w:p w14:paraId="7A60A7E4"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Questionnaire (Structured, Semi-</w:t>
            </w:r>
            <w:commentRangeStart w:id="79"/>
            <w:r w:rsidRPr="00377BD2">
              <w:rPr>
                <w:rFonts w:ascii="Arial Narrow" w:hAnsi="Arial Narrow"/>
                <w:sz w:val="20"/>
                <w:szCs w:val="20"/>
              </w:rPr>
              <w:t>structured</w:t>
            </w:r>
            <w:commentRangeEnd w:id="79"/>
            <w:r w:rsidR="006B667D">
              <w:rPr>
                <w:rStyle w:val="CommentReference"/>
              </w:rPr>
              <w:commentReference w:id="79"/>
            </w:r>
            <w:r w:rsidRPr="00377BD2">
              <w:rPr>
                <w:rFonts w:ascii="Arial Narrow" w:hAnsi="Arial Narrow"/>
                <w:sz w:val="20"/>
                <w:szCs w:val="20"/>
              </w:rPr>
              <w:t>)</w:t>
            </w:r>
          </w:p>
        </w:tc>
        <w:tc>
          <w:tcPr>
            <w:tcW w:w="525" w:type="pct"/>
            <w:shd w:val="clear" w:color="auto" w:fill="auto"/>
          </w:tcPr>
          <w:p w14:paraId="6915DBCC" w14:textId="77777777" w:rsidR="00377BD2" w:rsidRPr="00377BD2" w:rsidRDefault="00377BD2" w:rsidP="00377BD2">
            <w:pPr>
              <w:numPr>
                <w:ilvl w:val="0"/>
                <w:numId w:val="43"/>
              </w:numPr>
              <w:contextualSpacing/>
              <w:rPr>
                <w:rFonts w:ascii="Arial Narrow" w:hAnsi="Arial Narrow"/>
                <w:sz w:val="20"/>
                <w:szCs w:val="20"/>
              </w:rPr>
            </w:pPr>
          </w:p>
        </w:tc>
        <w:tc>
          <w:tcPr>
            <w:tcW w:w="494" w:type="pct"/>
            <w:shd w:val="clear" w:color="auto" w:fill="auto"/>
          </w:tcPr>
          <w:p w14:paraId="069E18A0" w14:textId="77777777" w:rsidR="00377BD2" w:rsidRPr="00377BD2" w:rsidRDefault="00377BD2" w:rsidP="00377BD2">
            <w:pPr>
              <w:rPr>
                <w:rFonts w:ascii="Arial Narrow" w:hAnsi="Arial Narrow"/>
                <w:sz w:val="20"/>
                <w:szCs w:val="20"/>
              </w:rPr>
            </w:pPr>
            <w:r w:rsidRPr="00377BD2">
              <w:rPr>
                <w:rFonts w:ascii="Segoe UI Symbol" w:hAnsi="Segoe UI Symbol" w:cs="Segoe UI Symbol"/>
                <w:sz w:val="20"/>
                <w:szCs w:val="20"/>
              </w:rPr>
              <w:t>☐</w:t>
            </w:r>
          </w:p>
        </w:tc>
      </w:tr>
      <w:tr w:rsidR="00377BD2" w:rsidRPr="00377BD2" w14:paraId="3287A4D0" w14:textId="77777777" w:rsidTr="007F2DC1">
        <w:trPr>
          <w:jc w:val="center"/>
        </w:trPr>
        <w:tc>
          <w:tcPr>
            <w:tcW w:w="3981" w:type="pct"/>
            <w:shd w:val="clear" w:color="auto" w:fill="auto"/>
          </w:tcPr>
          <w:p w14:paraId="395CC95F"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Interview schedule (one on one interviews, focus groups)</w:t>
            </w:r>
          </w:p>
        </w:tc>
        <w:tc>
          <w:tcPr>
            <w:tcW w:w="525" w:type="pct"/>
            <w:shd w:val="clear" w:color="auto" w:fill="auto"/>
          </w:tcPr>
          <w:p w14:paraId="37A60AB8" w14:textId="77777777" w:rsidR="00377BD2" w:rsidRPr="00377BD2" w:rsidRDefault="00377BD2" w:rsidP="00377BD2">
            <w:pPr>
              <w:rPr>
                <w:rFonts w:ascii="Arial Narrow" w:hAnsi="Arial Narrow"/>
                <w:sz w:val="20"/>
                <w:szCs w:val="20"/>
              </w:rPr>
            </w:pPr>
            <w:r w:rsidRPr="00377BD2">
              <w:rPr>
                <w:rFonts w:ascii="Segoe UI Symbol" w:hAnsi="Segoe UI Symbol" w:cs="Segoe UI Symbol"/>
                <w:sz w:val="20"/>
                <w:szCs w:val="20"/>
              </w:rPr>
              <w:t>☐</w:t>
            </w:r>
          </w:p>
        </w:tc>
        <w:tc>
          <w:tcPr>
            <w:tcW w:w="494" w:type="pct"/>
            <w:shd w:val="clear" w:color="auto" w:fill="auto"/>
          </w:tcPr>
          <w:p w14:paraId="77F5FA13" w14:textId="77777777" w:rsidR="00377BD2" w:rsidRPr="00377BD2" w:rsidRDefault="00377BD2" w:rsidP="00377BD2">
            <w:pPr>
              <w:rPr>
                <w:rFonts w:ascii="Arial Narrow" w:hAnsi="Arial Narrow"/>
                <w:sz w:val="20"/>
                <w:szCs w:val="20"/>
              </w:rPr>
            </w:pPr>
            <w:r w:rsidRPr="00377BD2">
              <w:rPr>
                <w:rFonts w:ascii="Segoe UI Symbol" w:hAnsi="Segoe UI Symbol" w:cs="Segoe UI Symbol"/>
                <w:sz w:val="20"/>
                <w:szCs w:val="20"/>
              </w:rPr>
              <w:t>☐</w:t>
            </w:r>
          </w:p>
        </w:tc>
      </w:tr>
      <w:tr w:rsidR="00377BD2" w:rsidRPr="00377BD2" w14:paraId="465481F3" w14:textId="77777777" w:rsidTr="007F2DC1">
        <w:trPr>
          <w:jc w:val="center"/>
        </w:trPr>
        <w:tc>
          <w:tcPr>
            <w:tcW w:w="3981" w:type="pct"/>
            <w:shd w:val="clear" w:color="auto" w:fill="auto"/>
          </w:tcPr>
          <w:p w14:paraId="18CA876C"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Observation Schedule</w:t>
            </w:r>
          </w:p>
        </w:tc>
        <w:tc>
          <w:tcPr>
            <w:tcW w:w="525" w:type="pct"/>
            <w:shd w:val="clear" w:color="auto" w:fill="auto"/>
          </w:tcPr>
          <w:p w14:paraId="2CB9F521"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94" w:type="pct"/>
            <w:shd w:val="clear" w:color="auto" w:fill="auto"/>
          </w:tcPr>
          <w:p w14:paraId="74FDC3FC"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3BB36E50" w14:textId="77777777" w:rsidTr="007F2DC1">
        <w:trPr>
          <w:jc w:val="center"/>
        </w:trPr>
        <w:tc>
          <w:tcPr>
            <w:tcW w:w="3981" w:type="pct"/>
            <w:shd w:val="clear" w:color="auto" w:fill="auto"/>
          </w:tcPr>
          <w:p w14:paraId="330A143B"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Psychometric test</w:t>
            </w:r>
          </w:p>
        </w:tc>
        <w:tc>
          <w:tcPr>
            <w:tcW w:w="525" w:type="pct"/>
            <w:shd w:val="clear" w:color="auto" w:fill="auto"/>
          </w:tcPr>
          <w:p w14:paraId="24B6E3D1"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94" w:type="pct"/>
            <w:shd w:val="clear" w:color="auto" w:fill="auto"/>
          </w:tcPr>
          <w:p w14:paraId="174E8E3D"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187AB7D6" w14:textId="77777777" w:rsidTr="007F2DC1">
        <w:trPr>
          <w:jc w:val="center"/>
        </w:trPr>
        <w:tc>
          <w:tcPr>
            <w:tcW w:w="3981" w:type="pct"/>
            <w:shd w:val="clear" w:color="auto" w:fill="auto"/>
          </w:tcPr>
          <w:p w14:paraId="6D9BB6B8"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Other</w:t>
            </w:r>
          </w:p>
        </w:tc>
        <w:tc>
          <w:tcPr>
            <w:tcW w:w="525" w:type="pct"/>
            <w:shd w:val="clear" w:color="auto" w:fill="auto"/>
          </w:tcPr>
          <w:p w14:paraId="09BDB1E0"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94" w:type="pct"/>
            <w:shd w:val="clear" w:color="auto" w:fill="auto"/>
          </w:tcPr>
          <w:p w14:paraId="4D5D89C2"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7D6F8EF5" w14:textId="77777777" w:rsidTr="007F2DC1">
        <w:trPr>
          <w:jc w:val="center"/>
        </w:trPr>
        <w:tc>
          <w:tcPr>
            <w:tcW w:w="5000" w:type="pct"/>
            <w:gridSpan w:val="3"/>
            <w:shd w:val="clear" w:color="auto" w:fill="D9D9D9"/>
          </w:tcPr>
          <w:p w14:paraId="36EB56D9" w14:textId="77777777" w:rsidR="00377BD2" w:rsidRPr="00377BD2" w:rsidRDefault="00377BD2" w:rsidP="00377BD2">
            <w:pPr>
              <w:rPr>
                <w:rFonts w:ascii="Arial Narrow" w:eastAsia="MS Gothic" w:hAnsi="Arial Narrow" w:cs="MS Gothic"/>
                <w:sz w:val="20"/>
                <w:szCs w:val="20"/>
              </w:rPr>
            </w:pPr>
            <w:r w:rsidRPr="00377BD2">
              <w:rPr>
                <w:rFonts w:ascii="Arial Narrow" w:hAnsi="Arial Narrow"/>
                <w:sz w:val="20"/>
                <w:szCs w:val="20"/>
              </w:rPr>
              <w:t>If data collection involves the use of a psychometric test or equivalent assessment instrument, you are required to provide evidence here that the measure is likely to provide a valid, reliable, and unbiased estimate of the construct being measured. If data collection involves interviews and/or focus groups, please provide a list of the topics to be covered/ kinds of questions to be asked. </w:t>
            </w:r>
          </w:p>
        </w:tc>
      </w:tr>
      <w:tr w:rsidR="00377BD2" w:rsidRPr="00377BD2" w14:paraId="63F87695" w14:textId="77777777" w:rsidTr="007F2DC1">
        <w:trPr>
          <w:jc w:val="center"/>
        </w:trPr>
        <w:tc>
          <w:tcPr>
            <w:tcW w:w="5000" w:type="pct"/>
            <w:gridSpan w:val="3"/>
            <w:shd w:val="clear" w:color="auto" w:fill="auto"/>
          </w:tcPr>
          <w:p w14:paraId="1B2C9026" w14:textId="09931931" w:rsidR="00377BD2" w:rsidRPr="00377BD2" w:rsidRDefault="00377BD2" w:rsidP="00377BD2">
            <w:pPr>
              <w:rPr>
                <w:rFonts w:ascii="Arial Narrow" w:hAnsi="Arial Narrow"/>
                <w:sz w:val="20"/>
                <w:szCs w:val="20"/>
              </w:rPr>
            </w:pPr>
          </w:p>
          <w:p w14:paraId="17A2C17F" w14:textId="77777777" w:rsidR="00377BD2" w:rsidRPr="00377BD2" w:rsidRDefault="00377BD2" w:rsidP="00377BD2">
            <w:pPr>
              <w:rPr>
                <w:rFonts w:ascii="Arial Narrow" w:hAnsi="Arial Narrow"/>
                <w:sz w:val="20"/>
                <w:szCs w:val="20"/>
              </w:rPr>
            </w:pPr>
          </w:p>
          <w:p w14:paraId="59E5E7BF" w14:textId="77777777" w:rsidR="00377BD2" w:rsidRPr="00377BD2" w:rsidRDefault="00377BD2" w:rsidP="00377BD2">
            <w:pPr>
              <w:rPr>
                <w:rFonts w:ascii="Arial Narrow" w:hAnsi="Arial Narrow"/>
                <w:sz w:val="20"/>
                <w:szCs w:val="20"/>
              </w:rPr>
            </w:pPr>
          </w:p>
        </w:tc>
      </w:tr>
    </w:tbl>
    <w:p w14:paraId="4DEA170F" w14:textId="77777777" w:rsidR="00377BD2" w:rsidRPr="00377BD2" w:rsidRDefault="00377BD2" w:rsidP="00377BD2">
      <w:pPr>
        <w:spacing w:after="0"/>
        <w:rPr>
          <w:rFonts w:ascii="Arial Narrow" w:eastAsia="Times New Roman" w:hAnsi="Arial Narrow"/>
          <w:sz w:val="20"/>
          <w:szCs w:val="20"/>
          <w:lang w:val="en-US"/>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75"/>
        <w:gridCol w:w="750"/>
        <w:gridCol w:w="668"/>
      </w:tblGrid>
      <w:tr w:rsidR="00377BD2" w:rsidRPr="00377BD2" w14:paraId="77355EC6" w14:textId="77777777" w:rsidTr="00377BD2">
        <w:trPr>
          <w:jc w:val="center"/>
        </w:trPr>
        <w:tc>
          <w:tcPr>
            <w:tcW w:w="8075" w:type="dxa"/>
            <w:shd w:val="clear" w:color="auto" w:fill="D9D9D9"/>
          </w:tcPr>
          <w:p w14:paraId="288367A1"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 xml:space="preserve">Will the autonomy of participants be protected through the use of an informed consent </w:t>
            </w:r>
            <w:r w:rsidRPr="00377BD2">
              <w:rPr>
                <w:rFonts w:ascii="Arial Narrow" w:hAnsi="Arial Narrow"/>
                <w:b/>
                <w:bCs/>
                <w:color w:val="000000"/>
                <w:sz w:val="20"/>
                <w:szCs w:val="20"/>
              </w:rPr>
              <w:t>form</w:t>
            </w:r>
            <w:r w:rsidRPr="00377BD2">
              <w:rPr>
                <w:rFonts w:ascii="Arial Narrow" w:hAnsi="Arial Narrow"/>
                <w:b/>
                <w:bCs/>
                <w:sz w:val="20"/>
                <w:szCs w:val="20"/>
              </w:rPr>
              <w:t>, which specifies (in language that respondents will understand):</w:t>
            </w:r>
            <w:r w:rsidRPr="00377BD2">
              <w:rPr>
                <w:rFonts w:ascii="Arial Narrow" w:hAnsi="Arial Narrow"/>
                <w:sz w:val="20"/>
                <w:szCs w:val="20"/>
              </w:rPr>
              <w:t xml:space="preserve"> </w:t>
            </w:r>
          </w:p>
        </w:tc>
        <w:tc>
          <w:tcPr>
            <w:tcW w:w="750" w:type="dxa"/>
            <w:shd w:val="clear" w:color="auto" w:fill="D9D9D9"/>
          </w:tcPr>
          <w:p w14:paraId="542B4269"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YES</w:t>
            </w:r>
          </w:p>
        </w:tc>
        <w:tc>
          <w:tcPr>
            <w:tcW w:w="668" w:type="dxa"/>
            <w:shd w:val="clear" w:color="auto" w:fill="D9D9D9"/>
          </w:tcPr>
          <w:p w14:paraId="1A9F9575"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NO</w:t>
            </w:r>
          </w:p>
        </w:tc>
      </w:tr>
      <w:tr w:rsidR="00377BD2" w:rsidRPr="00377BD2" w14:paraId="0BCF3968" w14:textId="77777777" w:rsidTr="00377BD2">
        <w:trPr>
          <w:jc w:val="center"/>
        </w:trPr>
        <w:tc>
          <w:tcPr>
            <w:tcW w:w="8075" w:type="dxa"/>
            <w:shd w:val="clear" w:color="auto" w:fill="auto"/>
          </w:tcPr>
          <w:p w14:paraId="5581D7C0"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The nature and purpose/s of the research</w:t>
            </w:r>
          </w:p>
        </w:tc>
        <w:tc>
          <w:tcPr>
            <w:tcW w:w="750" w:type="dxa"/>
            <w:shd w:val="clear" w:color="auto" w:fill="auto"/>
          </w:tcPr>
          <w:p w14:paraId="713ECA79"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10EA691D"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7171C079" w14:textId="77777777" w:rsidTr="00377BD2">
        <w:trPr>
          <w:jc w:val="center"/>
        </w:trPr>
        <w:tc>
          <w:tcPr>
            <w:tcW w:w="8075" w:type="dxa"/>
            <w:shd w:val="clear" w:color="auto" w:fill="auto"/>
          </w:tcPr>
          <w:p w14:paraId="27DA0347"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The identity and institutional association of the researcher and supervisor/project leader and their contact details</w:t>
            </w:r>
          </w:p>
        </w:tc>
        <w:tc>
          <w:tcPr>
            <w:tcW w:w="750" w:type="dxa"/>
            <w:shd w:val="clear" w:color="auto" w:fill="auto"/>
          </w:tcPr>
          <w:p w14:paraId="71BC92FB"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6A5F9F5E"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18EF7C74" w14:textId="77777777" w:rsidTr="00377BD2">
        <w:trPr>
          <w:jc w:val="center"/>
        </w:trPr>
        <w:tc>
          <w:tcPr>
            <w:tcW w:w="8075" w:type="dxa"/>
            <w:shd w:val="clear" w:color="auto" w:fill="auto"/>
          </w:tcPr>
          <w:p w14:paraId="33F1CE4E"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The fact that participation is voluntary </w:t>
            </w:r>
          </w:p>
        </w:tc>
        <w:tc>
          <w:tcPr>
            <w:tcW w:w="750" w:type="dxa"/>
            <w:shd w:val="clear" w:color="auto" w:fill="auto"/>
          </w:tcPr>
          <w:p w14:paraId="5E8452FC"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157086C9"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2A01E175" w14:textId="77777777" w:rsidTr="00377BD2">
        <w:trPr>
          <w:jc w:val="center"/>
        </w:trPr>
        <w:tc>
          <w:tcPr>
            <w:tcW w:w="8075" w:type="dxa"/>
            <w:shd w:val="clear" w:color="auto" w:fill="auto"/>
          </w:tcPr>
          <w:p w14:paraId="368620CB"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That responses will be treated in a confidential manner</w:t>
            </w:r>
          </w:p>
        </w:tc>
        <w:tc>
          <w:tcPr>
            <w:tcW w:w="750" w:type="dxa"/>
            <w:shd w:val="clear" w:color="auto" w:fill="auto"/>
          </w:tcPr>
          <w:p w14:paraId="52A4DD7E"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19D20B22"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1AA44337" w14:textId="77777777" w:rsidTr="00377BD2">
        <w:trPr>
          <w:jc w:val="center"/>
        </w:trPr>
        <w:tc>
          <w:tcPr>
            <w:tcW w:w="8075" w:type="dxa"/>
            <w:shd w:val="clear" w:color="auto" w:fill="auto"/>
          </w:tcPr>
          <w:p w14:paraId="253311A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Any limits on confidentiality which may apply</w:t>
            </w:r>
          </w:p>
        </w:tc>
        <w:tc>
          <w:tcPr>
            <w:tcW w:w="750" w:type="dxa"/>
            <w:shd w:val="clear" w:color="auto" w:fill="auto"/>
          </w:tcPr>
          <w:p w14:paraId="33383C4F"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0F6E6EFB"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49994AB2" w14:textId="77777777" w:rsidTr="00377BD2">
        <w:trPr>
          <w:jc w:val="center"/>
        </w:trPr>
        <w:tc>
          <w:tcPr>
            <w:tcW w:w="8075" w:type="dxa"/>
            <w:shd w:val="clear" w:color="auto" w:fill="auto"/>
          </w:tcPr>
          <w:p w14:paraId="2AB35904"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That anonymity will be ensured where appropriate (e.g. coded/ disguised names of participants/ respondents/ institutions)</w:t>
            </w:r>
          </w:p>
        </w:tc>
        <w:tc>
          <w:tcPr>
            <w:tcW w:w="750" w:type="dxa"/>
            <w:shd w:val="clear" w:color="auto" w:fill="auto"/>
          </w:tcPr>
          <w:p w14:paraId="3D6AC598"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442B3B93"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72098202" w14:textId="77777777" w:rsidTr="00377BD2">
        <w:trPr>
          <w:jc w:val="center"/>
        </w:trPr>
        <w:tc>
          <w:tcPr>
            <w:tcW w:w="8075" w:type="dxa"/>
            <w:shd w:val="clear" w:color="auto" w:fill="auto"/>
          </w:tcPr>
          <w:p w14:paraId="18D375C5"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The fact that participants are free to withdraw from the research at any time without any negative or undesirable consequences to themselves</w:t>
            </w:r>
          </w:p>
        </w:tc>
        <w:tc>
          <w:tcPr>
            <w:tcW w:w="750" w:type="dxa"/>
            <w:shd w:val="clear" w:color="auto" w:fill="auto"/>
          </w:tcPr>
          <w:p w14:paraId="0359B7A6"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23E70DCF"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6FE0FE52" w14:textId="77777777" w:rsidTr="00377BD2">
        <w:trPr>
          <w:jc w:val="center"/>
        </w:trPr>
        <w:tc>
          <w:tcPr>
            <w:tcW w:w="8075" w:type="dxa"/>
            <w:shd w:val="clear" w:color="auto" w:fill="auto"/>
          </w:tcPr>
          <w:p w14:paraId="71CD6F53"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The nature and limits of any benefits participants may receive as a result of their participation in the research</w:t>
            </w:r>
          </w:p>
        </w:tc>
        <w:tc>
          <w:tcPr>
            <w:tcW w:w="750" w:type="dxa"/>
            <w:shd w:val="clear" w:color="auto" w:fill="auto"/>
          </w:tcPr>
          <w:p w14:paraId="7134B2DE"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0DBEE843"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00B9D836" w14:textId="77777777" w:rsidTr="00377BD2">
        <w:trPr>
          <w:jc w:val="center"/>
        </w:trPr>
        <w:tc>
          <w:tcPr>
            <w:tcW w:w="8075" w:type="dxa"/>
            <w:shd w:val="clear" w:color="auto" w:fill="auto"/>
          </w:tcPr>
          <w:p w14:paraId="25898188"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Is a copy of the informed consent </w:t>
            </w:r>
            <w:r w:rsidRPr="00377BD2">
              <w:rPr>
                <w:rFonts w:ascii="Arial Narrow" w:hAnsi="Arial Narrow"/>
                <w:b/>
                <w:bCs/>
                <w:color w:val="000000"/>
                <w:sz w:val="20"/>
                <w:szCs w:val="20"/>
              </w:rPr>
              <w:t>form</w:t>
            </w:r>
            <w:r w:rsidRPr="00377BD2">
              <w:rPr>
                <w:rFonts w:ascii="Arial Narrow" w:hAnsi="Arial Narrow"/>
                <w:sz w:val="20"/>
                <w:szCs w:val="20"/>
              </w:rPr>
              <w:t xml:space="preserve"> attached?</w:t>
            </w:r>
          </w:p>
        </w:tc>
        <w:tc>
          <w:tcPr>
            <w:tcW w:w="750" w:type="dxa"/>
            <w:shd w:val="clear" w:color="auto" w:fill="auto"/>
          </w:tcPr>
          <w:p w14:paraId="273B0E0F"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1F970C26"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784208F2" w14:textId="77777777" w:rsidTr="00377BD2">
        <w:trPr>
          <w:jc w:val="center"/>
        </w:trPr>
        <w:tc>
          <w:tcPr>
            <w:tcW w:w="9493" w:type="dxa"/>
            <w:gridSpan w:val="3"/>
            <w:shd w:val="clear" w:color="auto" w:fill="auto"/>
          </w:tcPr>
          <w:p w14:paraId="74A85140" w14:textId="77777777" w:rsidR="00377BD2" w:rsidRPr="00377BD2" w:rsidRDefault="00377BD2" w:rsidP="00377BD2">
            <w:pPr>
              <w:rPr>
                <w:rFonts w:ascii="Arial Narrow" w:eastAsia="MS Gothic" w:hAnsi="Arial Narrow" w:cs="MS Gothic"/>
                <w:sz w:val="20"/>
                <w:szCs w:val="20"/>
              </w:rPr>
            </w:pPr>
            <w:r w:rsidRPr="00377BD2">
              <w:rPr>
                <w:rFonts w:ascii="Arial Narrow" w:hAnsi="Arial Narrow"/>
                <w:sz w:val="20"/>
                <w:szCs w:val="20"/>
              </w:rPr>
              <w:t>If not, this needs to be explained and justified, also the measures to be adopted to ensure that the respondents fully understand the nature of the research and the consent that they are giving. </w:t>
            </w:r>
          </w:p>
        </w:tc>
      </w:tr>
      <w:tr w:rsidR="00377BD2" w:rsidRPr="00377BD2" w14:paraId="4A5D9028" w14:textId="77777777" w:rsidTr="00377BD2">
        <w:trPr>
          <w:jc w:val="center"/>
        </w:trPr>
        <w:tc>
          <w:tcPr>
            <w:tcW w:w="9493" w:type="dxa"/>
            <w:gridSpan w:val="3"/>
            <w:shd w:val="clear" w:color="auto" w:fill="auto"/>
          </w:tcPr>
          <w:p w14:paraId="273DA92E" w14:textId="66A7EEC8" w:rsidR="00377BD2" w:rsidRPr="00377BD2" w:rsidRDefault="00377BD2" w:rsidP="00377BD2">
            <w:pPr>
              <w:rPr>
                <w:rFonts w:ascii="Arial Narrow" w:hAnsi="Arial Narrow"/>
                <w:sz w:val="20"/>
                <w:szCs w:val="20"/>
              </w:rPr>
            </w:pPr>
          </w:p>
          <w:p w14:paraId="03901AB7" w14:textId="77777777" w:rsidR="00377BD2" w:rsidRPr="00377BD2" w:rsidRDefault="00377BD2" w:rsidP="00377BD2">
            <w:pPr>
              <w:rPr>
                <w:rFonts w:ascii="Arial Narrow" w:hAnsi="Arial Narrow"/>
                <w:sz w:val="20"/>
                <w:szCs w:val="20"/>
              </w:rPr>
            </w:pPr>
          </w:p>
        </w:tc>
      </w:tr>
    </w:tbl>
    <w:p w14:paraId="027038C9"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377BD2" w:rsidRPr="00377BD2" w14:paraId="5DCFF885" w14:textId="77777777" w:rsidTr="007F2DC1">
        <w:trPr>
          <w:trHeight w:val="735"/>
          <w:jc w:val="center"/>
        </w:trPr>
        <w:tc>
          <w:tcPr>
            <w:tcW w:w="10278" w:type="dxa"/>
            <w:shd w:val="clear" w:color="auto" w:fill="D9D9D9"/>
          </w:tcPr>
          <w:p w14:paraId="263F19DD"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Specify what efforts been made or will be made to obtain informed permission for the research from appropriate authorities and gate-keepers (including caretakers or legal guardians in the case of minor children)?</w:t>
            </w:r>
          </w:p>
        </w:tc>
      </w:tr>
      <w:tr w:rsidR="00377BD2" w:rsidRPr="00377BD2" w14:paraId="108E335E" w14:textId="77777777" w:rsidTr="007F2DC1">
        <w:trPr>
          <w:trHeight w:val="1920"/>
          <w:jc w:val="center"/>
        </w:trPr>
        <w:tc>
          <w:tcPr>
            <w:tcW w:w="10278" w:type="dxa"/>
            <w:shd w:val="clear" w:color="auto" w:fill="auto"/>
          </w:tcPr>
          <w:p w14:paraId="0E7DF0DE"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r w:rsidRPr="00377BD2">
              <w:rPr>
                <w:rFonts w:ascii="Arial Narrow" w:hAnsi="Arial Narrow"/>
                <w:sz w:val="20"/>
                <w:szCs w:val="20"/>
              </w:rPr>
              <w:br/>
              <w:t> </w:t>
            </w:r>
            <w:r w:rsidRPr="00377BD2">
              <w:rPr>
                <w:rFonts w:ascii="Arial Narrow" w:hAnsi="Arial Narrow"/>
                <w:sz w:val="24"/>
                <w:szCs w:val="24"/>
                <w:lang w:val="en-ZA"/>
              </w:rPr>
              <w:t xml:space="preserve">A letter requesting permission to undertake this study will be written to authorities and or gate </w:t>
            </w:r>
            <w:commentRangeStart w:id="80"/>
            <w:r w:rsidRPr="00377BD2">
              <w:rPr>
                <w:rFonts w:ascii="Arial Narrow" w:hAnsi="Arial Narrow"/>
                <w:sz w:val="24"/>
                <w:szCs w:val="24"/>
                <w:lang w:val="en-ZA"/>
              </w:rPr>
              <w:t>keepers</w:t>
            </w:r>
            <w:commentRangeEnd w:id="80"/>
            <w:r w:rsidR="006B667D">
              <w:rPr>
                <w:rStyle w:val="CommentReference"/>
              </w:rPr>
              <w:commentReference w:id="80"/>
            </w:r>
            <w:r w:rsidRPr="00377BD2">
              <w:rPr>
                <w:rFonts w:ascii="Arial Narrow" w:hAnsi="Arial Narrow"/>
                <w:sz w:val="24"/>
                <w:szCs w:val="24"/>
                <w:lang w:val="en-ZA"/>
              </w:rPr>
              <w:t>.</w:t>
            </w:r>
            <w:r w:rsidRPr="00377BD2">
              <w:rPr>
                <w:rFonts w:ascii="Arial Narrow" w:hAnsi="Arial Narrow"/>
                <w:sz w:val="20"/>
                <w:szCs w:val="20"/>
              </w:rPr>
              <w:br/>
              <w:t> </w:t>
            </w:r>
          </w:p>
        </w:tc>
      </w:tr>
    </w:tbl>
    <w:p w14:paraId="3A5551E6"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r w:rsidRPr="00377BD2">
        <w:rPr>
          <w:rFonts w:ascii="Arial Narrow" w:hAnsi="Arial Narrow"/>
          <w:sz w:val="20"/>
          <w:szCs w:val="20"/>
        </w:rPr>
        <w:b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377BD2" w:rsidRPr="00377BD2" w14:paraId="396402A4" w14:textId="77777777" w:rsidTr="007F2DC1">
        <w:trPr>
          <w:trHeight w:val="1560"/>
          <w:jc w:val="center"/>
        </w:trPr>
        <w:tc>
          <w:tcPr>
            <w:tcW w:w="5000" w:type="pct"/>
            <w:shd w:val="clear" w:color="auto" w:fill="auto"/>
          </w:tcPr>
          <w:p w14:paraId="7633B998" w14:textId="2E95A851" w:rsidR="00377BD2" w:rsidRPr="00377BD2" w:rsidRDefault="00377BD2" w:rsidP="00377BD2">
            <w:pPr>
              <w:rPr>
                <w:rFonts w:ascii="Arial Narrow" w:hAnsi="Arial Narrow"/>
                <w:sz w:val="20"/>
                <w:szCs w:val="20"/>
              </w:rPr>
            </w:pPr>
            <w:r w:rsidRPr="00377BD2">
              <w:rPr>
                <w:rFonts w:ascii="Arial Narrow" w:hAnsi="Arial Narrow"/>
                <w:b/>
                <w:bCs/>
                <w:sz w:val="20"/>
                <w:szCs w:val="20"/>
              </w:rPr>
              <w:t xml:space="preserve">How will the research data collected via the interview or questionnaire be safely stored and subsequently be disposed of?  </w:t>
            </w:r>
            <w:r w:rsidRPr="00377BD2">
              <w:rPr>
                <w:rFonts w:ascii="Arial Narrow" w:hAnsi="Arial Narrow"/>
                <w:sz w:val="20"/>
                <w:szCs w:val="20"/>
              </w:rPr>
              <w:t> </w:t>
            </w:r>
            <w:r w:rsidRPr="00377BD2">
              <w:rPr>
                <w:rFonts w:ascii="Arial Narrow" w:hAnsi="Arial Narrow"/>
                <w:sz w:val="20"/>
                <w:szCs w:val="20"/>
              </w:rPr>
              <w:br/>
              <w:t> </w:t>
            </w:r>
            <w:r w:rsidRPr="00377BD2">
              <w:rPr>
                <w:rFonts w:ascii="Arial Narrow" w:hAnsi="Arial Narrow"/>
                <w:sz w:val="20"/>
                <w:szCs w:val="20"/>
              </w:rPr>
              <w:br/>
            </w:r>
            <w:r w:rsidRPr="00377BD2">
              <w:rPr>
                <w:rFonts w:ascii="Arial Narrow" w:hAnsi="Arial Narrow"/>
                <w:sz w:val="24"/>
                <w:szCs w:val="24"/>
                <w:lang w:val="en-ZA"/>
              </w:rPr>
              <w:t xml:space="preserve">Electronic data will be stored in a password protected folder. Hard copies will be stored in a cupboard. Electronic data will be deleted while hard copies will be shredded upon the completion of the </w:t>
            </w:r>
            <w:commentRangeStart w:id="81"/>
            <w:r w:rsidRPr="00377BD2">
              <w:rPr>
                <w:rFonts w:ascii="Arial Narrow" w:hAnsi="Arial Narrow"/>
                <w:sz w:val="24"/>
                <w:szCs w:val="24"/>
                <w:lang w:val="en-ZA"/>
              </w:rPr>
              <w:t>study</w:t>
            </w:r>
            <w:commentRangeEnd w:id="81"/>
            <w:r w:rsidR="006B667D">
              <w:rPr>
                <w:rStyle w:val="CommentReference"/>
              </w:rPr>
              <w:commentReference w:id="81"/>
            </w:r>
            <w:r w:rsidRPr="00377BD2">
              <w:rPr>
                <w:rFonts w:ascii="Arial Narrow" w:hAnsi="Arial Narrow"/>
                <w:sz w:val="24"/>
                <w:szCs w:val="24"/>
                <w:lang w:val="en-ZA"/>
              </w:rPr>
              <w:t>.</w:t>
            </w:r>
            <w:r w:rsidRPr="00377BD2">
              <w:rPr>
                <w:rFonts w:ascii="Arial Narrow" w:hAnsi="Arial Narrow"/>
                <w:sz w:val="20"/>
                <w:szCs w:val="20"/>
              </w:rPr>
              <w:br/>
              <w:t> </w:t>
            </w:r>
          </w:p>
        </w:tc>
      </w:tr>
    </w:tbl>
    <w:p w14:paraId="4CC6225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377BD2" w:rsidRPr="00377BD2" w14:paraId="1DA45E53" w14:textId="77777777" w:rsidTr="007F2DC1">
        <w:trPr>
          <w:jc w:val="center"/>
        </w:trPr>
        <w:tc>
          <w:tcPr>
            <w:tcW w:w="5000" w:type="pct"/>
            <w:shd w:val="clear" w:color="auto" w:fill="auto"/>
          </w:tcPr>
          <w:p w14:paraId="681F8E56"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 xml:space="preserve">In the subsequent dissemination of your research findings – in the </w:t>
            </w:r>
            <w:r w:rsidRPr="00377BD2">
              <w:rPr>
                <w:rFonts w:ascii="Arial Narrow" w:hAnsi="Arial Narrow"/>
                <w:b/>
                <w:bCs/>
                <w:color w:val="000000"/>
                <w:sz w:val="20"/>
                <w:szCs w:val="20"/>
              </w:rPr>
              <w:t>form</w:t>
            </w:r>
            <w:r w:rsidRPr="00377BD2">
              <w:rPr>
                <w:rFonts w:ascii="Arial Narrow" w:hAnsi="Arial Narrow"/>
                <w:b/>
                <w:bCs/>
                <w:sz w:val="20"/>
                <w:szCs w:val="20"/>
              </w:rPr>
              <w:t xml:space="preserve"> of the finished thesis, oral presentations, publication etc. – how will anonymity/ confidentiality be protected?</w:t>
            </w:r>
            <w:r w:rsidRPr="00377BD2">
              <w:rPr>
                <w:rFonts w:ascii="Arial Narrow" w:hAnsi="Arial Narrow"/>
                <w:sz w:val="20"/>
                <w:szCs w:val="20"/>
              </w:rPr>
              <w:t> </w:t>
            </w:r>
            <w:r w:rsidRPr="00377BD2">
              <w:rPr>
                <w:rFonts w:ascii="Arial Narrow" w:hAnsi="Arial Narrow"/>
                <w:sz w:val="20"/>
                <w:szCs w:val="20"/>
              </w:rPr>
              <w:br/>
              <w:t> </w:t>
            </w:r>
            <w:r w:rsidRPr="00377BD2">
              <w:rPr>
                <w:rFonts w:ascii="Arial Narrow" w:hAnsi="Arial Narrow"/>
                <w:sz w:val="20"/>
                <w:szCs w:val="20"/>
              </w:rPr>
              <w:br/>
              <w:t> </w:t>
            </w:r>
            <w:r w:rsidRPr="00377BD2">
              <w:rPr>
                <w:rFonts w:ascii="Arial Narrow" w:hAnsi="Arial Narrow"/>
                <w:sz w:val="20"/>
                <w:szCs w:val="20"/>
              </w:rPr>
              <w:br/>
              <w:t> </w:t>
            </w:r>
            <w:r w:rsidRPr="00377BD2">
              <w:rPr>
                <w:rFonts w:ascii="Arial Narrow" w:hAnsi="Arial Narrow"/>
                <w:sz w:val="24"/>
                <w:szCs w:val="24"/>
                <w:lang w:val="en-ZA"/>
              </w:rPr>
              <w:t xml:space="preserve">The anonymity and confidentiality will be protected through usage of </w:t>
            </w:r>
            <w:commentRangeStart w:id="82"/>
            <w:r w:rsidRPr="00377BD2">
              <w:rPr>
                <w:rFonts w:ascii="Arial Narrow" w:hAnsi="Arial Narrow"/>
                <w:sz w:val="24"/>
                <w:szCs w:val="24"/>
                <w:lang w:val="en-ZA"/>
              </w:rPr>
              <w:t>pseudonyms</w:t>
            </w:r>
            <w:commentRangeEnd w:id="82"/>
            <w:r w:rsidR="006B667D">
              <w:rPr>
                <w:rStyle w:val="CommentReference"/>
              </w:rPr>
              <w:commentReference w:id="82"/>
            </w:r>
            <w:r w:rsidRPr="00377BD2">
              <w:rPr>
                <w:rFonts w:ascii="Arial Narrow" w:hAnsi="Arial Narrow"/>
                <w:sz w:val="20"/>
                <w:szCs w:val="20"/>
              </w:rPr>
              <w:br/>
              <w:t> </w:t>
            </w:r>
          </w:p>
        </w:tc>
      </w:tr>
    </w:tbl>
    <w:p w14:paraId="45C34AE7"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87"/>
        <w:gridCol w:w="790"/>
        <w:gridCol w:w="679"/>
      </w:tblGrid>
      <w:tr w:rsidR="00377BD2" w:rsidRPr="00377BD2" w14:paraId="67566BFF" w14:textId="77777777" w:rsidTr="007F2DC1">
        <w:trPr>
          <w:jc w:val="center"/>
        </w:trPr>
        <w:tc>
          <w:tcPr>
            <w:tcW w:w="4215" w:type="pct"/>
            <w:shd w:val="clear" w:color="auto" w:fill="D9D9D9"/>
          </w:tcPr>
          <w:p w14:paraId="701D54F5"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Is this research supported by funding that is likely to inform or impact in any way on the design, outcome and dissemination of the research?</w:t>
            </w:r>
          </w:p>
        </w:tc>
        <w:tc>
          <w:tcPr>
            <w:tcW w:w="422" w:type="pct"/>
            <w:shd w:val="clear" w:color="auto" w:fill="D9D9D9"/>
          </w:tcPr>
          <w:p w14:paraId="3051416D"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YES</w:t>
            </w:r>
            <w:r w:rsidRPr="00377BD2">
              <w:rPr>
                <w:rFonts w:ascii="Arial Narrow" w:hAnsi="Arial Narrow"/>
                <w:sz w:val="20"/>
                <w:szCs w:val="20"/>
              </w:rPr>
              <w:t xml:space="preserve"> </w:t>
            </w:r>
          </w:p>
          <w:p w14:paraId="3847C758" w14:textId="77777777" w:rsidR="00377BD2" w:rsidRPr="00377BD2" w:rsidRDefault="00377BD2" w:rsidP="00377BD2">
            <w:pPr>
              <w:spacing w:after="0"/>
              <w:rPr>
                <w:rFonts w:ascii="Arial Narrow" w:eastAsia="Times New Roman" w:hAnsi="Arial Narrow"/>
                <w:sz w:val="20"/>
                <w:szCs w:val="20"/>
                <w:lang w:val="en-US"/>
              </w:rPr>
            </w:pPr>
            <w:r w:rsidRPr="00377BD2">
              <w:rPr>
                <w:rFonts w:ascii="MS Gothic" w:eastAsia="MS Gothic" w:hAnsi="MS Gothic" w:cs="MS Gothic" w:hint="eastAsia"/>
                <w:b/>
                <w:bCs/>
                <w:sz w:val="20"/>
                <w:szCs w:val="20"/>
                <w:lang w:val="en-US"/>
              </w:rPr>
              <w:t>☐</w:t>
            </w:r>
          </w:p>
        </w:tc>
        <w:tc>
          <w:tcPr>
            <w:tcW w:w="363" w:type="pct"/>
            <w:shd w:val="clear" w:color="auto" w:fill="D9D9D9"/>
          </w:tcPr>
          <w:p w14:paraId="34B73F28"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NO</w:t>
            </w:r>
            <w:r w:rsidRPr="00377BD2">
              <w:rPr>
                <w:rFonts w:ascii="Arial Narrow" w:hAnsi="Arial Narrow"/>
                <w:sz w:val="20"/>
                <w:szCs w:val="20"/>
              </w:rPr>
              <w:t xml:space="preserve"> </w:t>
            </w:r>
          </w:p>
          <w:p w14:paraId="74FEA03E" w14:textId="77777777" w:rsidR="00377BD2" w:rsidRPr="00377BD2" w:rsidRDefault="00377BD2" w:rsidP="00377BD2">
            <w:pPr>
              <w:numPr>
                <w:ilvl w:val="0"/>
                <w:numId w:val="43"/>
              </w:numPr>
              <w:spacing w:after="0"/>
              <w:rPr>
                <w:rFonts w:ascii="Arial Narrow" w:eastAsia="Times New Roman" w:hAnsi="Arial Narrow"/>
                <w:sz w:val="20"/>
                <w:szCs w:val="20"/>
                <w:lang w:val="en-US"/>
              </w:rPr>
            </w:pPr>
          </w:p>
        </w:tc>
      </w:tr>
      <w:tr w:rsidR="00377BD2" w:rsidRPr="00377BD2" w14:paraId="5795F771" w14:textId="77777777" w:rsidTr="007F2DC1">
        <w:trPr>
          <w:trHeight w:val="2891"/>
          <w:jc w:val="center"/>
        </w:trPr>
        <w:tc>
          <w:tcPr>
            <w:tcW w:w="5000" w:type="pct"/>
            <w:gridSpan w:val="3"/>
            <w:shd w:val="clear" w:color="auto" w:fill="auto"/>
          </w:tcPr>
          <w:p w14:paraId="4A1FB963" w14:textId="3CACF9D8" w:rsidR="00377BD2" w:rsidRPr="00D43F4F" w:rsidRDefault="00377BD2" w:rsidP="00D43F4F">
            <w:pPr>
              <w:rPr>
                <w:rFonts w:ascii="Arial Narrow" w:hAnsi="Arial Narrow"/>
                <w:b/>
                <w:bCs/>
                <w:sz w:val="20"/>
                <w:szCs w:val="20"/>
              </w:rPr>
            </w:pPr>
            <w:r w:rsidRPr="00377BD2">
              <w:rPr>
                <w:rFonts w:ascii="Arial Narrow" w:hAnsi="Arial Narrow"/>
                <w:b/>
                <w:bCs/>
                <w:sz w:val="20"/>
                <w:szCs w:val="20"/>
              </w:rPr>
              <w:t xml:space="preserve">If yes, this needs to be explained and justified. </w:t>
            </w:r>
            <w:r w:rsidRPr="00377BD2">
              <w:rPr>
                <w:rFonts w:ascii="Arial Narrow" w:hAnsi="Arial Narrow"/>
                <w:sz w:val="20"/>
                <w:szCs w:val="20"/>
              </w:rPr>
              <w:t> </w:t>
            </w:r>
          </w:p>
        </w:tc>
      </w:tr>
    </w:tbl>
    <w:p w14:paraId="5EB07ECB" w14:textId="77777777" w:rsidR="001B3869" w:rsidRDefault="001B3869" w:rsidP="00687587">
      <w:pPr>
        <w:tabs>
          <w:tab w:val="left" w:pos="1575"/>
        </w:tabs>
        <w:rPr>
          <w:lang w:val="en-US"/>
        </w:rPr>
      </w:pPr>
      <w:bookmarkStart w:id="83" w:name="Text31"/>
      <w:bookmarkStart w:id="84" w:name="table04"/>
      <w:bookmarkStart w:id="85" w:name="table05"/>
      <w:bookmarkStart w:id="86" w:name="table06"/>
      <w:bookmarkStart w:id="87" w:name="table07"/>
      <w:bookmarkStart w:id="88" w:name="Text45"/>
      <w:bookmarkStart w:id="89" w:name="table08"/>
      <w:bookmarkStart w:id="90" w:name="Text36"/>
      <w:bookmarkStart w:id="91" w:name="table09"/>
      <w:bookmarkStart w:id="92" w:name="Text46"/>
      <w:bookmarkStart w:id="93" w:name="table0A"/>
      <w:bookmarkStart w:id="94" w:name="table11"/>
      <w:bookmarkEnd w:id="83"/>
      <w:bookmarkEnd w:id="84"/>
      <w:bookmarkEnd w:id="85"/>
      <w:bookmarkEnd w:id="86"/>
      <w:bookmarkEnd w:id="87"/>
      <w:bookmarkEnd w:id="88"/>
      <w:bookmarkEnd w:id="89"/>
      <w:bookmarkEnd w:id="90"/>
      <w:bookmarkEnd w:id="91"/>
      <w:bookmarkEnd w:id="92"/>
      <w:bookmarkEnd w:id="93"/>
      <w:bookmarkEnd w:id="94"/>
    </w:p>
    <w:p w14:paraId="33FD1ADF" w14:textId="77777777" w:rsidR="00687587" w:rsidRPr="00687587" w:rsidRDefault="00687587" w:rsidP="00687587">
      <w:pPr>
        <w:ind w:left="284"/>
        <w:rPr>
          <w:rFonts w:ascii="Arial Narrow" w:hAnsi="Arial Narrow"/>
          <w:sz w:val="20"/>
          <w:szCs w:val="20"/>
        </w:rPr>
      </w:pPr>
      <w:r w:rsidRPr="00B065F2">
        <w:rPr>
          <w:rFonts w:ascii="Arial Narrow" w:hAnsi="Arial Narrow"/>
          <w:b/>
          <w:color w:val="000000" w:themeColor="text1"/>
        </w:rPr>
        <w:t>FOR OFFICIAL USE ONLY:</w:t>
      </w:r>
    </w:p>
    <w:tbl>
      <w:tblPr>
        <w:tblStyle w:val="TableGrid"/>
        <w:tblW w:w="0" w:type="auto"/>
        <w:jc w:val="center"/>
        <w:tblLook w:val="04A0" w:firstRow="1" w:lastRow="0" w:firstColumn="1" w:lastColumn="0" w:noHBand="0" w:noVBand="1"/>
      </w:tblPr>
      <w:tblGrid>
        <w:gridCol w:w="4508"/>
        <w:gridCol w:w="1127"/>
        <w:gridCol w:w="1127"/>
        <w:gridCol w:w="1127"/>
        <w:gridCol w:w="1127"/>
      </w:tblGrid>
      <w:tr w:rsidR="00687587" w14:paraId="409D8EE5" w14:textId="77777777" w:rsidTr="00687587">
        <w:trPr>
          <w:jc w:val="center"/>
        </w:trPr>
        <w:tc>
          <w:tcPr>
            <w:tcW w:w="4508" w:type="dxa"/>
          </w:tcPr>
          <w:p w14:paraId="0FFCB0C9" w14:textId="77777777" w:rsidR="00687587" w:rsidRDefault="00687587" w:rsidP="00B321C1">
            <w:pPr>
              <w:spacing w:line="360" w:lineRule="auto"/>
              <w:contextualSpacing/>
              <w:rPr>
                <w:rFonts w:ascii="Arial Narrow" w:hAnsi="Arial Narrow"/>
                <w:color w:val="000000" w:themeColor="text1"/>
              </w:rPr>
            </w:pPr>
          </w:p>
        </w:tc>
        <w:tc>
          <w:tcPr>
            <w:tcW w:w="4508" w:type="dxa"/>
            <w:gridSpan w:val="4"/>
          </w:tcPr>
          <w:p w14:paraId="6C16C557" w14:textId="77777777" w:rsidR="00687587" w:rsidRDefault="00687587" w:rsidP="00B321C1">
            <w:pPr>
              <w:spacing w:line="360" w:lineRule="auto"/>
              <w:contextualSpacing/>
              <w:rPr>
                <w:rFonts w:ascii="Arial Narrow" w:hAnsi="Arial Narrow"/>
                <w:color w:val="000000" w:themeColor="text1"/>
              </w:rPr>
            </w:pPr>
          </w:p>
        </w:tc>
      </w:tr>
      <w:tr w:rsidR="00687587" w14:paraId="7A6A298D" w14:textId="77777777" w:rsidTr="00687587">
        <w:trPr>
          <w:jc w:val="center"/>
        </w:trPr>
        <w:tc>
          <w:tcPr>
            <w:tcW w:w="4508" w:type="dxa"/>
            <w:shd w:val="clear" w:color="auto" w:fill="D9D9D9" w:themeFill="background1" w:themeFillShade="D9"/>
          </w:tcPr>
          <w:p w14:paraId="777FBD6E"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 xml:space="preserve">Research Coordinator </w:t>
            </w:r>
          </w:p>
        </w:tc>
        <w:tc>
          <w:tcPr>
            <w:tcW w:w="4508" w:type="dxa"/>
            <w:gridSpan w:val="4"/>
          </w:tcPr>
          <w:p w14:paraId="7A9327C8" w14:textId="4CB922F7" w:rsidR="00687587" w:rsidRDefault="006B667D" w:rsidP="00B321C1">
            <w:pPr>
              <w:spacing w:line="360" w:lineRule="auto"/>
              <w:contextualSpacing/>
              <w:rPr>
                <w:rFonts w:ascii="Arial Narrow" w:hAnsi="Arial Narrow"/>
                <w:color w:val="000000" w:themeColor="text1"/>
              </w:rPr>
            </w:pPr>
            <w:ins w:id="95" w:author="Internal Reviewer" w:date="2021-10-26T16:13:00Z">
              <w:r>
                <w:rPr>
                  <w:rFonts w:ascii="Arial Narrow" w:hAnsi="Arial Narrow"/>
                  <w:color w:val="000000" w:themeColor="text1"/>
                </w:rPr>
                <w:t xml:space="preserve">Zoutenberg </w:t>
              </w:r>
            </w:ins>
          </w:p>
        </w:tc>
      </w:tr>
      <w:tr w:rsidR="00687587" w14:paraId="6D88E811" w14:textId="77777777" w:rsidTr="00687587">
        <w:trPr>
          <w:jc w:val="center"/>
        </w:trPr>
        <w:tc>
          <w:tcPr>
            <w:tcW w:w="4508" w:type="dxa"/>
            <w:shd w:val="clear" w:color="auto" w:fill="D9D9D9" w:themeFill="background1" w:themeFillShade="D9"/>
          </w:tcPr>
          <w:p w14:paraId="55C8F6D7"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 xml:space="preserve">Unique EC reference number </w:t>
            </w:r>
          </w:p>
        </w:tc>
        <w:tc>
          <w:tcPr>
            <w:tcW w:w="4508" w:type="dxa"/>
            <w:gridSpan w:val="4"/>
          </w:tcPr>
          <w:p w14:paraId="19B2703F" w14:textId="5F9F35F2" w:rsidR="00687587" w:rsidRDefault="00C02954" w:rsidP="00B321C1">
            <w:pPr>
              <w:spacing w:line="360" w:lineRule="auto"/>
              <w:contextualSpacing/>
              <w:rPr>
                <w:rFonts w:ascii="Arial Narrow" w:hAnsi="Arial Narrow"/>
                <w:color w:val="000000" w:themeColor="text1"/>
              </w:rPr>
            </w:pPr>
            <w:ins w:id="96" w:author="Internal Reviewer" w:date="2021-10-26T16:13:00Z">
              <w:r w:rsidRPr="00C02954">
                <w:rPr>
                  <w:rFonts w:ascii="Arial Narrow" w:hAnsi="Arial Narrow"/>
                  <w:color w:val="000000" w:themeColor="text1"/>
                </w:rPr>
                <w:t>160688</w:t>
              </w:r>
              <w:r>
                <w:rPr>
                  <w:rFonts w:ascii="Arial Narrow" w:hAnsi="Arial Narrow"/>
                  <w:color w:val="000000" w:themeColor="text1"/>
                </w:rPr>
                <w:t>/2021/10</w:t>
              </w:r>
            </w:ins>
          </w:p>
        </w:tc>
      </w:tr>
      <w:tr w:rsidR="00687587" w14:paraId="73FE9551" w14:textId="77777777" w:rsidTr="00687587">
        <w:trPr>
          <w:jc w:val="center"/>
        </w:trPr>
        <w:tc>
          <w:tcPr>
            <w:tcW w:w="4508" w:type="dxa"/>
            <w:shd w:val="clear" w:color="auto" w:fill="D9D9D9" w:themeFill="background1" w:themeFillShade="D9"/>
          </w:tcPr>
          <w:p w14:paraId="383BC372"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 xml:space="preserve">Proposal approved / </w:t>
            </w:r>
            <w:r w:rsidRPr="00C02954">
              <w:rPr>
                <w:rFonts w:ascii="Arial Narrow" w:hAnsi="Arial Narrow"/>
                <w:strike/>
                <w:color w:val="000000" w:themeColor="text1"/>
                <w:rPrChange w:id="97" w:author="Internal Reviewer" w:date="2021-10-26T16:13:00Z">
                  <w:rPr>
                    <w:rFonts w:ascii="Arial Narrow" w:hAnsi="Arial Narrow"/>
                    <w:color w:val="000000" w:themeColor="text1"/>
                  </w:rPr>
                </w:rPrChange>
              </w:rPr>
              <w:t>provisionally approved</w:t>
            </w:r>
          </w:p>
        </w:tc>
        <w:tc>
          <w:tcPr>
            <w:tcW w:w="1127" w:type="dxa"/>
          </w:tcPr>
          <w:p w14:paraId="67C5BC36" w14:textId="77777777" w:rsidR="00687587" w:rsidRPr="00C02954" w:rsidRDefault="00687587" w:rsidP="00B321C1">
            <w:pPr>
              <w:spacing w:line="360" w:lineRule="auto"/>
              <w:contextualSpacing/>
              <w:rPr>
                <w:rFonts w:ascii="Arial Narrow" w:hAnsi="Arial Narrow"/>
                <w:color w:val="000000" w:themeColor="text1"/>
                <w:highlight w:val="yellow"/>
                <w:rPrChange w:id="98"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99" w:author="Internal Reviewer" w:date="2021-10-26T16:13:00Z">
                  <w:rPr>
                    <w:rFonts w:ascii="Arial Narrow" w:hAnsi="Arial Narrow"/>
                    <w:color w:val="000000" w:themeColor="text1"/>
                  </w:rPr>
                </w:rPrChange>
              </w:rPr>
              <w:sym w:font="Wingdings" w:char="F071"/>
            </w:r>
          </w:p>
        </w:tc>
        <w:tc>
          <w:tcPr>
            <w:tcW w:w="1127" w:type="dxa"/>
          </w:tcPr>
          <w:p w14:paraId="27D24E9E" w14:textId="77777777" w:rsidR="00687587" w:rsidRPr="00C02954" w:rsidRDefault="00687587" w:rsidP="00B321C1">
            <w:pPr>
              <w:spacing w:line="360" w:lineRule="auto"/>
              <w:contextualSpacing/>
              <w:rPr>
                <w:rFonts w:ascii="Arial Narrow" w:hAnsi="Arial Narrow"/>
                <w:color w:val="000000" w:themeColor="text1"/>
                <w:highlight w:val="yellow"/>
                <w:rPrChange w:id="100"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101" w:author="Internal Reviewer" w:date="2021-10-26T16:13:00Z">
                  <w:rPr>
                    <w:rFonts w:ascii="Arial Narrow" w:hAnsi="Arial Narrow"/>
                    <w:color w:val="000000" w:themeColor="text1"/>
                  </w:rPr>
                </w:rPrChange>
              </w:rPr>
              <w:t>Yes</w:t>
            </w:r>
          </w:p>
        </w:tc>
        <w:tc>
          <w:tcPr>
            <w:tcW w:w="1127" w:type="dxa"/>
          </w:tcPr>
          <w:p w14:paraId="4A1EC58F" w14:textId="77777777" w:rsidR="00687587" w:rsidRPr="00C02954" w:rsidRDefault="00687587" w:rsidP="00B321C1">
            <w:pPr>
              <w:spacing w:line="360" w:lineRule="auto"/>
              <w:contextualSpacing/>
              <w:rPr>
                <w:rFonts w:ascii="Arial Narrow" w:hAnsi="Arial Narrow"/>
                <w:strike/>
                <w:color w:val="000000" w:themeColor="text1"/>
                <w:rPrChange w:id="102"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03" w:author="Internal Reviewer" w:date="2021-10-26T16:13:00Z">
                  <w:rPr>
                    <w:rFonts w:ascii="Arial Narrow" w:hAnsi="Arial Narrow"/>
                    <w:color w:val="000000" w:themeColor="text1"/>
                  </w:rPr>
                </w:rPrChange>
              </w:rPr>
              <w:sym w:font="Wingdings" w:char="F071"/>
            </w:r>
          </w:p>
        </w:tc>
        <w:tc>
          <w:tcPr>
            <w:tcW w:w="1127" w:type="dxa"/>
          </w:tcPr>
          <w:p w14:paraId="198DE7B4" w14:textId="77777777" w:rsidR="00687587" w:rsidRPr="00C02954" w:rsidRDefault="00687587" w:rsidP="00B321C1">
            <w:pPr>
              <w:spacing w:line="360" w:lineRule="auto"/>
              <w:contextualSpacing/>
              <w:rPr>
                <w:rFonts w:ascii="Arial Narrow" w:hAnsi="Arial Narrow"/>
                <w:strike/>
                <w:color w:val="000000" w:themeColor="text1"/>
                <w:rPrChange w:id="104"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05" w:author="Internal Reviewer" w:date="2021-10-26T16:13:00Z">
                  <w:rPr>
                    <w:rFonts w:ascii="Arial Narrow" w:hAnsi="Arial Narrow"/>
                    <w:color w:val="000000" w:themeColor="text1"/>
                  </w:rPr>
                </w:rPrChange>
              </w:rPr>
              <w:t>No</w:t>
            </w:r>
          </w:p>
        </w:tc>
      </w:tr>
      <w:tr w:rsidR="00687587" w14:paraId="50A8B7AC" w14:textId="77777777" w:rsidTr="00687587">
        <w:trPr>
          <w:jc w:val="center"/>
        </w:trPr>
        <w:tc>
          <w:tcPr>
            <w:tcW w:w="4508" w:type="dxa"/>
            <w:shd w:val="clear" w:color="auto" w:fill="D9D9D9" w:themeFill="background1" w:themeFillShade="D9"/>
          </w:tcPr>
          <w:p w14:paraId="08B335B9"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 xml:space="preserve">Ethical clearance granted </w:t>
            </w:r>
          </w:p>
        </w:tc>
        <w:tc>
          <w:tcPr>
            <w:tcW w:w="1127" w:type="dxa"/>
          </w:tcPr>
          <w:p w14:paraId="5E209FE5" w14:textId="77777777" w:rsidR="00687587" w:rsidRPr="00C02954" w:rsidRDefault="00687587" w:rsidP="00B321C1">
            <w:pPr>
              <w:spacing w:line="360" w:lineRule="auto"/>
              <w:contextualSpacing/>
              <w:rPr>
                <w:rFonts w:ascii="Arial Narrow" w:hAnsi="Arial Narrow"/>
                <w:color w:val="000000" w:themeColor="text1"/>
                <w:highlight w:val="yellow"/>
                <w:rPrChange w:id="106"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107" w:author="Internal Reviewer" w:date="2021-10-26T16:13:00Z">
                  <w:rPr>
                    <w:rFonts w:ascii="Arial Narrow" w:hAnsi="Arial Narrow"/>
                    <w:color w:val="000000" w:themeColor="text1"/>
                  </w:rPr>
                </w:rPrChange>
              </w:rPr>
              <w:sym w:font="Wingdings" w:char="F071"/>
            </w:r>
          </w:p>
        </w:tc>
        <w:tc>
          <w:tcPr>
            <w:tcW w:w="1127" w:type="dxa"/>
          </w:tcPr>
          <w:p w14:paraId="24A2FC0B" w14:textId="77777777" w:rsidR="00687587" w:rsidRPr="00C02954" w:rsidRDefault="00687587" w:rsidP="00B321C1">
            <w:pPr>
              <w:spacing w:line="360" w:lineRule="auto"/>
              <w:contextualSpacing/>
              <w:rPr>
                <w:rFonts w:ascii="Arial Narrow" w:hAnsi="Arial Narrow"/>
                <w:color w:val="000000" w:themeColor="text1"/>
                <w:highlight w:val="yellow"/>
                <w:rPrChange w:id="108"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109" w:author="Internal Reviewer" w:date="2021-10-26T16:13:00Z">
                  <w:rPr>
                    <w:rFonts w:ascii="Arial Narrow" w:hAnsi="Arial Narrow"/>
                    <w:color w:val="000000" w:themeColor="text1"/>
                  </w:rPr>
                </w:rPrChange>
              </w:rPr>
              <w:t>Yes</w:t>
            </w:r>
          </w:p>
        </w:tc>
        <w:tc>
          <w:tcPr>
            <w:tcW w:w="1127" w:type="dxa"/>
          </w:tcPr>
          <w:p w14:paraId="1BAC0266" w14:textId="77777777" w:rsidR="00687587" w:rsidRPr="00C02954" w:rsidRDefault="00687587" w:rsidP="00B321C1">
            <w:pPr>
              <w:spacing w:line="360" w:lineRule="auto"/>
              <w:contextualSpacing/>
              <w:rPr>
                <w:rFonts w:ascii="Arial Narrow" w:hAnsi="Arial Narrow"/>
                <w:strike/>
                <w:color w:val="000000" w:themeColor="text1"/>
                <w:rPrChange w:id="110"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11" w:author="Internal Reviewer" w:date="2021-10-26T16:13:00Z">
                  <w:rPr>
                    <w:rFonts w:ascii="Arial Narrow" w:hAnsi="Arial Narrow"/>
                    <w:color w:val="000000" w:themeColor="text1"/>
                  </w:rPr>
                </w:rPrChange>
              </w:rPr>
              <w:sym w:font="Wingdings" w:char="F071"/>
            </w:r>
          </w:p>
        </w:tc>
        <w:tc>
          <w:tcPr>
            <w:tcW w:w="1127" w:type="dxa"/>
          </w:tcPr>
          <w:p w14:paraId="30E4B2B6" w14:textId="77777777" w:rsidR="00687587" w:rsidRPr="00C02954" w:rsidRDefault="00687587" w:rsidP="00B321C1">
            <w:pPr>
              <w:spacing w:line="360" w:lineRule="auto"/>
              <w:contextualSpacing/>
              <w:rPr>
                <w:rFonts w:ascii="Arial Narrow" w:hAnsi="Arial Narrow"/>
                <w:strike/>
                <w:color w:val="000000" w:themeColor="text1"/>
                <w:rPrChange w:id="112"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13" w:author="Internal Reviewer" w:date="2021-10-26T16:13:00Z">
                  <w:rPr>
                    <w:rFonts w:ascii="Arial Narrow" w:hAnsi="Arial Narrow"/>
                    <w:color w:val="000000" w:themeColor="text1"/>
                  </w:rPr>
                </w:rPrChange>
              </w:rPr>
              <w:t>No</w:t>
            </w:r>
          </w:p>
        </w:tc>
      </w:tr>
      <w:tr w:rsidR="00687587" w14:paraId="0C33FBB1" w14:textId="77777777" w:rsidTr="00687587">
        <w:trPr>
          <w:jc w:val="center"/>
        </w:trPr>
        <w:tc>
          <w:tcPr>
            <w:tcW w:w="4508" w:type="dxa"/>
            <w:shd w:val="clear" w:color="auto" w:fill="D9D9D9" w:themeFill="background1" w:themeFillShade="D9"/>
          </w:tcPr>
          <w:p w14:paraId="739B2D3A"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 xml:space="preserve">Refer to Committee for approval </w:t>
            </w:r>
          </w:p>
        </w:tc>
        <w:tc>
          <w:tcPr>
            <w:tcW w:w="1127" w:type="dxa"/>
          </w:tcPr>
          <w:p w14:paraId="232311EB" w14:textId="77777777" w:rsidR="00687587" w:rsidRPr="00C02954" w:rsidRDefault="00687587" w:rsidP="00B321C1">
            <w:pPr>
              <w:spacing w:line="360" w:lineRule="auto"/>
              <w:contextualSpacing/>
              <w:rPr>
                <w:rFonts w:ascii="Arial Narrow" w:hAnsi="Arial Narrow"/>
                <w:strike/>
                <w:color w:val="000000" w:themeColor="text1"/>
                <w:rPrChange w:id="114"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15" w:author="Internal Reviewer" w:date="2021-10-26T16:13:00Z">
                  <w:rPr>
                    <w:rFonts w:ascii="Arial Narrow" w:hAnsi="Arial Narrow"/>
                    <w:color w:val="000000" w:themeColor="text1"/>
                  </w:rPr>
                </w:rPrChange>
              </w:rPr>
              <w:sym w:font="Wingdings" w:char="F071"/>
            </w:r>
          </w:p>
        </w:tc>
        <w:tc>
          <w:tcPr>
            <w:tcW w:w="1127" w:type="dxa"/>
          </w:tcPr>
          <w:p w14:paraId="137323FD" w14:textId="77777777" w:rsidR="00687587" w:rsidRPr="00C02954" w:rsidRDefault="00687587" w:rsidP="00B321C1">
            <w:pPr>
              <w:spacing w:line="360" w:lineRule="auto"/>
              <w:contextualSpacing/>
              <w:rPr>
                <w:rFonts w:ascii="Arial Narrow" w:hAnsi="Arial Narrow"/>
                <w:strike/>
                <w:color w:val="000000" w:themeColor="text1"/>
                <w:rPrChange w:id="116"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17" w:author="Internal Reviewer" w:date="2021-10-26T16:13:00Z">
                  <w:rPr>
                    <w:rFonts w:ascii="Arial Narrow" w:hAnsi="Arial Narrow"/>
                    <w:color w:val="000000" w:themeColor="text1"/>
                  </w:rPr>
                </w:rPrChange>
              </w:rPr>
              <w:t>Yes</w:t>
            </w:r>
          </w:p>
        </w:tc>
        <w:tc>
          <w:tcPr>
            <w:tcW w:w="1127" w:type="dxa"/>
          </w:tcPr>
          <w:p w14:paraId="43385C8E" w14:textId="77777777" w:rsidR="00687587" w:rsidRPr="00C02954" w:rsidRDefault="00687587" w:rsidP="00B321C1">
            <w:pPr>
              <w:spacing w:line="360" w:lineRule="auto"/>
              <w:contextualSpacing/>
              <w:rPr>
                <w:rFonts w:ascii="Arial Narrow" w:hAnsi="Arial Narrow"/>
                <w:color w:val="000000" w:themeColor="text1"/>
                <w:highlight w:val="yellow"/>
                <w:rPrChange w:id="118"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119" w:author="Internal Reviewer" w:date="2021-10-26T16:13:00Z">
                  <w:rPr>
                    <w:rFonts w:ascii="Arial Narrow" w:hAnsi="Arial Narrow"/>
                    <w:color w:val="000000" w:themeColor="text1"/>
                  </w:rPr>
                </w:rPrChange>
              </w:rPr>
              <w:sym w:font="Wingdings" w:char="F071"/>
            </w:r>
          </w:p>
        </w:tc>
        <w:tc>
          <w:tcPr>
            <w:tcW w:w="1127" w:type="dxa"/>
          </w:tcPr>
          <w:p w14:paraId="64437D8A" w14:textId="77777777" w:rsidR="00687587" w:rsidRPr="00C02954" w:rsidRDefault="00687587" w:rsidP="00B321C1">
            <w:pPr>
              <w:spacing w:line="360" w:lineRule="auto"/>
              <w:contextualSpacing/>
              <w:rPr>
                <w:rFonts w:ascii="Arial Narrow" w:hAnsi="Arial Narrow"/>
                <w:color w:val="000000" w:themeColor="text1"/>
                <w:highlight w:val="yellow"/>
                <w:rPrChange w:id="120"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121" w:author="Internal Reviewer" w:date="2021-10-26T16:13:00Z">
                  <w:rPr>
                    <w:rFonts w:ascii="Arial Narrow" w:hAnsi="Arial Narrow"/>
                    <w:color w:val="000000" w:themeColor="text1"/>
                  </w:rPr>
                </w:rPrChange>
              </w:rPr>
              <w:t>No</w:t>
            </w:r>
          </w:p>
        </w:tc>
      </w:tr>
      <w:tr w:rsidR="00687587" w14:paraId="484F4575" w14:textId="77777777" w:rsidTr="00687587">
        <w:trPr>
          <w:jc w:val="center"/>
        </w:trPr>
        <w:tc>
          <w:tcPr>
            <w:tcW w:w="4508" w:type="dxa"/>
            <w:shd w:val="clear" w:color="auto" w:fill="D9D9D9" w:themeFill="background1" w:themeFillShade="D9"/>
          </w:tcPr>
          <w:p w14:paraId="414B5FA3"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Referral date</w:t>
            </w:r>
          </w:p>
        </w:tc>
        <w:tc>
          <w:tcPr>
            <w:tcW w:w="4508" w:type="dxa"/>
            <w:gridSpan w:val="4"/>
          </w:tcPr>
          <w:p w14:paraId="03A0BBBF" w14:textId="77777777" w:rsidR="00687587" w:rsidRDefault="00687587" w:rsidP="00B321C1">
            <w:pPr>
              <w:spacing w:line="360" w:lineRule="auto"/>
              <w:contextualSpacing/>
              <w:rPr>
                <w:rFonts w:ascii="Arial Narrow" w:hAnsi="Arial Narrow"/>
                <w:color w:val="000000" w:themeColor="text1"/>
              </w:rPr>
            </w:pPr>
          </w:p>
        </w:tc>
      </w:tr>
      <w:tr w:rsidR="00687587" w14:paraId="6EA436A6" w14:textId="77777777" w:rsidTr="00687587">
        <w:trPr>
          <w:jc w:val="center"/>
        </w:trPr>
        <w:tc>
          <w:tcPr>
            <w:tcW w:w="4508" w:type="dxa"/>
          </w:tcPr>
          <w:p w14:paraId="242886C0" w14:textId="77777777" w:rsidR="00687587" w:rsidRDefault="00687587" w:rsidP="00B321C1">
            <w:pPr>
              <w:spacing w:line="360" w:lineRule="auto"/>
              <w:contextualSpacing/>
              <w:rPr>
                <w:rFonts w:ascii="Arial Narrow" w:hAnsi="Arial Narrow"/>
                <w:color w:val="000000" w:themeColor="text1"/>
              </w:rPr>
            </w:pPr>
          </w:p>
        </w:tc>
        <w:tc>
          <w:tcPr>
            <w:tcW w:w="4508" w:type="dxa"/>
            <w:gridSpan w:val="4"/>
          </w:tcPr>
          <w:p w14:paraId="41C64725" w14:textId="77777777" w:rsidR="00687587" w:rsidRDefault="00687587" w:rsidP="00B321C1">
            <w:pPr>
              <w:spacing w:line="360" w:lineRule="auto"/>
              <w:contextualSpacing/>
              <w:rPr>
                <w:rFonts w:ascii="Arial Narrow" w:hAnsi="Arial Narrow"/>
                <w:color w:val="000000" w:themeColor="text1"/>
              </w:rPr>
            </w:pPr>
          </w:p>
        </w:tc>
      </w:tr>
    </w:tbl>
    <w:p w14:paraId="2CD160D6" w14:textId="77777777" w:rsidR="00687587" w:rsidRPr="00687587" w:rsidRDefault="00687587" w:rsidP="00687587">
      <w:pPr>
        <w:rPr>
          <w:lang w:val="en-US"/>
        </w:rPr>
        <w:sectPr w:rsidR="00687587" w:rsidRPr="00687587" w:rsidSect="00C35C9D">
          <w:pgSz w:w="12240" w:h="15840"/>
          <w:pgMar w:top="1440" w:right="1080" w:bottom="1440" w:left="1080" w:header="720" w:footer="720" w:gutter="0"/>
          <w:pgNumType w:start="1"/>
          <w:cols w:space="720"/>
          <w:docGrid w:linePitch="360"/>
        </w:sectPr>
      </w:pPr>
    </w:p>
    <w:p w14:paraId="777CC62F" w14:textId="2D2DEBF7" w:rsidR="00825DCD" w:rsidRDefault="00825DCD" w:rsidP="00687587">
      <w:pPr>
        <w:spacing w:line="360" w:lineRule="auto"/>
        <w:contextualSpacing/>
        <w:rPr>
          <w:rFonts w:ascii="Arial Narrow" w:hAnsi="Arial Narrow"/>
          <w:color w:val="000000" w:themeColor="text1"/>
        </w:rPr>
      </w:pPr>
      <w:bookmarkStart w:id="122" w:name="Text39"/>
      <w:bookmarkStart w:id="123" w:name="table0C"/>
      <w:bookmarkStart w:id="124" w:name="table0D"/>
      <w:bookmarkStart w:id="125" w:name="table0E"/>
      <w:bookmarkStart w:id="126" w:name="table10"/>
      <w:bookmarkEnd w:id="122"/>
      <w:bookmarkEnd w:id="123"/>
      <w:bookmarkEnd w:id="124"/>
      <w:bookmarkEnd w:id="125"/>
      <w:bookmarkEnd w:id="126"/>
    </w:p>
    <w:p w14:paraId="03C5DC41" w14:textId="77777777" w:rsidR="00825DCD" w:rsidRPr="00825DCD" w:rsidRDefault="00825DCD" w:rsidP="00825DCD">
      <w:pPr>
        <w:rPr>
          <w:rFonts w:ascii="Arial Narrow" w:hAnsi="Arial Narrow"/>
        </w:rPr>
      </w:pPr>
    </w:p>
    <w:p w14:paraId="72D78324" w14:textId="77777777" w:rsidR="00825DCD" w:rsidRPr="00825DCD" w:rsidRDefault="00825DCD" w:rsidP="00825DCD">
      <w:pPr>
        <w:rPr>
          <w:rFonts w:ascii="Arial Narrow" w:hAnsi="Arial Narrow"/>
        </w:rPr>
      </w:pPr>
    </w:p>
    <w:p w14:paraId="2BFF7287" w14:textId="77777777" w:rsidR="00825DCD" w:rsidRPr="00825DCD" w:rsidRDefault="00825DCD" w:rsidP="00825DCD">
      <w:pPr>
        <w:rPr>
          <w:rFonts w:ascii="Arial Narrow" w:hAnsi="Arial Narrow"/>
        </w:rPr>
      </w:pPr>
    </w:p>
    <w:p w14:paraId="0E222A15" w14:textId="77777777" w:rsidR="00825DCD" w:rsidRPr="00825DCD" w:rsidRDefault="00825DCD" w:rsidP="00825DCD">
      <w:pPr>
        <w:rPr>
          <w:rFonts w:ascii="Arial Narrow" w:hAnsi="Arial Narrow"/>
        </w:rPr>
      </w:pPr>
    </w:p>
    <w:p w14:paraId="71062D2E" w14:textId="77777777" w:rsidR="00825DCD" w:rsidRPr="00825DCD" w:rsidRDefault="00825DCD" w:rsidP="00825DCD">
      <w:pPr>
        <w:rPr>
          <w:rFonts w:ascii="Arial Narrow" w:hAnsi="Arial Narrow"/>
        </w:rPr>
      </w:pPr>
    </w:p>
    <w:p w14:paraId="55C22CFC" w14:textId="7A69DEC6" w:rsidR="00825DCD" w:rsidRDefault="00825DCD" w:rsidP="00825DCD">
      <w:pPr>
        <w:rPr>
          <w:rFonts w:ascii="Arial Narrow" w:hAnsi="Arial Narrow"/>
        </w:rPr>
      </w:pPr>
    </w:p>
    <w:p w14:paraId="4A94592D" w14:textId="382DE7F1" w:rsidR="00825DCD" w:rsidRDefault="00825DCD" w:rsidP="00825DCD">
      <w:pPr>
        <w:rPr>
          <w:rFonts w:ascii="Arial Narrow" w:hAnsi="Arial Narrow"/>
        </w:rPr>
      </w:pPr>
    </w:p>
    <w:p w14:paraId="5427E529" w14:textId="198F4338" w:rsidR="00707280" w:rsidRPr="00825DCD" w:rsidRDefault="00825DCD" w:rsidP="00825DCD">
      <w:pPr>
        <w:tabs>
          <w:tab w:val="left" w:pos="3477"/>
        </w:tabs>
        <w:rPr>
          <w:rFonts w:ascii="Arial Narrow" w:hAnsi="Arial Narrow"/>
        </w:rPr>
      </w:pPr>
      <w:r>
        <w:rPr>
          <w:rFonts w:ascii="Arial Narrow" w:hAnsi="Arial Narrow"/>
        </w:rPr>
        <w:tab/>
      </w:r>
    </w:p>
    <w:sectPr w:rsidR="00707280" w:rsidRPr="00825DCD" w:rsidSect="00C044CE">
      <w:footerReference w:type="default" r:id="rId20"/>
      <w:pgSz w:w="11906" w:h="16838"/>
      <w:pgMar w:top="1440" w:right="1440" w:bottom="1440" w:left="1440" w:header="708" w:footer="1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Internal Reviewer" w:date="2021-10-26T15:33:00Z" w:initials="IR">
    <w:p w14:paraId="0C4772E7" w14:textId="7883CA0D" w:rsidR="00E60DFE" w:rsidRDefault="00E60DFE">
      <w:pPr>
        <w:pStyle w:val="CommentText"/>
      </w:pPr>
      <w:r>
        <w:rPr>
          <w:rStyle w:val="CommentReference"/>
        </w:rPr>
        <w:annotationRef/>
      </w:r>
      <w:r>
        <w:t xml:space="preserve">do include the research approach that will be used in the study </w:t>
      </w:r>
    </w:p>
  </w:comment>
  <w:comment w:id="9" w:author="Internal Reviewer" w:date="2021-10-26T15:39:00Z" w:initials="IR">
    <w:p w14:paraId="1BA9C617" w14:textId="3FFB1627" w:rsidR="00E60DFE" w:rsidRDefault="00E60DFE" w:rsidP="00E60DFE">
      <w:pPr>
        <w:pStyle w:val="CommentText"/>
        <w:spacing w:after="0"/>
      </w:pPr>
      <w:r>
        <w:rPr>
          <w:rStyle w:val="CommentReference"/>
        </w:rPr>
        <w:annotationRef/>
      </w:r>
      <w:r>
        <w:t>general note:</w:t>
      </w:r>
      <w:r w:rsidRPr="00E60DFE">
        <w:t xml:space="preserve"> </w:t>
      </w:r>
      <w:r>
        <w:t xml:space="preserve">Remember to double check the format of the referencing as you draft the chapters in the dissertation. It is to be aligned to the Harvard style format. </w:t>
      </w:r>
    </w:p>
    <w:p w14:paraId="5B21139B" w14:textId="77777777" w:rsidR="00E60DFE" w:rsidRDefault="00E60DFE" w:rsidP="00E60DFE">
      <w:pPr>
        <w:pStyle w:val="CommentText"/>
        <w:spacing w:after="0"/>
      </w:pPr>
    </w:p>
    <w:p w14:paraId="1EFA0471" w14:textId="77777777" w:rsidR="00E60DFE" w:rsidRDefault="00E60DFE" w:rsidP="00E60DFE">
      <w:pPr>
        <w:pStyle w:val="CommentText"/>
        <w:spacing w:after="0"/>
      </w:pPr>
      <w:r>
        <w:t xml:space="preserve">References are not to be older than 10 years unless you are referring to for example, original theorists and government legislation/regulations. </w:t>
      </w:r>
    </w:p>
    <w:p w14:paraId="78892270" w14:textId="77777777" w:rsidR="00E60DFE" w:rsidRDefault="00E60DFE" w:rsidP="00E60DFE">
      <w:pPr>
        <w:pStyle w:val="Default"/>
      </w:pPr>
      <w:r>
        <w:t>Check that you have consistently referenced the authors where you have used their information.</w:t>
      </w:r>
    </w:p>
    <w:p w14:paraId="218A98C3" w14:textId="7F3F3441" w:rsidR="00E60DFE" w:rsidRDefault="00E60DFE">
      <w:pPr>
        <w:pStyle w:val="CommentText"/>
      </w:pPr>
    </w:p>
  </w:comment>
  <w:comment w:id="12" w:author="Internal Reviewer" w:date="2021-10-26T15:38:00Z" w:initials="IR">
    <w:p w14:paraId="0E0A58AD" w14:textId="77777777" w:rsidR="00E60DFE" w:rsidRDefault="00E60DFE" w:rsidP="00D21CF6">
      <w:pPr>
        <w:pStyle w:val="CommentText"/>
        <w:jc w:val="both"/>
      </w:pPr>
      <w:r>
        <w:rPr>
          <w:rStyle w:val="CommentReference"/>
        </w:rPr>
        <w:annotationRef/>
      </w:r>
      <w:r>
        <w:t xml:space="preserve">Write “and” out in full rather than “&amp;” unless in in-text references. </w:t>
      </w:r>
    </w:p>
    <w:p w14:paraId="187ED196" w14:textId="77777777" w:rsidR="00E60DFE" w:rsidRDefault="00E60DFE">
      <w:pPr>
        <w:pStyle w:val="CommentText"/>
      </w:pPr>
    </w:p>
    <w:p w14:paraId="33BC4AC5" w14:textId="77777777" w:rsidR="00E60DFE" w:rsidRDefault="00E60DFE">
      <w:pPr>
        <w:pStyle w:val="CommentText"/>
      </w:pPr>
    </w:p>
    <w:p w14:paraId="5F8FCDBA" w14:textId="0C1958AC" w:rsidR="00E60DFE" w:rsidRDefault="00E60DFE">
      <w:pPr>
        <w:pStyle w:val="CommentText"/>
      </w:pPr>
      <w:r>
        <w:t xml:space="preserve">do check and amend all </w:t>
      </w:r>
    </w:p>
  </w:comment>
  <w:comment w:id="37" w:author="Internal Reviewer" w:date="2021-10-26T15:42:00Z" w:initials="IR">
    <w:p w14:paraId="3B9F9B84" w14:textId="6819A673" w:rsidR="00E60DFE" w:rsidRDefault="00E60DFE">
      <w:pPr>
        <w:pStyle w:val="CommentText"/>
      </w:pPr>
      <w:r>
        <w:rPr>
          <w:rStyle w:val="CommentReference"/>
        </w:rPr>
        <w:annotationRef/>
      </w:r>
      <w:r>
        <w:t>remember that the target population should include all those that have the information needed to achieve the aim</w:t>
      </w:r>
    </w:p>
    <w:p w14:paraId="3FC20791" w14:textId="4D7BB7E9" w:rsidR="00E60DFE" w:rsidRDefault="00E60DFE" w:rsidP="00E60DFE">
      <w:pPr>
        <w:pStyle w:val="CommentText"/>
      </w:pPr>
      <w:r>
        <w:t>cover the target population fully.</w:t>
      </w:r>
    </w:p>
    <w:p w14:paraId="5460D84D" w14:textId="77777777" w:rsidR="00E60DFE" w:rsidRDefault="00E60DFE" w:rsidP="00E60DFE">
      <w:pPr>
        <w:pStyle w:val="CommentText"/>
      </w:pPr>
      <w:r>
        <w:t xml:space="preserve">What is the size of the target population? who specifically? </w:t>
      </w:r>
    </w:p>
    <w:p w14:paraId="0913E768" w14:textId="6B14157D" w:rsidR="00E60DFE" w:rsidRDefault="00E60DFE" w:rsidP="00E60DFE">
      <w:pPr>
        <w:pStyle w:val="CommentText"/>
      </w:pPr>
      <w:r>
        <w:t>how many schools in total? is it all management of schools? motivate the choice</w:t>
      </w:r>
    </w:p>
  </w:comment>
  <w:comment w:id="39" w:author="Internal Reviewer" w:date="2021-10-26T15:45:00Z" w:initials="IR">
    <w:p w14:paraId="5F5548B0" w14:textId="77777777" w:rsidR="00E60DFE" w:rsidRPr="00E60DFE" w:rsidRDefault="00E60DFE" w:rsidP="00E60DFE">
      <w:pPr>
        <w:rPr>
          <w:sz w:val="20"/>
          <w:szCs w:val="20"/>
        </w:rPr>
      </w:pPr>
      <w:r>
        <w:rPr>
          <w:rStyle w:val="CommentReference"/>
        </w:rPr>
        <w:annotationRef/>
      </w:r>
      <w:r w:rsidRPr="00E60DFE">
        <w:rPr>
          <w:sz w:val="20"/>
          <w:szCs w:val="20"/>
        </w:rPr>
        <w:t>Cover both sampling strategies as well as the techniques that fall under each one. Define and reference before motivating for both the sampling strategy and the specific technique/s that will be employed in the study. Conclude by tell the reader the proposed sample size</w:t>
      </w:r>
    </w:p>
    <w:p w14:paraId="398C525F" w14:textId="77777777" w:rsidR="00E60DFE" w:rsidRDefault="00E60DFE">
      <w:pPr>
        <w:pStyle w:val="CommentText"/>
      </w:pPr>
    </w:p>
    <w:p w14:paraId="639C89D3" w14:textId="78123CEE" w:rsidR="00E60DFE" w:rsidRDefault="00E60DFE">
      <w:pPr>
        <w:pStyle w:val="CommentText"/>
      </w:pPr>
      <w:r>
        <w:t>a non-probability sample is advised for a qualitative study. w</w:t>
      </w:r>
      <w:r w:rsidR="001933C0">
        <w:t>here there are multiple schools then consider a quota technique</w:t>
      </w:r>
    </w:p>
  </w:comment>
  <w:comment w:id="44" w:author="Internal Reviewer" w:date="2021-10-26T15:58:00Z" w:initials="IR">
    <w:p w14:paraId="7DFEEC0D" w14:textId="77777777" w:rsidR="00420117" w:rsidRDefault="00420117" w:rsidP="00420117">
      <w:pPr>
        <w:pStyle w:val="CommentText"/>
      </w:pPr>
      <w:r>
        <w:rPr>
          <w:rStyle w:val="CommentReference"/>
        </w:rPr>
        <w:annotationRef/>
      </w:r>
      <w:r>
        <w:t>it is advised to include the structure and construction of the instrument e.g.</w:t>
      </w:r>
    </w:p>
    <w:p w14:paraId="37B2A303" w14:textId="77777777" w:rsidR="00420117" w:rsidRDefault="00420117" w:rsidP="00420117">
      <w:pPr>
        <w:pStyle w:val="CommentText"/>
      </w:pPr>
      <w:r>
        <w:t xml:space="preserve">Were statements/questions based on the objectives? On the review of literature? Already existing instrument? </w:t>
      </w:r>
    </w:p>
    <w:p w14:paraId="5B248055" w14:textId="77777777" w:rsidR="00420117" w:rsidRDefault="00420117" w:rsidP="00420117">
      <w:pPr>
        <w:pStyle w:val="CommentText"/>
      </w:pPr>
      <w:r>
        <w:t>Section A: Demographics</w:t>
      </w:r>
    </w:p>
    <w:p w14:paraId="225C1958" w14:textId="77777777" w:rsidR="00420117" w:rsidRDefault="00420117" w:rsidP="00420117">
      <w:pPr>
        <w:pStyle w:val="CommentText"/>
      </w:pPr>
      <w:r>
        <w:t>Section B: …</w:t>
      </w:r>
    </w:p>
    <w:p w14:paraId="4244FDFD" w14:textId="77777777" w:rsidR="00420117" w:rsidRDefault="00420117" w:rsidP="00420117">
      <w:pPr>
        <w:pStyle w:val="CommentText"/>
      </w:pPr>
      <w:r>
        <w:t>Section C: …</w:t>
      </w:r>
    </w:p>
    <w:p w14:paraId="6BD0B583" w14:textId="77777777" w:rsidR="00420117" w:rsidRDefault="00420117" w:rsidP="00420117">
      <w:pPr>
        <w:pStyle w:val="CommentText"/>
      </w:pPr>
      <w:r>
        <w:t>How will it be administered/conducted?</w:t>
      </w:r>
    </w:p>
    <w:p w14:paraId="40D0644A" w14:textId="77777777" w:rsidR="00420117" w:rsidRDefault="00420117" w:rsidP="00420117">
      <w:pPr>
        <w:pStyle w:val="CommentText"/>
      </w:pPr>
      <w:r>
        <w:t>See also document on responsible research that also pertain also to ethical considerations of the study</w:t>
      </w:r>
    </w:p>
    <w:p w14:paraId="50EC56B8" w14:textId="15C7A2BE" w:rsidR="00420117" w:rsidRDefault="00420117">
      <w:pPr>
        <w:pStyle w:val="CommentText"/>
      </w:pPr>
    </w:p>
  </w:comment>
  <w:comment w:id="47" w:author="Internal Reviewer" w:date="2021-10-26T16:00:00Z" w:initials="IR">
    <w:p w14:paraId="38125104" w14:textId="0594C9F8" w:rsidR="00BD5229" w:rsidRDefault="00BD5229">
      <w:pPr>
        <w:pStyle w:val="CommentText"/>
      </w:pPr>
      <w:r>
        <w:rPr>
          <w:rStyle w:val="CommentReference"/>
        </w:rPr>
        <w:annotationRef/>
      </w:r>
      <w:r>
        <w:t xml:space="preserve">where does this end? </w:t>
      </w:r>
    </w:p>
  </w:comment>
  <w:comment w:id="49" w:author="Internal Reviewer" w:date="2021-10-26T16:00:00Z" w:initials="IR">
    <w:p w14:paraId="2E8702E8" w14:textId="0630D47E" w:rsidR="00806DFA" w:rsidRDefault="00806DFA">
      <w:pPr>
        <w:pStyle w:val="CommentText"/>
      </w:pPr>
      <w:r>
        <w:rPr>
          <w:rStyle w:val="CommentReference"/>
        </w:rPr>
        <w:annotationRef/>
      </w:r>
      <w:r w:rsidRPr="00806DFA">
        <w:t>It is important the study be conducted in the same target population. The pilot sample should not form part of the main sample</w:t>
      </w:r>
    </w:p>
  </w:comment>
  <w:comment w:id="55" w:author="Internal Reviewer" w:date="2021-10-26T16:01:00Z" w:initials="IR">
    <w:p w14:paraId="3F60B8E2" w14:textId="62125BF7" w:rsidR="00D95F53" w:rsidRDefault="00D95F53">
      <w:pPr>
        <w:pStyle w:val="CommentText"/>
      </w:pPr>
      <w:r>
        <w:rPr>
          <w:rStyle w:val="CommentReference"/>
        </w:rPr>
        <w:annotationRef/>
      </w:r>
      <w:r>
        <w:t xml:space="preserve">confirmability </w:t>
      </w:r>
    </w:p>
  </w:comment>
  <w:comment w:id="58" w:author="Internal Reviewer" w:date="2021-10-26T16:02:00Z" w:initials="IR">
    <w:p w14:paraId="538834BA" w14:textId="77777777" w:rsidR="00BC3E49" w:rsidRDefault="00BC3E49" w:rsidP="00BC3E49">
      <w:pPr>
        <w:jc w:val="both"/>
        <w:rPr>
          <w:rFonts w:cstheme="minorHAnsi"/>
          <w:sz w:val="20"/>
          <w:szCs w:val="20"/>
        </w:rPr>
      </w:pPr>
      <w:r>
        <w:rPr>
          <w:rStyle w:val="CommentReference"/>
        </w:rPr>
        <w:annotationRef/>
      </w:r>
    </w:p>
    <w:p w14:paraId="2B5BA414" w14:textId="77777777" w:rsidR="00BC3E49" w:rsidRDefault="00BC3E49" w:rsidP="00BC3E49">
      <w:pPr>
        <w:pStyle w:val="Default"/>
        <w:jc w:val="both"/>
      </w:pPr>
      <w:r>
        <w:t xml:space="preserve">Do indicate some of the information that you will be shared in order for them to make an informed decision to participate. </w:t>
      </w:r>
    </w:p>
    <w:p w14:paraId="75B26B4E" w14:textId="77777777" w:rsidR="00BC3E49" w:rsidRDefault="00BC3E49" w:rsidP="00BC3E49">
      <w:pPr>
        <w:pStyle w:val="Default"/>
        <w:jc w:val="both"/>
      </w:pPr>
    </w:p>
    <w:p w14:paraId="58CB7995" w14:textId="77777777" w:rsidR="00BC3E49" w:rsidRDefault="00BC3E49" w:rsidP="00BC3E49">
      <w:pPr>
        <w:pStyle w:val="Default"/>
        <w:jc w:val="both"/>
      </w:pPr>
      <w:r>
        <w:t>This should include permission to audio record interviews for analysis purposes.</w:t>
      </w:r>
    </w:p>
    <w:p w14:paraId="10A5A2E4" w14:textId="3D66AFEA" w:rsidR="00BC3E49" w:rsidRDefault="00BC3E49">
      <w:pPr>
        <w:pStyle w:val="CommentText"/>
      </w:pPr>
    </w:p>
  </w:comment>
  <w:comment w:id="60" w:author="Internal Reviewer" w:date="2021-10-26T16:06:00Z" w:initials="IR">
    <w:p w14:paraId="57DE1B94" w14:textId="77777777" w:rsidR="00A80B96" w:rsidRDefault="00A80B96" w:rsidP="00A80B96">
      <w:pPr>
        <w:jc w:val="both"/>
        <w:rPr>
          <w:rFonts w:cstheme="minorHAnsi"/>
          <w:sz w:val="20"/>
          <w:szCs w:val="20"/>
        </w:rPr>
      </w:pPr>
      <w:r>
        <w:rPr>
          <w:rStyle w:val="CommentReference"/>
        </w:rPr>
        <w:annotationRef/>
      </w:r>
      <w:r>
        <w:rPr>
          <w:rFonts w:cstheme="minorHAnsi"/>
          <w:sz w:val="20"/>
          <w:szCs w:val="20"/>
        </w:rPr>
        <w:t>this also includes how data will be collected. See document o</w:t>
      </w:r>
      <w:r w:rsidRPr="008A280D">
        <w:rPr>
          <w:rFonts w:cstheme="minorHAnsi"/>
          <w:sz w:val="20"/>
          <w:szCs w:val="20"/>
        </w:rPr>
        <w:t xml:space="preserve">n </w:t>
      </w:r>
      <w:r w:rsidRPr="008A280D">
        <w:rPr>
          <w:rFonts w:cstheme="minorHAnsi"/>
          <w:i/>
          <w:sz w:val="20"/>
          <w:szCs w:val="20"/>
        </w:rPr>
        <w:t>responsible research</w:t>
      </w:r>
      <w:r>
        <w:rPr>
          <w:rFonts w:cstheme="minorHAnsi"/>
          <w:sz w:val="20"/>
          <w:szCs w:val="20"/>
        </w:rPr>
        <w:t xml:space="preserve">. </w:t>
      </w:r>
      <w:r w:rsidRPr="008A280D">
        <w:rPr>
          <w:rFonts w:cstheme="minorHAnsi"/>
          <w:sz w:val="20"/>
          <w:szCs w:val="20"/>
        </w:rPr>
        <w:t>Potential participants are to be informed that participation is entirely voluntary and they refuse to participate, or withdraw at any time before during or even after data collection</w:t>
      </w:r>
      <w:r>
        <w:rPr>
          <w:rFonts w:cstheme="minorHAnsi"/>
          <w:sz w:val="20"/>
          <w:szCs w:val="20"/>
        </w:rPr>
        <w:t>.</w:t>
      </w:r>
    </w:p>
    <w:p w14:paraId="26E337B6" w14:textId="75DCF69D" w:rsidR="00A80B96" w:rsidRDefault="00A80B96">
      <w:pPr>
        <w:pStyle w:val="CommentText"/>
      </w:pPr>
    </w:p>
  </w:comment>
  <w:comment w:id="62" w:author="Internal Reviewer" w:date="2021-10-26T16:07:00Z" w:initials="IR">
    <w:p w14:paraId="1922B4A9" w14:textId="4040B564" w:rsidR="002F6092" w:rsidRDefault="002F6092">
      <w:pPr>
        <w:pStyle w:val="CommentText"/>
      </w:pPr>
      <w:r>
        <w:rPr>
          <w:rStyle w:val="CommentReference"/>
        </w:rPr>
        <w:annotationRef/>
      </w:r>
      <w:r>
        <w:t xml:space="preserve">disposed of?  tell the reader how? cover hard copies and soft copies? </w:t>
      </w:r>
    </w:p>
  </w:comment>
  <w:comment w:id="64" w:author="Internal Reviewer" w:date="2021-10-26T16:08:00Z" w:initials="IR">
    <w:p w14:paraId="4886C34F" w14:textId="21C783E4" w:rsidR="009750D3" w:rsidRDefault="009750D3">
      <w:pPr>
        <w:pStyle w:val="CommentText"/>
      </w:pPr>
      <w:r>
        <w:rPr>
          <w:rStyle w:val="CommentReference"/>
        </w:rPr>
        <w:annotationRef/>
      </w:r>
      <w:r>
        <w:t xml:space="preserve">has this been done? what was the outcome? </w:t>
      </w:r>
    </w:p>
  </w:comment>
  <w:comment w:id="68" w:author="Internal Reviewer" w:date="2021-10-26T16:08:00Z" w:initials="IR">
    <w:p w14:paraId="02B6E7D8" w14:textId="77777777" w:rsidR="00C648C0" w:rsidRPr="00FA75EF" w:rsidRDefault="00C648C0" w:rsidP="00C648C0">
      <w:pPr>
        <w:pStyle w:val="CommentText"/>
        <w:jc w:val="both"/>
        <w:rPr>
          <w:rFonts w:asciiTheme="minorHAnsi" w:hAnsiTheme="minorHAnsi" w:cstheme="minorHAnsi"/>
        </w:rPr>
      </w:pPr>
      <w:r>
        <w:rPr>
          <w:rStyle w:val="CommentReference"/>
        </w:rPr>
        <w:annotationRef/>
      </w:r>
      <w:r w:rsidRPr="00FA75EF">
        <w:rPr>
          <w:rFonts w:asciiTheme="minorHAnsi" w:hAnsiTheme="minorHAnsi" w:cstheme="minorHAnsi"/>
        </w:rPr>
        <w:t>After all comments are addressed, then do double check the list:</w:t>
      </w:r>
    </w:p>
    <w:p w14:paraId="3DE8EE56" w14:textId="77777777" w:rsidR="00C648C0" w:rsidRPr="00FA75EF" w:rsidRDefault="00C648C0" w:rsidP="00C648C0">
      <w:pPr>
        <w:pStyle w:val="CommentText"/>
        <w:jc w:val="both"/>
        <w:rPr>
          <w:rFonts w:asciiTheme="minorHAnsi" w:hAnsiTheme="minorHAnsi" w:cstheme="minorHAnsi"/>
        </w:rPr>
      </w:pPr>
      <w:r w:rsidRPr="00FA75EF">
        <w:rPr>
          <w:rFonts w:asciiTheme="minorHAnsi" w:hAnsiTheme="minorHAnsi" w:cstheme="minorHAnsi"/>
        </w:rPr>
        <w:t>Current literature must be cited (not older than 10 years; except in the case of original authors or textbooks, or if it is thoroughly justified).  Information is constantly changing and it is important that you keep abreast with current trends.</w:t>
      </w:r>
    </w:p>
    <w:p w14:paraId="2C0C31CE" w14:textId="77777777" w:rsidR="00C648C0" w:rsidRPr="00FA75EF" w:rsidRDefault="00C648C0" w:rsidP="00C648C0">
      <w:pPr>
        <w:pStyle w:val="CommentText"/>
        <w:jc w:val="both"/>
        <w:rPr>
          <w:rFonts w:asciiTheme="minorHAnsi" w:hAnsiTheme="minorHAnsi" w:cstheme="minorHAnsi"/>
        </w:rPr>
      </w:pPr>
      <w:r w:rsidRPr="00FA75EF">
        <w:rPr>
          <w:rFonts w:asciiTheme="minorHAnsi" w:hAnsiTheme="minorHAnsi" w:cstheme="minorHAnsi"/>
        </w:rPr>
        <w:t>Refer to Harvard referencing guide, and correct format</w:t>
      </w:r>
    </w:p>
    <w:p w14:paraId="6ADF727E" w14:textId="77777777" w:rsidR="00C648C0" w:rsidRPr="00FA75EF" w:rsidRDefault="00C648C0" w:rsidP="00C648C0">
      <w:pPr>
        <w:pStyle w:val="CommentText"/>
        <w:jc w:val="both"/>
        <w:rPr>
          <w:rFonts w:asciiTheme="minorHAnsi" w:hAnsiTheme="minorHAnsi" w:cstheme="minorHAnsi"/>
        </w:rPr>
      </w:pPr>
      <w:r w:rsidRPr="00FA75EF">
        <w:rPr>
          <w:rFonts w:asciiTheme="minorHAnsi" w:hAnsiTheme="minorHAnsi" w:cstheme="minorHAnsi"/>
        </w:rPr>
        <w:t>Please ensure that only those references that appear in-text are reflected here, and vice versa…</w:t>
      </w:r>
    </w:p>
    <w:p w14:paraId="193830A1" w14:textId="77777777" w:rsidR="00C648C0" w:rsidRPr="00FA75EF" w:rsidRDefault="00C648C0" w:rsidP="00C648C0">
      <w:pPr>
        <w:pStyle w:val="CommentText"/>
        <w:jc w:val="both"/>
        <w:rPr>
          <w:rFonts w:asciiTheme="minorHAnsi" w:hAnsiTheme="minorHAnsi" w:cstheme="minorHAnsi"/>
        </w:rPr>
      </w:pPr>
      <w:r w:rsidRPr="00FA75EF">
        <w:rPr>
          <w:rFonts w:asciiTheme="minorHAnsi" w:hAnsiTheme="minorHAnsi" w:cstheme="minorHAnsi"/>
        </w:rPr>
        <w:t>Check for consistency in the punctuation marks and the use of ‘&amp;’vs ‘and ‘.</w:t>
      </w:r>
    </w:p>
    <w:p w14:paraId="1BAE56D9" w14:textId="77777777" w:rsidR="00C648C0" w:rsidRPr="00131AFD" w:rsidRDefault="00C648C0" w:rsidP="00C648C0">
      <w:pPr>
        <w:pStyle w:val="CommentText"/>
        <w:jc w:val="both"/>
        <w:rPr>
          <w:rFonts w:asciiTheme="minorHAnsi" w:hAnsiTheme="minorHAnsi" w:cstheme="minorHAnsi"/>
        </w:rPr>
      </w:pPr>
      <w:r>
        <w:rPr>
          <w:rFonts w:asciiTheme="minorHAnsi" w:hAnsiTheme="minorHAnsi" w:cstheme="minorHAnsi"/>
        </w:rPr>
        <w:t>Check that t</w:t>
      </w:r>
      <w:r w:rsidRPr="00131AFD">
        <w:rPr>
          <w:rFonts w:asciiTheme="minorHAnsi" w:hAnsiTheme="minorHAnsi" w:cstheme="minorHAnsi"/>
        </w:rPr>
        <w:t>here is to be no et.al in the bibliography</w:t>
      </w:r>
    </w:p>
    <w:p w14:paraId="0A468BD1" w14:textId="51B2BD7C" w:rsidR="00C648C0" w:rsidRDefault="00C648C0" w:rsidP="00C648C0">
      <w:pPr>
        <w:pStyle w:val="CommentText"/>
        <w:jc w:val="both"/>
        <w:rPr>
          <w:rFonts w:asciiTheme="minorHAnsi" w:hAnsiTheme="minorHAnsi" w:cstheme="minorHAnsi"/>
        </w:rPr>
      </w:pPr>
      <w:r>
        <w:t>Sufficient academic sources are cited</w:t>
      </w:r>
      <w:r w:rsidRPr="00881C46">
        <w:rPr>
          <w:rFonts w:asciiTheme="minorHAnsi" w:hAnsiTheme="minorHAnsi" w:cstheme="minorHAnsi"/>
        </w:rPr>
        <w:t xml:space="preserve"> </w:t>
      </w:r>
    </w:p>
    <w:p w14:paraId="511C26A5" w14:textId="677F8C97" w:rsidR="00C648C0" w:rsidRDefault="00C648C0" w:rsidP="00C648C0">
      <w:pPr>
        <w:pStyle w:val="CommentText"/>
        <w:jc w:val="both"/>
        <w:rPr>
          <w:rFonts w:asciiTheme="minorHAnsi" w:hAnsiTheme="minorHAnsi" w:cstheme="minorHAnsi"/>
        </w:rPr>
      </w:pPr>
      <w:r>
        <w:rPr>
          <w:rFonts w:asciiTheme="minorHAnsi" w:hAnsiTheme="minorHAnsi" w:cstheme="minorHAnsi"/>
        </w:rPr>
        <w:t xml:space="preserve">Leave a line after each reference </w:t>
      </w:r>
    </w:p>
    <w:p w14:paraId="4F6E8141" w14:textId="77777777" w:rsidR="00C648C0" w:rsidRDefault="00C648C0" w:rsidP="00C648C0">
      <w:pPr>
        <w:pStyle w:val="CommentText"/>
        <w:jc w:val="both"/>
        <w:rPr>
          <w:rFonts w:asciiTheme="minorHAnsi" w:hAnsiTheme="minorHAnsi" w:cstheme="minorHAnsi"/>
        </w:rPr>
      </w:pPr>
      <w:r w:rsidRPr="00FA75EF">
        <w:rPr>
          <w:rFonts w:asciiTheme="minorHAnsi" w:hAnsiTheme="minorHAnsi" w:cstheme="minorHAnsi"/>
        </w:rPr>
        <w:t>Finally, check that it is in alphabetical order</w:t>
      </w:r>
    </w:p>
    <w:p w14:paraId="0EEFBD60" w14:textId="1E40C3D9" w:rsidR="00C648C0" w:rsidRDefault="00C648C0">
      <w:pPr>
        <w:pStyle w:val="CommentText"/>
      </w:pPr>
    </w:p>
  </w:comment>
  <w:comment w:id="69" w:author="Internal Reviewer" w:date="2021-10-26T16:09:00Z" w:initials="IR">
    <w:p w14:paraId="72E3B456" w14:textId="56039B2E" w:rsidR="001D2CF7" w:rsidRDefault="001D2CF7">
      <w:pPr>
        <w:pStyle w:val="CommentText"/>
      </w:pPr>
      <w:r>
        <w:rPr>
          <w:rStyle w:val="CommentReference"/>
        </w:rPr>
        <w:annotationRef/>
      </w:r>
      <w:r>
        <w:t xml:space="preserve">complete </w:t>
      </w:r>
    </w:p>
  </w:comment>
  <w:comment w:id="70" w:author="Internal Reviewer" w:date="2021-10-26T16:09:00Z" w:initials="IR">
    <w:p w14:paraId="31C1603A" w14:textId="2F50CE89" w:rsidR="001D2CF7" w:rsidRDefault="001D2CF7">
      <w:pPr>
        <w:pStyle w:val="CommentText"/>
      </w:pPr>
      <w:r>
        <w:rPr>
          <w:rStyle w:val="CommentReference"/>
        </w:rPr>
        <w:annotationRef/>
      </w:r>
      <w:r>
        <w:t xml:space="preserve">not used in the writing of the proposal </w:t>
      </w:r>
    </w:p>
  </w:comment>
  <w:comment w:id="73" w:author="Internal Reviewer" w:date="2021-10-26T16:10:00Z" w:initials="IR">
    <w:p w14:paraId="536EB026" w14:textId="77777777" w:rsidR="006B667D" w:rsidRPr="00EC6B1C" w:rsidRDefault="006B667D" w:rsidP="006B667D">
      <w:pPr>
        <w:spacing w:after="0"/>
        <w:jc w:val="both"/>
        <w:rPr>
          <w:rFonts w:cstheme="minorHAnsi"/>
          <w:b/>
          <w:sz w:val="20"/>
          <w:szCs w:val="20"/>
        </w:rPr>
      </w:pPr>
      <w:r>
        <w:rPr>
          <w:rStyle w:val="CommentReference"/>
        </w:rPr>
        <w:annotationRef/>
      </w:r>
      <w:r>
        <w:rPr>
          <w:rFonts w:cstheme="minorHAnsi"/>
          <w:b/>
          <w:sz w:val="20"/>
          <w:szCs w:val="20"/>
        </w:rPr>
        <w:t xml:space="preserve">remember that you will need permission in order to conduct the study </w:t>
      </w:r>
    </w:p>
    <w:p w14:paraId="58688E99" w14:textId="77777777" w:rsidR="006B667D" w:rsidRDefault="006B667D" w:rsidP="006B667D">
      <w:pPr>
        <w:pStyle w:val="CommentText"/>
        <w:spacing w:after="0" w:line="276" w:lineRule="auto"/>
        <w:jc w:val="both"/>
        <w:rPr>
          <w:rFonts w:asciiTheme="minorHAnsi" w:hAnsiTheme="minorHAnsi" w:cstheme="minorHAnsi"/>
        </w:rPr>
      </w:pPr>
      <w:r w:rsidRPr="00EC6B1C">
        <w:rPr>
          <w:rFonts w:asciiTheme="minorHAnsi" w:hAnsiTheme="minorHAnsi" w:cstheme="minorHAnsi"/>
        </w:rPr>
        <w:t xml:space="preserve">This needs to be a letter of permission to conduct the study </w:t>
      </w:r>
      <w:r w:rsidRPr="00BC371F">
        <w:rPr>
          <w:rFonts w:asciiTheme="minorHAnsi" w:hAnsiTheme="minorHAnsi" w:cstheme="minorHAnsi"/>
          <w:b/>
          <w:u w:val="single"/>
        </w:rPr>
        <w:t>from the organisation</w:t>
      </w:r>
      <w:r w:rsidRPr="00EC6B1C">
        <w:rPr>
          <w:rFonts w:asciiTheme="minorHAnsi" w:hAnsiTheme="minorHAnsi" w:cstheme="minorHAnsi"/>
        </w:rPr>
        <w:t xml:space="preserve">. It must be </w:t>
      </w:r>
      <w:r>
        <w:rPr>
          <w:rFonts w:asciiTheme="minorHAnsi" w:hAnsiTheme="minorHAnsi" w:cstheme="minorHAnsi"/>
        </w:rPr>
        <w:t>on their</w:t>
      </w:r>
      <w:r w:rsidRPr="00EC6B1C">
        <w:rPr>
          <w:rFonts w:asciiTheme="minorHAnsi" w:hAnsiTheme="minorHAnsi" w:cstheme="minorHAnsi"/>
        </w:rPr>
        <w:t xml:space="preserve"> letterhead, and signed by a relevant authority</w:t>
      </w:r>
      <w:r>
        <w:rPr>
          <w:rFonts w:asciiTheme="minorHAnsi" w:hAnsiTheme="minorHAnsi" w:cstheme="minorHAnsi"/>
        </w:rPr>
        <w:t xml:space="preserve"> in that organisation</w:t>
      </w:r>
      <w:r w:rsidRPr="00524F1E">
        <w:t xml:space="preserve"> </w:t>
      </w:r>
      <w:r w:rsidRPr="00524F1E">
        <w:rPr>
          <w:rFonts w:asciiTheme="minorHAnsi" w:hAnsiTheme="minorHAnsi" w:cstheme="minorHAnsi"/>
        </w:rPr>
        <w:t>with their designation and contact information.</w:t>
      </w:r>
    </w:p>
    <w:p w14:paraId="3E3379E5" w14:textId="77777777" w:rsidR="006B667D" w:rsidRDefault="006B667D" w:rsidP="006B667D">
      <w:pPr>
        <w:pStyle w:val="CommentText"/>
        <w:spacing w:after="0" w:line="276" w:lineRule="auto"/>
        <w:jc w:val="both"/>
        <w:rPr>
          <w:rFonts w:asciiTheme="minorHAnsi" w:hAnsiTheme="minorHAnsi" w:cstheme="minorHAnsi"/>
        </w:rPr>
      </w:pPr>
    </w:p>
    <w:p w14:paraId="57D818C3" w14:textId="77777777" w:rsidR="006B667D" w:rsidRDefault="006B667D" w:rsidP="006B667D">
      <w:pPr>
        <w:pStyle w:val="Title"/>
        <w:spacing w:before="0" w:after="0" w:line="276" w:lineRule="auto"/>
        <w:jc w:val="both"/>
        <w:rPr>
          <w:sz w:val="22"/>
        </w:rPr>
      </w:pPr>
      <w:r w:rsidRPr="005D580D">
        <w:rPr>
          <w:sz w:val="22"/>
        </w:rPr>
        <w:t>you cannot collect data without</w:t>
      </w:r>
      <w:r>
        <w:rPr>
          <w:sz w:val="22"/>
        </w:rPr>
        <w:t xml:space="preserve"> it</w:t>
      </w:r>
    </w:p>
    <w:p w14:paraId="183AD120" w14:textId="77777777" w:rsidR="006B667D" w:rsidRPr="005D580D" w:rsidRDefault="006B667D" w:rsidP="006B667D">
      <w:pPr>
        <w:spacing w:after="0"/>
        <w:rPr>
          <w:lang w:val="en-ZA" w:eastAsia="en-ZA"/>
        </w:rPr>
      </w:pPr>
    </w:p>
    <w:p w14:paraId="23757BC3" w14:textId="77777777" w:rsidR="006B667D" w:rsidRDefault="006B667D" w:rsidP="006B667D">
      <w:pPr>
        <w:pStyle w:val="CommentText"/>
        <w:jc w:val="both"/>
        <w:rPr>
          <w:rFonts w:asciiTheme="minorHAnsi" w:hAnsiTheme="minorHAnsi" w:cstheme="minorHAnsi"/>
        </w:rPr>
      </w:pPr>
      <w:r>
        <w:rPr>
          <w:rFonts w:cs="Calibri"/>
        </w:rPr>
        <w:t xml:space="preserve">Remember to scan </w:t>
      </w:r>
      <w:r>
        <w:t>actual permission letter</w:t>
      </w:r>
      <w:r>
        <w:rPr>
          <w:rFonts w:cs="Calibri"/>
        </w:rPr>
        <w:t xml:space="preserve">, copy and paste in the submission or submit as a separate pdf in the submission </w:t>
      </w:r>
    </w:p>
    <w:p w14:paraId="75910ACD" w14:textId="58584A57" w:rsidR="006B667D" w:rsidRDefault="006B667D">
      <w:pPr>
        <w:pStyle w:val="CommentText"/>
      </w:pPr>
    </w:p>
  </w:comment>
  <w:comment w:id="75" w:author="Internal Reviewer" w:date="2021-10-26T16:10:00Z" w:initials="IR">
    <w:p w14:paraId="5753D266" w14:textId="77777777" w:rsidR="006B667D" w:rsidRPr="00270C57" w:rsidRDefault="006B667D" w:rsidP="006B667D">
      <w:pPr>
        <w:pStyle w:val="CommentText"/>
        <w:jc w:val="both"/>
        <w:rPr>
          <w:rFonts w:asciiTheme="minorHAnsi" w:hAnsiTheme="minorHAnsi" w:cstheme="minorHAnsi"/>
          <w:sz w:val="24"/>
          <w:szCs w:val="24"/>
        </w:rPr>
      </w:pPr>
      <w:r>
        <w:rPr>
          <w:rStyle w:val="CommentReference"/>
        </w:rPr>
        <w:annotationRef/>
      </w:r>
      <w:r>
        <w:rPr>
          <w:rFonts w:asciiTheme="minorHAnsi" w:hAnsiTheme="minorHAnsi" w:cstheme="minorHAnsi"/>
          <w:sz w:val="24"/>
          <w:szCs w:val="24"/>
        </w:rPr>
        <w:t>T</w:t>
      </w:r>
      <w:r w:rsidRPr="00270C57">
        <w:rPr>
          <w:rFonts w:asciiTheme="minorHAnsi" w:hAnsiTheme="minorHAnsi" w:cstheme="minorHAnsi"/>
          <w:sz w:val="24"/>
          <w:szCs w:val="24"/>
        </w:rPr>
        <w:t>here are ethical concerns raised where all key information is not presented in order for participants to make an informed decision on whether or not t</w:t>
      </w:r>
      <w:r>
        <w:rPr>
          <w:rFonts w:asciiTheme="minorHAnsi" w:hAnsiTheme="minorHAnsi" w:cstheme="minorHAnsi"/>
          <w:sz w:val="24"/>
          <w:szCs w:val="24"/>
        </w:rPr>
        <w:t>o participate. P</w:t>
      </w:r>
      <w:r w:rsidRPr="00270C57">
        <w:rPr>
          <w:rFonts w:asciiTheme="minorHAnsi" w:hAnsiTheme="minorHAnsi" w:cstheme="minorHAnsi"/>
          <w:sz w:val="24"/>
          <w:szCs w:val="24"/>
        </w:rPr>
        <w:t>lease do use the information letter and consent form designed by MANCOSA to ensure that key information is presented</w:t>
      </w:r>
    </w:p>
    <w:p w14:paraId="45BB83D2" w14:textId="77777777" w:rsidR="006B667D" w:rsidRDefault="006B667D" w:rsidP="006B667D">
      <w:pPr>
        <w:spacing w:after="0"/>
        <w:jc w:val="both"/>
        <w:rPr>
          <w:rFonts w:cstheme="minorHAnsi"/>
          <w:sz w:val="24"/>
          <w:szCs w:val="24"/>
        </w:rPr>
      </w:pPr>
      <w:r>
        <w:rPr>
          <w:rFonts w:cstheme="minorHAnsi"/>
          <w:sz w:val="24"/>
          <w:szCs w:val="24"/>
        </w:rPr>
        <w:t xml:space="preserve">Amend only the ‘insert’ sections. </w:t>
      </w:r>
      <w:r>
        <w:t>Do ensure this is done. and the all relevant information is presented to potential participations before any data is collected.</w:t>
      </w:r>
    </w:p>
    <w:p w14:paraId="7305EAB7" w14:textId="450A76C6" w:rsidR="006B667D" w:rsidRDefault="006B667D">
      <w:pPr>
        <w:pStyle w:val="CommentText"/>
      </w:pPr>
    </w:p>
  </w:comment>
  <w:comment w:id="77" w:author="Internal Reviewer" w:date="2021-10-26T16:11:00Z" w:initials="IR">
    <w:p w14:paraId="272BEA8B" w14:textId="77777777" w:rsidR="006B667D" w:rsidRDefault="006B667D" w:rsidP="006B667D">
      <w:pPr>
        <w:spacing w:before="100" w:beforeAutospacing="1" w:after="100" w:afterAutospacing="1"/>
        <w:jc w:val="both"/>
        <w:rPr>
          <w:rFonts w:cstheme="minorHAnsi"/>
          <w:sz w:val="20"/>
          <w:szCs w:val="20"/>
        </w:rPr>
      </w:pPr>
      <w:r>
        <w:rPr>
          <w:rStyle w:val="CommentReference"/>
        </w:rPr>
        <w:annotationRef/>
      </w:r>
      <w:r>
        <w:rPr>
          <w:rFonts w:cstheme="minorHAnsi"/>
          <w:sz w:val="20"/>
          <w:szCs w:val="20"/>
        </w:rPr>
        <w:t>It is advised to insert the objectives/research questions and then move the questions under the objective/research question it seeks to address. This way you can track the content and alignment to the study ‘</w:t>
      </w:r>
    </w:p>
    <w:p w14:paraId="1C72A653" w14:textId="75638734" w:rsidR="006B667D" w:rsidRDefault="006B667D">
      <w:pPr>
        <w:pStyle w:val="CommentText"/>
      </w:pPr>
    </w:p>
  </w:comment>
  <w:comment w:id="79" w:author="Internal Reviewer" w:date="2021-10-26T16:11:00Z" w:initials="IR">
    <w:p w14:paraId="77ABAD07" w14:textId="77777777" w:rsidR="006B667D" w:rsidRDefault="006B667D" w:rsidP="006B667D">
      <w:pPr>
        <w:spacing w:after="0"/>
        <w:jc w:val="both"/>
        <w:rPr>
          <w:rFonts w:cstheme="minorHAnsi"/>
          <w:sz w:val="20"/>
          <w:szCs w:val="20"/>
        </w:rPr>
      </w:pPr>
      <w:r>
        <w:rPr>
          <w:rFonts w:cstheme="minorHAnsi"/>
          <w:sz w:val="20"/>
          <w:szCs w:val="20"/>
        </w:rPr>
        <w:t>correct this</w:t>
      </w:r>
    </w:p>
    <w:p w14:paraId="5C8E1388" w14:textId="77777777" w:rsidR="006B667D" w:rsidRDefault="006B667D" w:rsidP="006B667D">
      <w:pPr>
        <w:spacing w:after="0"/>
        <w:jc w:val="both"/>
        <w:rPr>
          <w:rFonts w:cstheme="minorHAnsi"/>
          <w:sz w:val="20"/>
          <w:szCs w:val="20"/>
        </w:rPr>
      </w:pPr>
    </w:p>
    <w:p w14:paraId="32C0EF78" w14:textId="77777777" w:rsidR="006B667D" w:rsidRDefault="006B667D" w:rsidP="006B667D">
      <w:pPr>
        <w:spacing w:after="0"/>
        <w:jc w:val="both"/>
        <w:rPr>
          <w:rFonts w:cstheme="minorHAnsi"/>
          <w:sz w:val="20"/>
          <w:szCs w:val="20"/>
        </w:rPr>
      </w:pPr>
    </w:p>
    <w:p w14:paraId="2F684C95" w14:textId="77777777" w:rsidR="006B667D" w:rsidRDefault="006B667D" w:rsidP="006B667D">
      <w:pPr>
        <w:spacing w:after="0"/>
        <w:jc w:val="both"/>
        <w:rPr>
          <w:rFonts w:cstheme="minorHAnsi"/>
          <w:sz w:val="20"/>
          <w:szCs w:val="20"/>
        </w:rPr>
      </w:pPr>
    </w:p>
    <w:p w14:paraId="5768376C" w14:textId="4177E3BB" w:rsidR="006B667D" w:rsidRPr="00723FC4" w:rsidRDefault="006B667D" w:rsidP="006B667D">
      <w:pPr>
        <w:spacing w:after="0"/>
        <w:jc w:val="both"/>
        <w:rPr>
          <w:rFonts w:cstheme="minorHAnsi"/>
          <w:sz w:val="20"/>
          <w:szCs w:val="20"/>
        </w:rPr>
      </w:pPr>
      <w:r>
        <w:rPr>
          <w:rStyle w:val="CommentReference"/>
        </w:rPr>
        <w:annotationRef/>
      </w:r>
      <w:r>
        <w:rPr>
          <w:rFonts w:cstheme="minorHAnsi"/>
          <w:sz w:val="20"/>
          <w:szCs w:val="20"/>
        </w:rPr>
        <w:t xml:space="preserve">Interviews and questionnaires are two separate data collection tools. </w:t>
      </w:r>
      <w:r w:rsidRPr="00723FC4">
        <w:rPr>
          <w:rFonts w:cstheme="minorHAnsi"/>
          <w:sz w:val="20"/>
          <w:szCs w:val="20"/>
        </w:rPr>
        <w:t xml:space="preserve">Interviews and focus groups are qualitative instruments. Questionnaires are quantitative instruments. The instrument is to be aligned to the research approach and vice versa. </w:t>
      </w:r>
    </w:p>
    <w:p w14:paraId="362972C5" w14:textId="40A0267B" w:rsidR="006B667D" w:rsidRDefault="006B667D">
      <w:pPr>
        <w:pStyle w:val="CommentText"/>
      </w:pPr>
    </w:p>
  </w:comment>
  <w:comment w:id="80" w:author="Internal Reviewer" w:date="2021-10-26T16:12:00Z" w:initials="IR">
    <w:p w14:paraId="39C8D954" w14:textId="4749391C" w:rsidR="006B667D" w:rsidRDefault="006B667D">
      <w:pPr>
        <w:pStyle w:val="CommentText"/>
      </w:pPr>
      <w:r>
        <w:rPr>
          <w:rStyle w:val="CommentReference"/>
        </w:rPr>
        <w:annotationRef/>
      </w:r>
      <w:r>
        <w:t xml:space="preserve">has this been done? what is the outcome? </w:t>
      </w:r>
    </w:p>
  </w:comment>
  <w:comment w:id="81" w:author="Internal Reviewer" w:date="2021-10-26T16:12:00Z" w:initials="IR">
    <w:p w14:paraId="5ADA2521" w14:textId="58A92FD1" w:rsidR="006B667D" w:rsidRDefault="006B667D">
      <w:pPr>
        <w:pStyle w:val="CommentText"/>
      </w:pPr>
      <w:r>
        <w:rPr>
          <w:rStyle w:val="CommentReference"/>
        </w:rPr>
        <w:annotationRef/>
      </w:r>
      <w:r>
        <w:t xml:space="preserve">after 5 years </w:t>
      </w:r>
    </w:p>
  </w:comment>
  <w:comment w:id="82" w:author="Internal Reviewer" w:date="2021-10-26T16:13:00Z" w:initials="IR">
    <w:p w14:paraId="7DCEB139" w14:textId="58AFFCA3" w:rsidR="006B667D" w:rsidRDefault="006B667D">
      <w:pPr>
        <w:pStyle w:val="CommentText"/>
      </w:pPr>
      <w:r>
        <w:rPr>
          <w:rStyle w:val="CommentReference"/>
        </w:rPr>
        <w:annotationRef/>
      </w:r>
      <w:r>
        <w:t xml:space="preserve">good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4772E7" w15:done="0"/>
  <w15:commentEx w15:paraId="218A98C3" w15:done="0"/>
  <w15:commentEx w15:paraId="5F8FCDBA" w15:done="0"/>
  <w15:commentEx w15:paraId="0913E768" w15:done="0"/>
  <w15:commentEx w15:paraId="639C89D3" w15:done="0"/>
  <w15:commentEx w15:paraId="50EC56B8" w15:done="0"/>
  <w15:commentEx w15:paraId="38125104" w15:done="0"/>
  <w15:commentEx w15:paraId="2E8702E8" w15:done="0"/>
  <w15:commentEx w15:paraId="3F60B8E2" w15:done="0"/>
  <w15:commentEx w15:paraId="10A5A2E4" w15:done="0"/>
  <w15:commentEx w15:paraId="26E337B6" w15:done="0"/>
  <w15:commentEx w15:paraId="1922B4A9" w15:done="0"/>
  <w15:commentEx w15:paraId="4886C34F" w15:done="0"/>
  <w15:commentEx w15:paraId="0EEFBD60" w15:done="0"/>
  <w15:commentEx w15:paraId="72E3B456" w15:done="0"/>
  <w15:commentEx w15:paraId="31C1603A" w15:done="0"/>
  <w15:commentEx w15:paraId="75910ACD" w15:done="0"/>
  <w15:commentEx w15:paraId="7305EAB7" w15:done="0"/>
  <w15:commentEx w15:paraId="1C72A653" w15:done="0"/>
  <w15:commentEx w15:paraId="362972C5" w15:done="0"/>
  <w15:commentEx w15:paraId="39C8D954" w15:done="0"/>
  <w15:commentEx w15:paraId="5ADA2521" w15:done="0"/>
  <w15:commentEx w15:paraId="7DCEB13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4772E7" w16cid:durableId="297EE0DA"/>
  <w16cid:commentId w16cid:paraId="218A98C3" w16cid:durableId="297EE0DB"/>
  <w16cid:commentId w16cid:paraId="5F8FCDBA" w16cid:durableId="297EE0DC"/>
  <w16cid:commentId w16cid:paraId="0913E768" w16cid:durableId="297EE0DD"/>
  <w16cid:commentId w16cid:paraId="639C89D3" w16cid:durableId="297EE0DE"/>
  <w16cid:commentId w16cid:paraId="50EC56B8" w16cid:durableId="297EE0DF"/>
  <w16cid:commentId w16cid:paraId="38125104" w16cid:durableId="297EE0E0"/>
  <w16cid:commentId w16cid:paraId="2E8702E8" w16cid:durableId="297EE0E1"/>
  <w16cid:commentId w16cid:paraId="3F60B8E2" w16cid:durableId="297EE0E2"/>
  <w16cid:commentId w16cid:paraId="10A5A2E4" w16cid:durableId="297EE0E3"/>
  <w16cid:commentId w16cid:paraId="26E337B6" w16cid:durableId="297EE0E4"/>
  <w16cid:commentId w16cid:paraId="1922B4A9" w16cid:durableId="297EE0E5"/>
  <w16cid:commentId w16cid:paraId="4886C34F" w16cid:durableId="297EE0E6"/>
  <w16cid:commentId w16cid:paraId="0EEFBD60" w16cid:durableId="297EE0E7"/>
  <w16cid:commentId w16cid:paraId="72E3B456" w16cid:durableId="297EE0E8"/>
  <w16cid:commentId w16cid:paraId="31C1603A" w16cid:durableId="297EE0E9"/>
  <w16cid:commentId w16cid:paraId="75910ACD" w16cid:durableId="297EE0EA"/>
  <w16cid:commentId w16cid:paraId="7305EAB7" w16cid:durableId="297EE0EB"/>
  <w16cid:commentId w16cid:paraId="1C72A653" w16cid:durableId="297EE0EC"/>
  <w16cid:commentId w16cid:paraId="362972C5" w16cid:durableId="297EE0ED"/>
  <w16cid:commentId w16cid:paraId="39C8D954" w16cid:durableId="297EE0EE"/>
  <w16cid:commentId w16cid:paraId="5ADA2521" w16cid:durableId="297EE0EF"/>
  <w16cid:commentId w16cid:paraId="7DCEB139" w16cid:durableId="297EE0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393BF" w14:textId="77777777" w:rsidR="00C20922" w:rsidRPr="000570BB" w:rsidRDefault="00C20922" w:rsidP="000570BB">
      <w:pPr>
        <w:pStyle w:val="Default"/>
        <w:rPr>
          <w:rFonts w:cs="Times New Roman"/>
          <w:color w:val="auto"/>
          <w:sz w:val="22"/>
          <w:szCs w:val="22"/>
          <w:lang w:eastAsia="en-US"/>
        </w:rPr>
      </w:pPr>
      <w:r>
        <w:separator/>
      </w:r>
    </w:p>
  </w:endnote>
  <w:endnote w:type="continuationSeparator" w:id="0">
    <w:p w14:paraId="12CE1AAC" w14:textId="77777777" w:rsidR="00C20922" w:rsidRPr="000570BB" w:rsidRDefault="00C20922" w:rsidP="000570BB">
      <w:pPr>
        <w:pStyle w:val="Default"/>
        <w:rPr>
          <w:rFonts w:cs="Times New Roman"/>
          <w:color w:val="auto"/>
          <w:sz w:val="22"/>
          <w:szCs w:val="22"/>
          <w:lang w:eastAsia="en-US"/>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Roman">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0455468"/>
      <w:docPartObj>
        <w:docPartGallery w:val="Page Numbers (Bottom of Page)"/>
        <w:docPartUnique/>
      </w:docPartObj>
    </w:sdtPr>
    <w:sdtEndPr>
      <w:rPr>
        <w:noProof/>
      </w:rPr>
    </w:sdtEndPr>
    <w:sdtContent>
      <w:p w14:paraId="32A30BED" w14:textId="77777777" w:rsidR="00E60DFE" w:rsidRDefault="00EF082D" w:rsidP="00C35C9D">
        <w:pPr>
          <w:pStyle w:val="Footer"/>
        </w:pPr>
      </w:p>
    </w:sdtContent>
  </w:sdt>
  <w:p w14:paraId="340D4DCD" w14:textId="77777777" w:rsidR="00E60DFE" w:rsidRDefault="00E60D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9209541"/>
      <w:docPartObj>
        <w:docPartGallery w:val="Page Numbers (Bottom of Page)"/>
        <w:docPartUnique/>
      </w:docPartObj>
    </w:sdtPr>
    <w:sdtEndPr>
      <w:rPr>
        <w:noProof/>
      </w:rPr>
    </w:sdtEndPr>
    <w:sdtContent>
      <w:p w14:paraId="15702766" w14:textId="3C85B43A" w:rsidR="00E60DFE" w:rsidRDefault="00E60DFE">
        <w:pPr>
          <w:pStyle w:val="Footer"/>
          <w:jc w:val="center"/>
        </w:pPr>
        <w:r>
          <w:fldChar w:fldCharType="begin"/>
        </w:r>
        <w:r>
          <w:instrText xml:space="preserve"> PAGE   \* MERGEFORMAT </w:instrText>
        </w:r>
        <w:r>
          <w:fldChar w:fldCharType="separate"/>
        </w:r>
        <w:r w:rsidR="00C02954">
          <w:rPr>
            <w:noProof/>
          </w:rPr>
          <w:t>31</w:t>
        </w:r>
        <w:r>
          <w:rPr>
            <w:noProof/>
          </w:rPr>
          <w:fldChar w:fldCharType="end"/>
        </w:r>
      </w:p>
    </w:sdtContent>
  </w:sdt>
  <w:p w14:paraId="0AA44368" w14:textId="77777777" w:rsidR="00E60DFE" w:rsidRDefault="00E60D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0DDFB" w14:textId="77777777" w:rsidR="00E60DFE" w:rsidRDefault="00E60D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9034D" w14:textId="77777777" w:rsidR="00C20922" w:rsidRPr="000570BB" w:rsidRDefault="00C20922" w:rsidP="000570BB">
      <w:pPr>
        <w:pStyle w:val="Default"/>
        <w:rPr>
          <w:rFonts w:cs="Times New Roman"/>
          <w:color w:val="auto"/>
          <w:sz w:val="22"/>
          <w:szCs w:val="22"/>
          <w:lang w:eastAsia="en-US"/>
        </w:rPr>
      </w:pPr>
      <w:r>
        <w:separator/>
      </w:r>
    </w:p>
  </w:footnote>
  <w:footnote w:type="continuationSeparator" w:id="0">
    <w:p w14:paraId="1FFB3F8C" w14:textId="77777777" w:rsidR="00C20922" w:rsidRPr="000570BB" w:rsidRDefault="00C20922" w:rsidP="000570BB">
      <w:pPr>
        <w:pStyle w:val="Default"/>
        <w:rPr>
          <w:rFonts w:cs="Times New Roman"/>
          <w:color w:val="auto"/>
          <w:sz w:val="22"/>
          <w:szCs w:val="22"/>
          <w:lang w:eastAsia="en-US"/>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473D"/>
    <w:multiLevelType w:val="hybridMultilevel"/>
    <w:tmpl w:val="44FCD7D2"/>
    <w:lvl w:ilvl="0" w:tplc="3AC865EA">
      <w:start w:val="1"/>
      <w:numFmt w:val="decimal"/>
      <w:lvlText w:val="%1."/>
      <w:lvlJc w:val="left"/>
      <w:pPr>
        <w:ind w:left="450" w:hanging="360"/>
      </w:pPr>
      <w:rPr>
        <w:rFonts w:hint="default"/>
      </w:rPr>
    </w:lvl>
    <w:lvl w:ilvl="1" w:tplc="1C090019" w:tentative="1">
      <w:start w:val="1"/>
      <w:numFmt w:val="lowerLetter"/>
      <w:lvlText w:val="%2."/>
      <w:lvlJc w:val="left"/>
      <w:pPr>
        <w:ind w:left="1170" w:hanging="360"/>
      </w:pPr>
    </w:lvl>
    <w:lvl w:ilvl="2" w:tplc="1C09001B" w:tentative="1">
      <w:start w:val="1"/>
      <w:numFmt w:val="lowerRoman"/>
      <w:lvlText w:val="%3."/>
      <w:lvlJc w:val="right"/>
      <w:pPr>
        <w:ind w:left="1890" w:hanging="180"/>
      </w:pPr>
    </w:lvl>
    <w:lvl w:ilvl="3" w:tplc="1C09000F" w:tentative="1">
      <w:start w:val="1"/>
      <w:numFmt w:val="decimal"/>
      <w:lvlText w:val="%4."/>
      <w:lvlJc w:val="left"/>
      <w:pPr>
        <w:ind w:left="2610" w:hanging="360"/>
      </w:pPr>
    </w:lvl>
    <w:lvl w:ilvl="4" w:tplc="1C090019" w:tentative="1">
      <w:start w:val="1"/>
      <w:numFmt w:val="lowerLetter"/>
      <w:lvlText w:val="%5."/>
      <w:lvlJc w:val="left"/>
      <w:pPr>
        <w:ind w:left="3330" w:hanging="360"/>
      </w:pPr>
    </w:lvl>
    <w:lvl w:ilvl="5" w:tplc="1C09001B" w:tentative="1">
      <w:start w:val="1"/>
      <w:numFmt w:val="lowerRoman"/>
      <w:lvlText w:val="%6."/>
      <w:lvlJc w:val="right"/>
      <w:pPr>
        <w:ind w:left="4050" w:hanging="180"/>
      </w:pPr>
    </w:lvl>
    <w:lvl w:ilvl="6" w:tplc="1C09000F" w:tentative="1">
      <w:start w:val="1"/>
      <w:numFmt w:val="decimal"/>
      <w:lvlText w:val="%7."/>
      <w:lvlJc w:val="left"/>
      <w:pPr>
        <w:ind w:left="4770" w:hanging="360"/>
      </w:pPr>
    </w:lvl>
    <w:lvl w:ilvl="7" w:tplc="1C090019" w:tentative="1">
      <w:start w:val="1"/>
      <w:numFmt w:val="lowerLetter"/>
      <w:lvlText w:val="%8."/>
      <w:lvlJc w:val="left"/>
      <w:pPr>
        <w:ind w:left="5490" w:hanging="360"/>
      </w:pPr>
    </w:lvl>
    <w:lvl w:ilvl="8" w:tplc="1C09001B" w:tentative="1">
      <w:start w:val="1"/>
      <w:numFmt w:val="lowerRoman"/>
      <w:lvlText w:val="%9."/>
      <w:lvlJc w:val="right"/>
      <w:pPr>
        <w:ind w:left="6210" w:hanging="180"/>
      </w:pPr>
    </w:lvl>
  </w:abstractNum>
  <w:abstractNum w:abstractNumId="1" w15:restartNumberingAfterBreak="0">
    <w:nsid w:val="030E69A1"/>
    <w:multiLevelType w:val="hybridMultilevel"/>
    <w:tmpl w:val="8D7649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31306B"/>
    <w:multiLevelType w:val="hybridMultilevel"/>
    <w:tmpl w:val="734C8D9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5361458"/>
    <w:multiLevelType w:val="hybridMultilevel"/>
    <w:tmpl w:val="EE9A0A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99275B"/>
    <w:multiLevelType w:val="hybridMultilevel"/>
    <w:tmpl w:val="1EF049E2"/>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088A57F3"/>
    <w:multiLevelType w:val="hybridMultilevel"/>
    <w:tmpl w:val="BB54FAF6"/>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08C773C6"/>
    <w:multiLevelType w:val="hybridMultilevel"/>
    <w:tmpl w:val="0A6E7C7E"/>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95776A1"/>
    <w:multiLevelType w:val="hybridMultilevel"/>
    <w:tmpl w:val="7D5A703E"/>
    <w:lvl w:ilvl="0" w:tplc="1C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02A40A4"/>
    <w:multiLevelType w:val="multilevel"/>
    <w:tmpl w:val="297C07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05E261B"/>
    <w:multiLevelType w:val="hybridMultilevel"/>
    <w:tmpl w:val="3226575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117D220F"/>
    <w:multiLevelType w:val="hybridMultilevel"/>
    <w:tmpl w:val="37C87B64"/>
    <w:lvl w:ilvl="0" w:tplc="04090009">
      <w:start w:val="1"/>
      <w:numFmt w:val="bullet"/>
      <w:lvlText w:val=""/>
      <w:lvlJc w:val="left"/>
      <w:pPr>
        <w:ind w:left="450" w:hanging="360"/>
      </w:pPr>
      <w:rPr>
        <w:rFonts w:ascii="Wingdings" w:hAnsi="Wingdings" w:hint="default"/>
      </w:rPr>
    </w:lvl>
    <w:lvl w:ilvl="1" w:tplc="080CEFC0">
      <w:start w:val="5"/>
      <w:numFmt w:val="bullet"/>
      <w:lvlText w:val="-"/>
      <w:lvlJc w:val="left"/>
      <w:pPr>
        <w:ind w:left="1170" w:hanging="360"/>
      </w:pPr>
      <w:rPr>
        <w:rFonts w:ascii="Arial Narrow" w:eastAsia="Calibri" w:hAnsi="Arial Narrow" w:cs="Times-Roman"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128F2EC5"/>
    <w:multiLevelType w:val="hybridMultilevel"/>
    <w:tmpl w:val="5DDEA402"/>
    <w:lvl w:ilvl="0" w:tplc="1C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AC4C57"/>
    <w:multiLevelType w:val="hybridMultilevel"/>
    <w:tmpl w:val="7AAEE970"/>
    <w:lvl w:ilvl="0" w:tplc="9BACBB00">
      <w:numFmt w:val="bullet"/>
      <w:lvlText w:val="-"/>
      <w:lvlJc w:val="left"/>
      <w:pPr>
        <w:ind w:left="720" w:hanging="360"/>
      </w:pPr>
      <w:rPr>
        <w:rFonts w:ascii="Arial Narrow" w:eastAsia="Calibri" w:hAnsi="Arial Narrow" w:cs="Times-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3F3BA8"/>
    <w:multiLevelType w:val="hybridMultilevel"/>
    <w:tmpl w:val="D882A848"/>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45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495B03"/>
    <w:multiLevelType w:val="hybridMultilevel"/>
    <w:tmpl w:val="9CCEF55C"/>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227A4F3E"/>
    <w:multiLevelType w:val="hybridMultilevel"/>
    <w:tmpl w:val="E6EED0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2EB1A34"/>
    <w:multiLevelType w:val="hybridMultilevel"/>
    <w:tmpl w:val="EF14816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207105"/>
    <w:multiLevelType w:val="hybridMultilevel"/>
    <w:tmpl w:val="637C1D6E"/>
    <w:lvl w:ilvl="0" w:tplc="1C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607685"/>
    <w:multiLevelType w:val="hybridMultilevel"/>
    <w:tmpl w:val="2774E10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370045"/>
    <w:multiLevelType w:val="multilevel"/>
    <w:tmpl w:val="23027A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C319A3"/>
    <w:multiLevelType w:val="hybridMultilevel"/>
    <w:tmpl w:val="0A50F2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B072ABE"/>
    <w:multiLevelType w:val="hybridMultilevel"/>
    <w:tmpl w:val="019E6758"/>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3C15346A"/>
    <w:multiLevelType w:val="hybridMultilevel"/>
    <w:tmpl w:val="1FD6B72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08575F7"/>
    <w:multiLevelType w:val="hybridMultilevel"/>
    <w:tmpl w:val="99B0664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0F2340D"/>
    <w:multiLevelType w:val="hybridMultilevel"/>
    <w:tmpl w:val="4222606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052BD2"/>
    <w:multiLevelType w:val="hybridMultilevel"/>
    <w:tmpl w:val="A17CA89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2CB1893"/>
    <w:multiLevelType w:val="hybridMultilevel"/>
    <w:tmpl w:val="F81E33FA"/>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44F34FB8"/>
    <w:multiLevelType w:val="multilevel"/>
    <w:tmpl w:val="0AC8F2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68516FF"/>
    <w:multiLevelType w:val="hybridMultilevel"/>
    <w:tmpl w:val="E36C5502"/>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47A65DC2"/>
    <w:multiLevelType w:val="hybridMultilevel"/>
    <w:tmpl w:val="51EC598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4F483E51"/>
    <w:multiLevelType w:val="hybridMultilevel"/>
    <w:tmpl w:val="DF14B444"/>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15:restartNumberingAfterBreak="0">
    <w:nsid w:val="4FDC5F88"/>
    <w:multiLevelType w:val="hybridMultilevel"/>
    <w:tmpl w:val="71DA551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1572160"/>
    <w:multiLevelType w:val="hybridMultilevel"/>
    <w:tmpl w:val="B34E410C"/>
    <w:lvl w:ilvl="0" w:tplc="1C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1A117B1"/>
    <w:multiLevelType w:val="hybridMultilevel"/>
    <w:tmpl w:val="51882B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081D4A"/>
    <w:multiLevelType w:val="hybridMultilevel"/>
    <w:tmpl w:val="06B238FC"/>
    <w:lvl w:ilvl="0" w:tplc="1C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3201E31"/>
    <w:multiLevelType w:val="multilevel"/>
    <w:tmpl w:val="F6A4A62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6ED6B40"/>
    <w:multiLevelType w:val="hybridMultilevel"/>
    <w:tmpl w:val="8912121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67451ED3"/>
    <w:multiLevelType w:val="hybridMultilevel"/>
    <w:tmpl w:val="5FF2398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6FFA1B44"/>
    <w:multiLevelType w:val="hybridMultilevel"/>
    <w:tmpl w:val="FA88D180"/>
    <w:lvl w:ilvl="0" w:tplc="1C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0844399"/>
    <w:multiLevelType w:val="hybridMultilevel"/>
    <w:tmpl w:val="8B64032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0" w15:restartNumberingAfterBreak="0">
    <w:nsid w:val="72EB7E22"/>
    <w:multiLevelType w:val="hybridMultilevel"/>
    <w:tmpl w:val="5BEE53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77A6643"/>
    <w:multiLevelType w:val="hybridMultilevel"/>
    <w:tmpl w:val="A9829476"/>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7D6C6D65"/>
    <w:multiLevelType w:val="hybridMultilevel"/>
    <w:tmpl w:val="F760BC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DE63B0B"/>
    <w:multiLevelType w:val="hybridMultilevel"/>
    <w:tmpl w:val="C4604544"/>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4" w15:restartNumberingAfterBreak="0">
    <w:nsid w:val="7F0363C0"/>
    <w:multiLevelType w:val="hybridMultilevel"/>
    <w:tmpl w:val="342CEC72"/>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925462060">
    <w:abstractNumId w:val="19"/>
  </w:num>
  <w:num w:numId="2" w16cid:durableId="550118298">
    <w:abstractNumId w:val="3"/>
  </w:num>
  <w:num w:numId="3" w16cid:durableId="1972249629">
    <w:abstractNumId w:val="27"/>
  </w:num>
  <w:num w:numId="4" w16cid:durableId="404647588">
    <w:abstractNumId w:val="1"/>
  </w:num>
  <w:num w:numId="5" w16cid:durableId="698354716">
    <w:abstractNumId w:val="16"/>
  </w:num>
  <w:num w:numId="6" w16cid:durableId="1082026572">
    <w:abstractNumId w:val="41"/>
  </w:num>
  <w:num w:numId="7" w16cid:durableId="433401912">
    <w:abstractNumId w:val="18"/>
  </w:num>
  <w:num w:numId="8" w16cid:durableId="274989911">
    <w:abstractNumId w:val="11"/>
  </w:num>
  <w:num w:numId="9" w16cid:durableId="1373844679">
    <w:abstractNumId w:val="34"/>
  </w:num>
  <w:num w:numId="10" w16cid:durableId="813446475">
    <w:abstractNumId w:val="33"/>
  </w:num>
  <w:num w:numId="11" w16cid:durableId="1811359885">
    <w:abstractNumId w:val="38"/>
  </w:num>
  <w:num w:numId="12" w16cid:durableId="1516111659">
    <w:abstractNumId w:val="17"/>
  </w:num>
  <w:num w:numId="13" w16cid:durableId="44761710">
    <w:abstractNumId w:val="35"/>
  </w:num>
  <w:num w:numId="14" w16cid:durableId="1726950138">
    <w:abstractNumId w:val="32"/>
  </w:num>
  <w:num w:numId="15" w16cid:durableId="1164392851">
    <w:abstractNumId w:val="2"/>
  </w:num>
  <w:num w:numId="16" w16cid:durableId="1932740027">
    <w:abstractNumId w:val="5"/>
  </w:num>
  <w:num w:numId="17" w16cid:durableId="534582549">
    <w:abstractNumId w:val="28"/>
  </w:num>
  <w:num w:numId="18" w16cid:durableId="161311237">
    <w:abstractNumId w:val="8"/>
  </w:num>
  <w:num w:numId="19" w16cid:durableId="2014412510">
    <w:abstractNumId w:val="23"/>
  </w:num>
  <w:num w:numId="20" w16cid:durableId="2145266674">
    <w:abstractNumId w:val="12"/>
  </w:num>
  <w:num w:numId="21" w16cid:durableId="1996637908">
    <w:abstractNumId w:val="40"/>
  </w:num>
  <w:num w:numId="22" w16cid:durableId="826089383">
    <w:abstractNumId w:val="31"/>
  </w:num>
  <w:num w:numId="23" w16cid:durableId="784156271">
    <w:abstractNumId w:val="30"/>
  </w:num>
  <w:num w:numId="24" w16cid:durableId="1834178828">
    <w:abstractNumId w:val="7"/>
  </w:num>
  <w:num w:numId="25" w16cid:durableId="927345021">
    <w:abstractNumId w:val="22"/>
  </w:num>
  <w:num w:numId="26" w16cid:durableId="328757412">
    <w:abstractNumId w:val="10"/>
  </w:num>
  <w:num w:numId="27" w16cid:durableId="1109660214">
    <w:abstractNumId w:val="29"/>
  </w:num>
  <w:num w:numId="28" w16cid:durableId="185868983">
    <w:abstractNumId w:val="24"/>
  </w:num>
  <w:num w:numId="29" w16cid:durableId="1015035024">
    <w:abstractNumId w:val="13"/>
  </w:num>
  <w:num w:numId="30" w16cid:durableId="1218780841">
    <w:abstractNumId w:val="26"/>
  </w:num>
  <w:num w:numId="31" w16cid:durableId="739056422">
    <w:abstractNumId w:val="37"/>
  </w:num>
  <w:num w:numId="32" w16cid:durableId="1195146904">
    <w:abstractNumId w:val="21"/>
  </w:num>
  <w:num w:numId="33" w16cid:durableId="714086455">
    <w:abstractNumId w:val="43"/>
  </w:num>
  <w:num w:numId="34" w16cid:durableId="440956701">
    <w:abstractNumId w:val="44"/>
  </w:num>
  <w:num w:numId="35" w16cid:durableId="2108453297">
    <w:abstractNumId w:val="39"/>
  </w:num>
  <w:num w:numId="36" w16cid:durableId="1557426037">
    <w:abstractNumId w:val="9"/>
  </w:num>
  <w:num w:numId="37" w16cid:durableId="444276543">
    <w:abstractNumId w:val="36"/>
  </w:num>
  <w:num w:numId="38" w16cid:durableId="892733169">
    <w:abstractNumId w:val="25"/>
  </w:num>
  <w:num w:numId="39" w16cid:durableId="1918519236">
    <w:abstractNumId w:val="14"/>
  </w:num>
  <w:num w:numId="40" w16cid:durableId="1085998575">
    <w:abstractNumId w:val="4"/>
  </w:num>
  <w:num w:numId="41" w16cid:durableId="350685136">
    <w:abstractNumId w:val="20"/>
  </w:num>
  <w:num w:numId="42" w16cid:durableId="1186750503">
    <w:abstractNumId w:val="42"/>
  </w:num>
  <w:num w:numId="43" w16cid:durableId="2063673097">
    <w:abstractNumId w:val="6"/>
  </w:num>
  <w:num w:numId="44" w16cid:durableId="660305186">
    <w:abstractNumId w:val="15"/>
  </w:num>
  <w:num w:numId="45" w16cid:durableId="1158573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nternal Reviewer">
    <w15:presenceInfo w15:providerId="None" w15:userId="Internal 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854"/>
    <w:rsid w:val="00007BDD"/>
    <w:rsid w:val="00010BF0"/>
    <w:rsid w:val="00010FA0"/>
    <w:rsid w:val="0005455A"/>
    <w:rsid w:val="000570BB"/>
    <w:rsid w:val="00057258"/>
    <w:rsid w:val="00081147"/>
    <w:rsid w:val="000B1567"/>
    <w:rsid w:val="000B6B90"/>
    <w:rsid w:val="000C5A2F"/>
    <w:rsid w:val="000C70C8"/>
    <w:rsid w:val="000D21F9"/>
    <w:rsid w:val="000E0B21"/>
    <w:rsid w:val="000E56E0"/>
    <w:rsid w:val="000F0EF9"/>
    <w:rsid w:val="000F4221"/>
    <w:rsid w:val="00103367"/>
    <w:rsid w:val="00110BF9"/>
    <w:rsid w:val="00155EFE"/>
    <w:rsid w:val="00171898"/>
    <w:rsid w:val="00177A80"/>
    <w:rsid w:val="00180CEB"/>
    <w:rsid w:val="0018159A"/>
    <w:rsid w:val="00184D2E"/>
    <w:rsid w:val="001933C0"/>
    <w:rsid w:val="001B3869"/>
    <w:rsid w:val="001D2CF7"/>
    <w:rsid w:val="001D6D1E"/>
    <w:rsid w:val="001E0B8C"/>
    <w:rsid w:val="002006CE"/>
    <w:rsid w:val="00202254"/>
    <w:rsid w:val="00210FBC"/>
    <w:rsid w:val="00212F67"/>
    <w:rsid w:val="00213555"/>
    <w:rsid w:val="0022268C"/>
    <w:rsid w:val="00233155"/>
    <w:rsid w:val="00267145"/>
    <w:rsid w:val="0026759B"/>
    <w:rsid w:val="002829B1"/>
    <w:rsid w:val="002909FA"/>
    <w:rsid w:val="002A4BFA"/>
    <w:rsid w:val="002A4DF3"/>
    <w:rsid w:val="002D3708"/>
    <w:rsid w:val="002F6092"/>
    <w:rsid w:val="003011E4"/>
    <w:rsid w:val="00315646"/>
    <w:rsid w:val="003270EF"/>
    <w:rsid w:val="003500D2"/>
    <w:rsid w:val="00355E51"/>
    <w:rsid w:val="0036465D"/>
    <w:rsid w:val="00376DD8"/>
    <w:rsid w:val="00377BD2"/>
    <w:rsid w:val="003A25E8"/>
    <w:rsid w:val="003B364F"/>
    <w:rsid w:val="003C070C"/>
    <w:rsid w:val="003D39CF"/>
    <w:rsid w:val="003D700C"/>
    <w:rsid w:val="004008D2"/>
    <w:rsid w:val="00407B40"/>
    <w:rsid w:val="0041795D"/>
    <w:rsid w:val="00420117"/>
    <w:rsid w:val="00432699"/>
    <w:rsid w:val="004502A8"/>
    <w:rsid w:val="00454C57"/>
    <w:rsid w:val="00471766"/>
    <w:rsid w:val="0047503D"/>
    <w:rsid w:val="004B4E67"/>
    <w:rsid w:val="004C4F02"/>
    <w:rsid w:val="004E03EC"/>
    <w:rsid w:val="004E74D7"/>
    <w:rsid w:val="004F5B07"/>
    <w:rsid w:val="005059FB"/>
    <w:rsid w:val="00510E43"/>
    <w:rsid w:val="005219CB"/>
    <w:rsid w:val="005550AB"/>
    <w:rsid w:val="0055547D"/>
    <w:rsid w:val="00560FC5"/>
    <w:rsid w:val="005629D8"/>
    <w:rsid w:val="00570470"/>
    <w:rsid w:val="0057624D"/>
    <w:rsid w:val="00580E8F"/>
    <w:rsid w:val="00582CFC"/>
    <w:rsid w:val="00594119"/>
    <w:rsid w:val="005A654E"/>
    <w:rsid w:val="005E3786"/>
    <w:rsid w:val="006132A1"/>
    <w:rsid w:val="00613328"/>
    <w:rsid w:val="00621720"/>
    <w:rsid w:val="00636BDE"/>
    <w:rsid w:val="006518AA"/>
    <w:rsid w:val="006648E1"/>
    <w:rsid w:val="00677F22"/>
    <w:rsid w:val="00682EBE"/>
    <w:rsid w:val="00687587"/>
    <w:rsid w:val="006875EC"/>
    <w:rsid w:val="0068785C"/>
    <w:rsid w:val="006A4683"/>
    <w:rsid w:val="006A4D29"/>
    <w:rsid w:val="006B1854"/>
    <w:rsid w:val="006B667D"/>
    <w:rsid w:val="006C6D5F"/>
    <w:rsid w:val="006D5F50"/>
    <w:rsid w:val="006E4D79"/>
    <w:rsid w:val="006E68BB"/>
    <w:rsid w:val="00703C91"/>
    <w:rsid w:val="00704925"/>
    <w:rsid w:val="00707280"/>
    <w:rsid w:val="00711B70"/>
    <w:rsid w:val="00713DD4"/>
    <w:rsid w:val="00746C65"/>
    <w:rsid w:val="007620AC"/>
    <w:rsid w:val="00784886"/>
    <w:rsid w:val="00793F8A"/>
    <w:rsid w:val="007964F7"/>
    <w:rsid w:val="007A22E4"/>
    <w:rsid w:val="007B0FFE"/>
    <w:rsid w:val="007B6B49"/>
    <w:rsid w:val="007E068C"/>
    <w:rsid w:val="007E6C67"/>
    <w:rsid w:val="007F2DC1"/>
    <w:rsid w:val="007F5E2C"/>
    <w:rsid w:val="00805C6B"/>
    <w:rsid w:val="00806DFA"/>
    <w:rsid w:val="00812AA4"/>
    <w:rsid w:val="00816A39"/>
    <w:rsid w:val="008176E4"/>
    <w:rsid w:val="00825DCD"/>
    <w:rsid w:val="008420D2"/>
    <w:rsid w:val="00851C00"/>
    <w:rsid w:val="00856669"/>
    <w:rsid w:val="00881FD7"/>
    <w:rsid w:val="00884B8D"/>
    <w:rsid w:val="00886798"/>
    <w:rsid w:val="008B0AB8"/>
    <w:rsid w:val="008B6F24"/>
    <w:rsid w:val="008D67F3"/>
    <w:rsid w:val="008E2C91"/>
    <w:rsid w:val="008F2541"/>
    <w:rsid w:val="00923EE4"/>
    <w:rsid w:val="00927EF7"/>
    <w:rsid w:val="00944BE7"/>
    <w:rsid w:val="00957554"/>
    <w:rsid w:val="009707D9"/>
    <w:rsid w:val="00974C31"/>
    <w:rsid w:val="009750D3"/>
    <w:rsid w:val="00981AD3"/>
    <w:rsid w:val="009C54E5"/>
    <w:rsid w:val="009D2288"/>
    <w:rsid w:val="00A10251"/>
    <w:rsid w:val="00A10725"/>
    <w:rsid w:val="00A13253"/>
    <w:rsid w:val="00A13B03"/>
    <w:rsid w:val="00A24EC5"/>
    <w:rsid w:val="00A31EAA"/>
    <w:rsid w:val="00A34C8D"/>
    <w:rsid w:val="00A606D0"/>
    <w:rsid w:val="00A61428"/>
    <w:rsid w:val="00A758E6"/>
    <w:rsid w:val="00A80B96"/>
    <w:rsid w:val="00A82FDA"/>
    <w:rsid w:val="00A86520"/>
    <w:rsid w:val="00A91939"/>
    <w:rsid w:val="00A93E4D"/>
    <w:rsid w:val="00AB33F6"/>
    <w:rsid w:val="00AE0D60"/>
    <w:rsid w:val="00AE3065"/>
    <w:rsid w:val="00AE74C7"/>
    <w:rsid w:val="00AF54E1"/>
    <w:rsid w:val="00AF7A95"/>
    <w:rsid w:val="00B065F2"/>
    <w:rsid w:val="00B2633F"/>
    <w:rsid w:val="00B321C1"/>
    <w:rsid w:val="00B775E8"/>
    <w:rsid w:val="00B94042"/>
    <w:rsid w:val="00BC048B"/>
    <w:rsid w:val="00BC3E49"/>
    <w:rsid w:val="00BC758E"/>
    <w:rsid w:val="00BD2DC0"/>
    <w:rsid w:val="00BD5229"/>
    <w:rsid w:val="00BD6CB7"/>
    <w:rsid w:val="00BE2A51"/>
    <w:rsid w:val="00BE6E4B"/>
    <w:rsid w:val="00BF0BF9"/>
    <w:rsid w:val="00C02954"/>
    <w:rsid w:val="00C044CE"/>
    <w:rsid w:val="00C20357"/>
    <w:rsid w:val="00C20922"/>
    <w:rsid w:val="00C319D7"/>
    <w:rsid w:val="00C31CDF"/>
    <w:rsid w:val="00C33587"/>
    <w:rsid w:val="00C35C9D"/>
    <w:rsid w:val="00C43032"/>
    <w:rsid w:val="00C4411E"/>
    <w:rsid w:val="00C648C0"/>
    <w:rsid w:val="00C84CBF"/>
    <w:rsid w:val="00CC0143"/>
    <w:rsid w:val="00CD2D62"/>
    <w:rsid w:val="00CD6D30"/>
    <w:rsid w:val="00CE4473"/>
    <w:rsid w:val="00CF0051"/>
    <w:rsid w:val="00CF736C"/>
    <w:rsid w:val="00D21CF6"/>
    <w:rsid w:val="00D24A1C"/>
    <w:rsid w:val="00D26FC4"/>
    <w:rsid w:val="00D43F4F"/>
    <w:rsid w:val="00D446A2"/>
    <w:rsid w:val="00D45548"/>
    <w:rsid w:val="00D72272"/>
    <w:rsid w:val="00D73F4A"/>
    <w:rsid w:val="00D95F53"/>
    <w:rsid w:val="00DA3778"/>
    <w:rsid w:val="00DC2B65"/>
    <w:rsid w:val="00DC7178"/>
    <w:rsid w:val="00DD0759"/>
    <w:rsid w:val="00DE21A8"/>
    <w:rsid w:val="00DE26C2"/>
    <w:rsid w:val="00DF57BA"/>
    <w:rsid w:val="00DF6740"/>
    <w:rsid w:val="00DF77F7"/>
    <w:rsid w:val="00E00B54"/>
    <w:rsid w:val="00E00FF0"/>
    <w:rsid w:val="00E07A39"/>
    <w:rsid w:val="00E11073"/>
    <w:rsid w:val="00E247A3"/>
    <w:rsid w:val="00E35CC1"/>
    <w:rsid w:val="00E4166F"/>
    <w:rsid w:val="00E44ED9"/>
    <w:rsid w:val="00E47568"/>
    <w:rsid w:val="00E60DFE"/>
    <w:rsid w:val="00E643A5"/>
    <w:rsid w:val="00E72A61"/>
    <w:rsid w:val="00E949D3"/>
    <w:rsid w:val="00E95354"/>
    <w:rsid w:val="00EA76D3"/>
    <w:rsid w:val="00EB7EF4"/>
    <w:rsid w:val="00EC1093"/>
    <w:rsid w:val="00EC1BA7"/>
    <w:rsid w:val="00ED6E42"/>
    <w:rsid w:val="00EF082D"/>
    <w:rsid w:val="00F02EAD"/>
    <w:rsid w:val="00F1238A"/>
    <w:rsid w:val="00F317DC"/>
    <w:rsid w:val="00F42E60"/>
    <w:rsid w:val="00F43E31"/>
    <w:rsid w:val="00F60121"/>
    <w:rsid w:val="00F607BB"/>
    <w:rsid w:val="00F8400F"/>
    <w:rsid w:val="00F86037"/>
    <w:rsid w:val="00F86D00"/>
    <w:rsid w:val="00F941B7"/>
    <w:rsid w:val="00FA490A"/>
    <w:rsid w:val="00FA76AD"/>
    <w:rsid w:val="00FB221A"/>
    <w:rsid w:val="00FC3134"/>
    <w:rsid w:val="00FC7810"/>
    <w:rsid w:val="00FD6666"/>
    <w:rsid w:val="00FD783B"/>
    <w:rsid w:val="00FE1B38"/>
    <w:rsid w:val="00FE381A"/>
    <w:rsid w:val="00FF2086"/>
    <w:rsid w:val="00FF23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9C89E22"/>
  <w15:docId w15:val="{16308B60-B164-4C27-A973-95930917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854"/>
    <w:pPr>
      <w:spacing w:after="200" w:line="276" w:lineRule="auto"/>
    </w:pPr>
    <w:rPr>
      <w:sz w:val="22"/>
      <w:szCs w:val="22"/>
      <w:lang w:val="en-GB" w:eastAsia="en-US"/>
    </w:rPr>
  </w:style>
  <w:style w:type="paragraph" w:styleId="Heading1">
    <w:name w:val="heading 1"/>
    <w:basedOn w:val="Normal"/>
    <w:next w:val="Normal"/>
    <w:link w:val="Heading1Char"/>
    <w:uiPriority w:val="9"/>
    <w:qFormat/>
    <w:rsid w:val="006B1854"/>
    <w:pPr>
      <w:keepNext/>
      <w:spacing w:before="240" w:after="60"/>
      <w:outlineLvl w:val="0"/>
    </w:pPr>
    <w:rPr>
      <w:rFonts w:ascii="Times New Roman" w:eastAsia="Times New Roman" w:hAnsi="Times New Roman"/>
      <w:b/>
      <w:bCs/>
      <w:kern w:val="32"/>
      <w:sz w:val="24"/>
      <w:szCs w:val="32"/>
    </w:rPr>
  </w:style>
  <w:style w:type="paragraph" w:styleId="Heading2">
    <w:name w:val="heading 2"/>
    <w:basedOn w:val="Normal"/>
    <w:next w:val="Normal"/>
    <w:link w:val="Heading2Char"/>
    <w:uiPriority w:val="9"/>
    <w:semiHidden/>
    <w:unhideWhenUsed/>
    <w:qFormat/>
    <w:rsid w:val="00E643A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B1854"/>
    <w:pPr>
      <w:autoSpaceDE w:val="0"/>
      <w:autoSpaceDN w:val="0"/>
      <w:adjustRightInd w:val="0"/>
    </w:pPr>
    <w:rPr>
      <w:rFonts w:cs="Calibri"/>
      <w:color w:val="000000"/>
      <w:sz w:val="24"/>
      <w:szCs w:val="24"/>
      <w:lang w:val="en-GB" w:eastAsia="en-GB"/>
    </w:rPr>
  </w:style>
  <w:style w:type="character" w:styleId="Hyperlink">
    <w:name w:val="Hyperlink"/>
    <w:uiPriority w:val="99"/>
    <w:unhideWhenUsed/>
    <w:rsid w:val="006B1854"/>
    <w:rPr>
      <w:color w:val="0000FF"/>
      <w:u w:val="single"/>
    </w:rPr>
  </w:style>
  <w:style w:type="paragraph" w:styleId="ListParagraph">
    <w:name w:val="List Paragraph"/>
    <w:basedOn w:val="Normal"/>
    <w:uiPriority w:val="34"/>
    <w:qFormat/>
    <w:rsid w:val="006B1854"/>
    <w:pPr>
      <w:ind w:left="720"/>
      <w:contextualSpacing/>
    </w:pPr>
  </w:style>
  <w:style w:type="character" w:customStyle="1" w:styleId="Heading1Char">
    <w:name w:val="Heading 1 Char"/>
    <w:link w:val="Heading1"/>
    <w:uiPriority w:val="9"/>
    <w:rsid w:val="006B1854"/>
    <w:rPr>
      <w:rFonts w:ascii="Times New Roman" w:eastAsia="Times New Roman" w:hAnsi="Times New Roman" w:cs="Times New Roman"/>
      <w:b/>
      <w:bCs/>
      <w:kern w:val="32"/>
      <w:sz w:val="24"/>
      <w:szCs w:val="32"/>
    </w:rPr>
  </w:style>
  <w:style w:type="table" w:styleId="TableGrid">
    <w:name w:val="Table Grid"/>
    <w:basedOn w:val="TableNormal"/>
    <w:uiPriority w:val="59"/>
    <w:rsid w:val="003646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0570BB"/>
    <w:pPr>
      <w:tabs>
        <w:tab w:val="center" w:pos="4680"/>
        <w:tab w:val="right" w:pos="9360"/>
      </w:tabs>
    </w:pPr>
  </w:style>
  <w:style w:type="character" w:customStyle="1" w:styleId="HeaderChar">
    <w:name w:val="Header Char"/>
    <w:basedOn w:val="DefaultParagraphFont"/>
    <w:link w:val="Header"/>
    <w:uiPriority w:val="99"/>
    <w:rsid w:val="000570BB"/>
    <w:rPr>
      <w:sz w:val="22"/>
      <w:szCs w:val="22"/>
      <w:lang w:val="en-GB"/>
    </w:rPr>
  </w:style>
  <w:style w:type="paragraph" w:styleId="Footer">
    <w:name w:val="footer"/>
    <w:basedOn w:val="Normal"/>
    <w:link w:val="FooterChar"/>
    <w:uiPriority w:val="99"/>
    <w:unhideWhenUsed/>
    <w:rsid w:val="000570BB"/>
    <w:pPr>
      <w:tabs>
        <w:tab w:val="center" w:pos="4680"/>
        <w:tab w:val="right" w:pos="9360"/>
      </w:tabs>
    </w:pPr>
  </w:style>
  <w:style w:type="character" w:customStyle="1" w:styleId="FooterChar">
    <w:name w:val="Footer Char"/>
    <w:basedOn w:val="DefaultParagraphFont"/>
    <w:link w:val="Footer"/>
    <w:uiPriority w:val="99"/>
    <w:rsid w:val="000570BB"/>
    <w:rPr>
      <w:sz w:val="22"/>
      <w:szCs w:val="22"/>
      <w:lang w:val="en-GB"/>
    </w:rPr>
  </w:style>
  <w:style w:type="character" w:styleId="CommentReference">
    <w:name w:val="annotation reference"/>
    <w:basedOn w:val="DefaultParagraphFont"/>
    <w:uiPriority w:val="99"/>
    <w:semiHidden/>
    <w:unhideWhenUsed/>
    <w:rsid w:val="00B94042"/>
    <w:rPr>
      <w:sz w:val="16"/>
      <w:szCs w:val="16"/>
    </w:rPr>
  </w:style>
  <w:style w:type="paragraph" w:styleId="CommentText">
    <w:name w:val="annotation text"/>
    <w:basedOn w:val="Normal"/>
    <w:link w:val="CommentTextChar"/>
    <w:uiPriority w:val="99"/>
    <w:unhideWhenUsed/>
    <w:qFormat/>
    <w:rsid w:val="00B94042"/>
    <w:pPr>
      <w:spacing w:line="240" w:lineRule="auto"/>
    </w:pPr>
    <w:rPr>
      <w:sz w:val="20"/>
      <w:szCs w:val="20"/>
    </w:rPr>
  </w:style>
  <w:style w:type="character" w:customStyle="1" w:styleId="CommentTextChar">
    <w:name w:val="Comment Text Char"/>
    <w:basedOn w:val="DefaultParagraphFont"/>
    <w:link w:val="CommentText"/>
    <w:uiPriority w:val="99"/>
    <w:qFormat/>
    <w:rsid w:val="00B94042"/>
    <w:rPr>
      <w:lang w:val="en-GB" w:eastAsia="en-US"/>
    </w:rPr>
  </w:style>
  <w:style w:type="paragraph" w:styleId="CommentSubject">
    <w:name w:val="annotation subject"/>
    <w:basedOn w:val="CommentText"/>
    <w:next w:val="CommentText"/>
    <w:link w:val="CommentSubjectChar"/>
    <w:uiPriority w:val="99"/>
    <w:semiHidden/>
    <w:unhideWhenUsed/>
    <w:rsid w:val="00B94042"/>
    <w:rPr>
      <w:b/>
      <w:bCs/>
    </w:rPr>
  </w:style>
  <w:style w:type="character" w:customStyle="1" w:styleId="CommentSubjectChar">
    <w:name w:val="Comment Subject Char"/>
    <w:basedOn w:val="CommentTextChar"/>
    <w:link w:val="CommentSubject"/>
    <w:uiPriority w:val="99"/>
    <w:semiHidden/>
    <w:rsid w:val="00B94042"/>
    <w:rPr>
      <w:b/>
      <w:bCs/>
      <w:lang w:val="en-GB" w:eastAsia="en-US"/>
    </w:rPr>
  </w:style>
  <w:style w:type="paragraph" w:styleId="BalloonText">
    <w:name w:val="Balloon Text"/>
    <w:basedOn w:val="Normal"/>
    <w:link w:val="BalloonTextChar"/>
    <w:uiPriority w:val="99"/>
    <w:semiHidden/>
    <w:unhideWhenUsed/>
    <w:rsid w:val="00B940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4042"/>
    <w:rPr>
      <w:rFonts w:ascii="Tahoma" w:hAnsi="Tahoma" w:cs="Tahoma"/>
      <w:sz w:val="16"/>
      <w:szCs w:val="16"/>
      <w:lang w:val="en-GB" w:eastAsia="en-US"/>
    </w:rPr>
  </w:style>
  <w:style w:type="paragraph" w:styleId="NormalWeb">
    <w:name w:val="Normal (Web)"/>
    <w:basedOn w:val="Normal"/>
    <w:rsid w:val="001B3869"/>
    <w:pPr>
      <w:spacing w:before="100" w:beforeAutospacing="1" w:after="100" w:afterAutospacing="1" w:line="240" w:lineRule="auto"/>
    </w:pPr>
    <w:rPr>
      <w:rFonts w:ascii="Times New Roman" w:eastAsia="Times New Roman" w:hAnsi="Times New Roman"/>
      <w:sz w:val="24"/>
      <w:szCs w:val="24"/>
      <w:lang w:val="en-US"/>
    </w:rPr>
  </w:style>
  <w:style w:type="character" w:styleId="Emphasis">
    <w:name w:val="Emphasis"/>
    <w:basedOn w:val="DefaultParagraphFont"/>
    <w:uiPriority w:val="20"/>
    <w:qFormat/>
    <w:rsid w:val="00EA76D3"/>
    <w:rPr>
      <w:i/>
      <w:iCs/>
    </w:rPr>
  </w:style>
  <w:style w:type="character" w:customStyle="1" w:styleId="Heading2Char">
    <w:name w:val="Heading 2 Char"/>
    <w:basedOn w:val="DefaultParagraphFont"/>
    <w:link w:val="Heading2"/>
    <w:uiPriority w:val="9"/>
    <w:semiHidden/>
    <w:rsid w:val="00E643A5"/>
    <w:rPr>
      <w:rFonts w:asciiTheme="majorHAnsi" w:eastAsiaTheme="majorEastAsia" w:hAnsiTheme="majorHAnsi" w:cstheme="majorBidi"/>
      <w:color w:val="365F91" w:themeColor="accent1" w:themeShade="BF"/>
      <w:sz w:val="26"/>
      <w:szCs w:val="26"/>
      <w:lang w:val="en-GB" w:eastAsia="en-US"/>
    </w:rPr>
  </w:style>
  <w:style w:type="paragraph" w:styleId="TOCHeading">
    <w:name w:val="TOC Heading"/>
    <w:basedOn w:val="Heading1"/>
    <w:next w:val="Normal"/>
    <w:uiPriority w:val="39"/>
    <w:unhideWhenUsed/>
    <w:qFormat/>
    <w:rsid w:val="001D6D1E"/>
    <w:pPr>
      <w:keepLines/>
      <w:spacing w:after="0" w:line="259" w:lineRule="auto"/>
      <w:outlineLvl w:val="9"/>
    </w:pPr>
    <w:rPr>
      <w:rFonts w:asciiTheme="majorHAnsi" w:eastAsiaTheme="majorEastAsia" w:hAnsiTheme="majorHAnsi" w:cstheme="majorBidi"/>
      <w:b w:val="0"/>
      <w:bCs w:val="0"/>
      <w:color w:val="365F91" w:themeColor="accent1" w:themeShade="BF"/>
      <w:kern w:val="0"/>
      <w:sz w:val="32"/>
      <w:lang w:val="en-US"/>
    </w:rPr>
  </w:style>
  <w:style w:type="paragraph" w:styleId="TOC1">
    <w:name w:val="toc 1"/>
    <w:basedOn w:val="Normal"/>
    <w:next w:val="Normal"/>
    <w:autoRedefine/>
    <w:uiPriority w:val="39"/>
    <w:unhideWhenUsed/>
    <w:rsid w:val="001D6D1E"/>
    <w:pPr>
      <w:spacing w:after="100"/>
    </w:pPr>
  </w:style>
  <w:style w:type="paragraph" w:styleId="Title">
    <w:name w:val="Title"/>
    <w:basedOn w:val="Normal"/>
    <w:next w:val="Normal"/>
    <w:link w:val="TitleChar"/>
    <w:uiPriority w:val="10"/>
    <w:qFormat/>
    <w:rsid w:val="006B667D"/>
    <w:pPr>
      <w:keepNext/>
      <w:keepLines/>
      <w:spacing w:before="480" w:after="120" w:line="259" w:lineRule="auto"/>
    </w:pPr>
    <w:rPr>
      <w:rFonts w:cs="Calibri"/>
      <w:b/>
      <w:sz w:val="72"/>
      <w:szCs w:val="72"/>
      <w:lang w:val="en-ZA" w:eastAsia="en-ZA"/>
    </w:rPr>
  </w:style>
  <w:style w:type="character" w:customStyle="1" w:styleId="TitleChar">
    <w:name w:val="Title Char"/>
    <w:basedOn w:val="DefaultParagraphFont"/>
    <w:link w:val="Title"/>
    <w:uiPriority w:val="10"/>
    <w:rsid w:val="006B667D"/>
    <w:rPr>
      <w:rFonts w:cs="Calibri"/>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33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microsoft.com/office/2011/relationships/commentsExtended" Target="commentsExtended.xml" /><Relationship Id="rId18" Type="http://schemas.openxmlformats.org/officeDocument/2006/relationships/hyperlink" Target="http://www.invetopedia.com/term/quantitativeanalysis.asap" TargetMode="External"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comments" Target="comments.xml" /><Relationship Id="rId17" Type="http://schemas.openxmlformats.org/officeDocument/2006/relationships/hyperlink" Target="https://www.formpl.us/blog/structured-interview" TargetMode="External" /><Relationship Id="rId2" Type="http://schemas.openxmlformats.org/officeDocument/2006/relationships/numbering" Target="numbering.xml" /><Relationship Id="rId16" Type="http://schemas.openxmlformats.org/officeDocument/2006/relationships/hyperlink" Target="https://www.formpl.us/blog/unstructured-interview" TargetMode="External" /><Relationship Id="rId20"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hyperlink" Target="https://www.formpl.us/blog/structured-interview" TargetMode="External" /><Relationship Id="rId23" Type="http://schemas.openxmlformats.org/officeDocument/2006/relationships/theme" Target="theme/theme1.xml" /><Relationship Id="rId10" Type="http://schemas.openxmlformats.org/officeDocument/2006/relationships/footer" Target="footer1.xml" /><Relationship Id="rId19" Type="http://schemas.openxmlformats.org/officeDocument/2006/relationships/hyperlink" Target="mailto:zunguat@gmail.com" TargetMode="External" /><Relationship Id="rId4" Type="http://schemas.openxmlformats.org/officeDocument/2006/relationships/settings" Target="settings.xml" /><Relationship Id="rId9" Type="http://schemas.openxmlformats.org/officeDocument/2006/relationships/image" Target="cid:image001.png@01D5AC43.96616810" TargetMode="External" /><Relationship Id="rId14" Type="http://schemas.microsoft.com/office/2016/09/relationships/commentsIds" Target="commentsIds.xml" /><Relationship Id="rId22" Type="http://schemas.microsoft.com/office/2011/relationships/people" Target="peop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572AF-089F-42C8-83BA-8BA7136D9C2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10182</Words>
  <Characters>58040</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68086</CharactersWithSpaces>
  <SharedDoc>false</SharedDoc>
  <HLinks>
    <vt:vector size="12" baseType="variant">
      <vt:variant>
        <vt:i4>7012368</vt:i4>
      </vt:variant>
      <vt:variant>
        <vt:i4>3</vt:i4>
      </vt:variant>
      <vt:variant>
        <vt:i4>0</vt:i4>
      </vt:variant>
      <vt:variant>
        <vt:i4>5</vt:i4>
      </vt:variant>
      <vt:variant>
        <vt:lpwstr>mailto:research@mancosa.co.za</vt:lpwstr>
      </vt:variant>
      <vt:variant>
        <vt:lpwstr/>
      </vt:variant>
      <vt:variant>
        <vt:i4>2359366</vt:i4>
      </vt:variant>
      <vt:variant>
        <vt:i4>0</vt:i4>
      </vt:variant>
      <vt:variant>
        <vt:i4>0</vt:i4>
      </vt:variant>
      <vt:variant>
        <vt:i4>5</vt:i4>
      </vt:variant>
      <vt:variant>
        <vt:lpwstr>mailto:topic@mancosa.co.za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Thulubheke Zodwa Mangr Zwane</cp:lastModifiedBy>
  <cp:revision>2</cp:revision>
  <cp:lastPrinted>2013-09-02T12:27:00Z</cp:lastPrinted>
  <dcterms:created xsi:type="dcterms:W3CDTF">2024-02-20T06:27:00Z</dcterms:created>
  <dcterms:modified xsi:type="dcterms:W3CDTF">2024-02-20T06:27:00Z</dcterms:modified>
</cp:coreProperties>
</file>